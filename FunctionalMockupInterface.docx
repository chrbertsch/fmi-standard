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037A3E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p>
    <w:p w14:paraId="1B2D96DD" w14:textId="6D78CDEB" w:rsidR="0084747C" w:rsidRDefault="00D0034A" w:rsidP="00D0034A">
      <w:pPr>
        <w:pStyle w:val="Subtitlefrontpage"/>
        <w:tabs>
          <w:tab w:val="left" w:pos="3060"/>
        </w:tabs>
        <w:rPr>
          <w:sz w:val="24"/>
        </w:rPr>
      </w:pPr>
      <w:r w:rsidRPr="00AE2A4F">
        <w:rPr>
          <w:sz w:val="24"/>
        </w:rPr>
        <w:tab/>
      </w:r>
      <w:r w:rsidR="00B20A8B">
        <w:rPr>
          <w:sz w:val="24"/>
        </w:rPr>
        <w:t>XXXX</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7854330"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5469A6">
        <w:rPr>
          <w:szCs w:val="20"/>
        </w:rPr>
        <w:t>3</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0" w:name="_Toc215371355"/>
      <w:bookmarkStart w:id="1" w:name="_Toc217788014"/>
      <w:r w:rsidR="00882F43" w:rsidRPr="0098259C">
        <w:lastRenderedPageBreak/>
        <w:t>History</w:t>
      </w:r>
      <w:bookmarkEnd w:id="0"/>
      <w:bookmarkEnd w:id="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4B68DF"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05F1233D"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5469A6">
        <w:t>1</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4B68DF"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7F99C454" w:rsidR="00364630" w:rsidRPr="0098259C" w:rsidRDefault="00364630" w:rsidP="00364630">
      <w:pPr>
        <w:pStyle w:val="Textkrper"/>
      </w:pPr>
      <w:r w:rsidRPr="0098259C">
        <w:t>This document defines the Functional Mock-up Interface (FMI), version 2.0</w:t>
      </w:r>
      <w:r w:rsidR="00FD58BF">
        <w:t>.</w:t>
      </w:r>
      <w:r w:rsidR="005469A6">
        <w:t>3</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4B68DF"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b/>
          <w:sz w:val="24"/>
        </w:rPr>
      </w:pPr>
      <w:r w:rsidRPr="003200BB">
        <w:rPr>
          <w:b/>
          <w:sz w:val="24"/>
        </w:rPr>
        <w:lastRenderedPageBreak/>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2" w:name="_Toc448903945"/>
      <w:bookmarkStart w:id="3" w:name="_Toc450645653"/>
      <w:r w:rsidR="00E04F7A" w:rsidRPr="002F3E46">
        <w:rPr>
          <w:sz w:val="24"/>
        </w:rPr>
        <w:lastRenderedPageBreak/>
        <w:t>Contents</w:t>
      </w:r>
      <w:bookmarkStart w:id="4" w:name="_Toc240646361"/>
      <w:bookmarkStart w:id="5" w:name="_Toc247884534"/>
      <w:bookmarkStart w:id="6" w:name="_Toc471724423"/>
      <w:bookmarkStart w:id="7" w:name="_Toc471724556"/>
      <w:bookmarkStart w:id="8" w:name="_Toc471785676"/>
      <w:bookmarkStart w:id="9" w:name="_Toc497546652"/>
      <w:bookmarkStart w:id="10" w:name="_Toc497547108"/>
      <w:bookmarkStart w:id="11" w:name="_Toc153341732"/>
      <w:bookmarkEnd w:id="2"/>
      <w:bookmarkEnd w:id="3"/>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4B68DF">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4B68DF">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4B68DF">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4B68DF">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4B68DF">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4B68DF">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4B68DF">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4B68DF">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4B68DF">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4B68DF">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4B68DF">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4B68DF">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4B68DF">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4B68DF">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4B68DF">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4B68DF">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4B68DF">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4B68DF">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4B68DF">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4B68DF">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4B68DF">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4B68DF">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4B68DF">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4B68DF">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4B68DF">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4B68DF">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4B68DF">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4B68DF">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4B68DF">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4B68DF">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4B68DF">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4B68DF">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4B68DF">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4B68DF">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4B68DF">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4B68DF">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4B68DF">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4B68DF">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4B68DF">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4B68DF">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4B68DF">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4B68DF">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4B68DF">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4B68DF">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4B68DF">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4B68DF">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4B68DF">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4B68DF">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4B68DF">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4B68DF">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4B68DF">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4B68DF">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4B68DF">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4B68DF">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4B68DF">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4B68DF">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4B68DF">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4B68DF">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12" w:name="_Toc55136478"/>
      <w:r w:rsidR="00990EFE" w:rsidRPr="0098259C">
        <w:t>Overview</w:t>
      </w:r>
      <w:bookmarkEnd w:id="4"/>
      <w:bookmarkEnd w:id="5"/>
      <w:bookmarkEnd w:id="12"/>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4B68DF"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05739817"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13" w:name="_Ref289631998"/>
      <w:bookmarkStart w:id="14"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13"/>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4"/>
    </w:p>
    <w:p w14:paraId="3478D83A" w14:textId="35762276" w:rsidR="00DE46C4" w:rsidRPr="0098259C" w:rsidRDefault="000A1398" w:rsidP="00DE46C4">
      <w:pPr>
        <w:pStyle w:val="Textkrper"/>
        <w:rPr>
          <w:rFonts w:eastAsia="MS Mincho"/>
        </w:rPr>
      </w:pPr>
      <w:bookmarkStart w:id="15" w:name="_Toc240646362"/>
      <w:bookmarkStart w:id="16" w:name="_Toc247884535"/>
      <w:bookmarkStart w:id="17"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18" w:name="_Toc55136479"/>
      <w:r w:rsidRPr="0098259C">
        <w:rPr>
          <w:rFonts w:eastAsia="MS Mincho"/>
        </w:rPr>
        <w:t>Properties and Guiding Ideas</w:t>
      </w:r>
      <w:bookmarkEnd w:id="15"/>
      <w:bookmarkEnd w:id="16"/>
      <w:bookmarkEnd w:id="17"/>
      <w:bookmarkEnd w:id="18"/>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19" w:name="_Toc240646363"/>
      <w:bookmarkStart w:id="20" w:name="_Toc247884536"/>
      <w:r>
        <w:br w:type="page"/>
      </w:r>
    </w:p>
    <w:p w14:paraId="1C712CBD" w14:textId="77777777" w:rsidR="00990EFE" w:rsidRPr="0098259C" w:rsidRDefault="00990EFE" w:rsidP="00990EFE">
      <w:pPr>
        <w:pStyle w:val="berschrift2"/>
      </w:pPr>
      <w:bookmarkStart w:id="21" w:name="_Toc55136480"/>
      <w:r w:rsidRPr="0098259C">
        <w:lastRenderedPageBreak/>
        <w:t>Acknowledgements</w:t>
      </w:r>
      <w:bookmarkEnd w:id="19"/>
      <w:bookmarkEnd w:id="20"/>
      <w:bookmarkEnd w:id="21"/>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2" w:name="_Ref289418462"/>
      <w:bookmarkStart w:id="23" w:name="_Toc55136481"/>
      <w:bookmarkStart w:id="24" w:name="_Ref240515678"/>
      <w:bookmarkStart w:id="25" w:name="_Ref240515685"/>
      <w:bookmarkStart w:id="26" w:name="_Toc240646364"/>
      <w:bookmarkStart w:id="27" w:name="_Toc247884537"/>
      <w:r w:rsidRPr="0098259C">
        <w:lastRenderedPageBreak/>
        <w:t>F</w:t>
      </w:r>
      <w:r w:rsidR="00592436" w:rsidRPr="0098259C">
        <w:t>MI Common Concepts</w:t>
      </w:r>
      <w:bookmarkEnd w:id="22"/>
      <w:r w:rsidR="00564CCD" w:rsidRPr="0098259C">
        <w:t xml:space="preserve"> for Model Exchange and Co-Simulation</w:t>
      </w:r>
      <w:bookmarkEnd w:id="23"/>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28" w:name="_Ref288030525"/>
      <w:bookmarkStart w:id="29" w:name="_Ref289411602"/>
      <w:bookmarkStart w:id="30" w:name="_Toc55136482"/>
      <w:r w:rsidRPr="0098259C">
        <w:t xml:space="preserve">FMI </w:t>
      </w:r>
      <w:bookmarkEnd w:id="28"/>
      <w:r w:rsidRPr="0098259C">
        <w:t>Application Programming Interface</w:t>
      </w:r>
      <w:bookmarkEnd w:id="29"/>
      <w:bookmarkEnd w:id="30"/>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1" w:name="_Ref289261358"/>
      <w:bookmarkStart w:id="32" w:name="_Toc55136483"/>
      <w:r w:rsidRPr="0098259C">
        <w:t>Header Files and Naming of Functions</w:t>
      </w:r>
      <w:bookmarkEnd w:id="31"/>
      <w:bookmarkEnd w:id="32"/>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33"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3"/>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 xml:space="preserve">A simulation environment will then dynamically load this library and will explicitly import the function symbols by providing the </w:t>
      </w:r>
      <w:r w:rsidR="00C0573A" w:rsidRPr="0098259C">
        <w:lastRenderedPageBreak/>
        <w:t>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34" w:name="_Ref289633171"/>
      <w:bookmarkStart w:id="35"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34"/>
      <w:bookmarkEnd w:id="35"/>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lastRenderedPageBreak/>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36" w:name="_Ref289242802"/>
      <w:bookmarkStart w:id="37" w:name="_Toc55136485"/>
      <w:r w:rsidRPr="0098259C">
        <w:lastRenderedPageBreak/>
        <w:t>Status Returned by Functions</w:t>
      </w:r>
      <w:bookmarkEnd w:id="36"/>
      <w:bookmarkEnd w:id="37"/>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w:t>
            </w:r>
            <w:r w:rsidR="00C35041" w:rsidRPr="002F3E46">
              <w:rPr>
                <w:i/>
              </w:rPr>
              <w:lastRenderedPageBreak/>
              <w:t>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38" w:name="_Ref289256130"/>
      <w:bookmarkStart w:id="39" w:name="_Toc55136486"/>
      <w:r w:rsidRPr="0098259C">
        <w:lastRenderedPageBreak/>
        <w:t>Inquire Platform and Version Number of Header Files</w:t>
      </w:r>
      <w:bookmarkEnd w:id="38"/>
      <w:bookmarkEnd w:id="39"/>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0" w:name="_Ref289413928"/>
      <w:bookmarkStart w:id="41" w:name="_Ref289414283"/>
      <w:bookmarkStart w:id="42"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0"/>
      <w:bookmarkEnd w:id="41"/>
      <w:bookmarkEnd w:id="42"/>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w:t>
            </w:r>
            <w:r w:rsidR="00F47752" w:rsidRPr="0098259C">
              <w:lastRenderedPageBreak/>
              <w:t>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lastRenderedPageBreak/>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r w:rsidRPr="009E5B13">
              <w:rPr>
                <w:rStyle w:val="CODE"/>
              </w:rPr>
              <w:t>instanceName</w:t>
            </w:r>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&lt;fmiModelDescription&gt;&lt;LogCategories&gt;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r w:rsidRPr="009E5B13">
              <w:rPr>
                <w:rStyle w:val="CODE"/>
              </w:rPr>
              <w:t>loggingOn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lastRenderedPageBreak/>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r w:rsidRPr="009E5B13">
              <w:rPr>
                <w:rStyle w:val="CODE"/>
                <w:rFonts w:eastAsia="StarSymbol"/>
              </w:rPr>
              <w:t>loggingOn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r w:rsidRPr="009E5B13">
              <w:rPr>
                <w:rStyle w:val="CODE"/>
                <w:rFonts w:eastAsia="StarSymbol"/>
              </w:rPr>
              <w:t>nCategories</w:t>
            </w:r>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r w:rsidRPr="009E5B13">
              <w:rPr>
                <w:rStyle w:val="CODE"/>
                <w:rFonts w:eastAsia="StarSymbol"/>
              </w:rPr>
              <w:t>nCategories == 0</w:t>
            </w:r>
            <w:r>
              <w:t xml:space="preserve">, </w:t>
            </w:r>
            <w:r w:rsidRPr="009E5B13">
              <w:rPr>
                <w:rStyle w:val="CODE"/>
                <w:rFonts w:eastAsia="StarSymbol"/>
              </w:rPr>
              <w:t>loggingOn</w:t>
            </w:r>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&lt;LogCategories&gt;</w:t>
            </w:r>
            <w:r>
              <w:t>”, see section 2.2.4.</w:t>
            </w:r>
          </w:p>
        </w:tc>
      </w:tr>
    </w:tbl>
    <w:p w14:paraId="70984631" w14:textId="77777777" w:rsidR="00E93AC0" w:rsidRPr="0098259C" w:rsidRDefault="00E93AC0" w:rsidP="00E93AC0">
      <w:pPr>
        <w:pStyle w:val="berschrift3"/>
      </w:pPr>
      <w:bookmarkStart w:id="43" w:name="_Toc55136488"/>
      <w:bookmarkStart w:id="44" w:name="_Ref289783610"/>
      <w:r w:rsidRPr="0098259C">
        <w:t>Initialization</w:t>
      </w:r>
      <w:r>
        <w:t>,</w:t>
      </w:r>
      <w:r w:rsidRPr="0098259C">
        <w:t xml:space="preserve"> Termination</w:t>
      </w:r>
      <w:r>
        <w:t>, and Resetting an FMU</w:t>
      </w:r>
      <w:bookmarkEnd w:id="43"/>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lastRenderedPageBreak/>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45" w:name="_Ref383617125"/>
      <w:bookmarkStart w:id="46" w:name="_Ref383617168"/>
      <w:bookmarkStart w:id="47" w:name="_Toc55136489"/>
      <w:r w:rsidRPr="0098259C">
        <w:t xml:space="preserve">Getting and </w:t>
      </w:r>
      <w:r w:rsidR="00DF4861" w:rsidRPr="0098259C">
        <w:t>Set</w:t>
      </w:r>
      <w:r w:rsidR="00EC58B8" w:rsidRPr="0098259C">
        <w:t xml:space="preserve">ting </w:t>
      </w:r>
      <w:r w:rsidR="00DF4861" w:rsidRPr="0098259C">
        <w:t>Variable Values</w:t>
      </w:r>
      <w:bookmarkEnd w:id="44"/>
      <w:bookmarkEnd w:id="45"/>
      <w:bookmarkEnd w:id="46"/>
      <w:bookmarkEnd w:id="47"/>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lastRenderedPageBreak/>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48" w:name="_Ref290826787"/>
      <w:bookmarkStart w:id="49" w:name="_Ref290826791"/>
      <w:bookmarkStart w:id="50" w:name="_Toc55136490"/>
      <w:r w:rsidRPr="0098259C">
        <w:t xml:space="preserve">Getting and </w:t>
      </w:r>
      <w:r w:rsidR="00C31261" w:rsidRPr="0098259C">
        <w:t>Setting the Complete FMU State</w:t>
      </w:r>
      <w:bookmarkEnd w:id="48"/>
      <w:bookmarkEnd w:id="49"/>
      <w:bookmarkEnd w:id="50"/>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51" w:name="_Toc55136491"/>
      <w:r w:rsidRPr="0098259C">
        <w:t>Getting Partial Derivatives</w:t>
      </w:r>
      <w:bookmarkEnd w:id="51"/>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lastRenderedPageBreak/>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4B68DF"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4B68DF"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4B68DF"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4B68D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4B68DF"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lastRenderedPageBreak/>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2" o:title=""/>
                </v:shape>
                <o:OLEObject Type="Embed" ProgID="Equation.DSMT4" ShapeID="_x0000_i1026" DrawAspect="Content" ObjectID="_1705739790"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8pt" o:ole="">
                  <v:imagedata r:id="rId34" o:title=""/>
                </v:shape>
                <o:OLEObject Type="Embed" ProgID="Equation.DSMT4" ShapeID="_x0000_i1027" DrawAspect="Content" ObjectID="_1705739791"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52" w:name="_Ref308190567"/>
      <w:bookmarkStart w:id="53"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2pt" o:ole="">
            <v:imagedata r:id="rId36" o:title=""/>
          </v:shape>
          <o:OLEObject Type="Embed" ProgID="Equation.DSMT4" ShapeID="_x0000_i1028" DrawAspect="Content" ObjectID="_1705739792"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2pt" o:ole="">
            <v:imagedata r:id="rId36" o:title=""/>
          </v:shape>
          <o:OLEObject Type="Embed" ProgID="Equation.DSMT4" ShapeID="_x0000_i1029" DrawAspect="Content" ObjectID="_1705739793" r:id="rId38"/>
        </w:object>
      </w:r>
      <w:r>
        <w:t xml:space="preserve"> and </w:t>
      </w:r>
      <w:r w:rsidRPr="007A6A51">
        <w:rPr>
          <w:position w:val="-26"/>
        </w:rPr>
        <w:object w:dxaOrig="340" w:dyaOrig="600" w14:anchorId="410FC9A1">
          <v:shape id="_x0000_i1030" type="#_x0000_t75" style="width:19.2pt;height:31.2pt" o:ole="">
            <v:imagedata r:id="rId39" o:title=""/>
          </v:shape>
          <o:OLEObject Type="Embed" ProgID="Equation.DSMT4" ShapeID="_x0000_i1030" DrawAspect="Content" ObjectID="_1705739794"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2pt" o:ole="">
            <v:imagedata r:id="rId41" o:title=""/>
          </v:shape>
          <o:OLEObject Type="Embed" ProgID="Equation.DSMT4" ShapeID="_x0000_i1031" DrawAspect="Content" ObjectID="_1705739795"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lastRenderedPageBreak/>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Vorformatiert"/>
              <w:rPr>
                <w:lang w:val="en-US"/>
              </w:rPr>
            </w:pPr>
            <w:r>
              <w:rPr>
                <w:lang w:val="en-US"/>
              </w:rPr>
              <w:t xml:space="preserve">                     // (it holds the i-th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54" w:name="_Ref386213289"/>
      <w:bookmarkStart w:id="55" w:name="_Toc55136492"/>
      <w:r w:rsidRPr="0098259C">
        <w:t xml:space="preserve">FMI </w:t>
      </w:r>
      <w:r w:rsidR="003D0107" w:rsidRPr="0098259C">
        <w:t>Description Schema</w:t>
      </w:r>
      <w:bookmarkEnd w:id="52"/>
      <w:bookmarkEnd w:id="53"/>
      <w:bookmarkEnd w:id="54"/>
      <w:bookmarkEnd w:id="55"/>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r w:rsidRPr="0098259C">
        <w:lastRenderedPageBreak/>
        <w:t xml:space="preserve">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56" w:name="_Toc247884548"/>
      <w:bookmarkStart w:id="57"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58" w:name="_Ref251789138"/>
      <w:bookmarkEnd w:id="56"/>
      <w:r>
        <w:br w:type="page"/>
      </w:r>
    </w:p>
    <w:p w14:paraId="5BECE950" w14:textId="3B25E0D5" w:rsidR="00324B2A" w:rsidRPr="0098259C" w:rsidRDefault="005A3ED9" w:rsidP="003734ED">
      <w:pPr>
        <w:pStyle w:val="berschrift3"/>
      </w:pPr>
      <w:bookmarkStart w:id="59" w:name="_Toc55136493"/>
      <w:r w:rsidRPr="0098259C">
        <w:lastRenderedPageBreak/>
        <w:t>De</w:t>
      </w:r>
      <w:r w:rsidR="00286B87" w:rsidRPr="0098259C">
        <w:t>finition</w:t>
      </w:r>
      <w:r w:rsidRPr="0098259C">
        <w:t xml:space="preserve"> of an FMU</w:t>
      </w:r>
      <w:r w:rsidR="00324B2A" w:rsidRPr="0098259C">
        <w:t xml:space="preserve"> (fmiModelDescription</w:t>
      </w:r>
      <w:bookmarkEnd w:id="57"/>
      <w:r w:rsidR="00324B2A" w:rsidRPr="0098259C">
        <w:t>)</w:t>
      </w:r>
      <w:bookmarkEnd w:id="58"/>
      <w:bookmarkEnd w:id="59"/>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lastRenderedPageBreak/>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60"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r w:rsidRPr="0098259C">
        <w:rPr>
          <w:rStyle w:val="CODE"/>
        </w:rPr>
        <w:t>fmiModelDescription</w:t>
      </w:r>
      <w:r w:rsidRPr="0098259C">
        <w:t xml:space="preserve"> are:</w:t>
      </w:r>
    </w:p>
    <w:bookmarkEnd w:id="60"/>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61" w:name="_Toc55136494"/>
      <w:r w:rsidRPr="0098259C">
        <w:lastRenderedPageBreak/>
        <w:t>Definition of Units (</w:t>
      </w:r>
      <w:r w:rsidR="00381199" w:rsidRPr="0098259C">
        <w:t>Unit</w:t>
      </w:r>
      <w:r w:rsidR="00D54D07">
        <w:t>Definitions</w:t>
      </w:r>
      <w:r w:rsidRPr="0098259C">
        <w:t>)</w:t>
      </w:r>
      <w:bookmarkEnd w:id="61"/>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Textkrper"/>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2" o:title=""/>
                </v:shape>
                <o:OLEObject Type="Embed" ProgID="Equation.DSMT4" ShapeID="_x0000_i1032" DrawAspect="Content" ObjectID="_1705739796"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2" o:title=""/>
                </v:shape>
                <o:OLEObject Type="Embed" ProgID="Equation.DSMT4" ShapeID="_x0000_i1033" DrawAspect="Content" ObjectID="_1705739797"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705739798"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Textkrper"/>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62" w:name="_Ref248879321"/>
      <w:r>
        <w:br w:type="page"/>
      </w:r>
    </w:p>
    <w:p w14:paraId="18557AF2" w14:textId="3870A374" w:rsidR="001C53BD" w:rsidRPr="0098259C" w:rsidRDefault="00A51269" w:rsidP="001C53BD">
      <w:pPr>
        <w:pStyle w:val="berschrift3"/>
      </w:pPr>
      <w:bookmarkStart w:id="63" w:name="_Ref20232603"/>
      <w:bookmarkStart w:id="64" w:name="_Ref20232625"/>
      <w:bookmarkStart w:id="65" w:name="_Ref20232651"/>
      <w:bookmarkStart w:id="66" w:name="_Toc55136495"/>
      <w:r w:rsidRPr="0098259C">
        <w:lastRenderedPageBreak/>
        <w:t xml:space="preserve">Definition of </w:t>
      </w:r>
      <w:r w:rsidR="001C53BD" w:rsidRPr="0098259C">
        <w:t>Type</w:t>
      </w:r>
      <w:r w:rsidRPr="0098259C">
        <w:t>s</w:t>
      </w:r>
      <w:r w:rsidR="001C53BD" w:rsidRPr="0098259C">
        <w:t xml:space="preserve"> (</w:t>
      </w:r>
      <w:bookmarkStart w:id="67" w:name="_Ref248546594"/>
      <w:r w:rsidR="00381199" w:rsidRPr="0098259C">
        <w:t>Type</w:t>
      </w:r>
      <w:bookmarkEnd w:id="67"/>
      <w:r w:rsidR="00D54D07">
        <w:t>Definitions</w:t>
      </w:r>
      <w:r w:rsidR="001C53BD" w:rsidRPr="0098259C">
        <w:t>)</w:t>
      </w:r>
      <w:bookmarkEnd w:id="62"/>
      <w:bookmarkEnd w:id="63"/>
      <w:bookmarkEnd w:id="64"/>
      <w:bookmarkEnd w:id="65"/>
      <w:bookmarkEnd w:id="66"/>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68"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69" w:name="_Ref348900361"/>
      <w:bookmarkStart w:id="70" w:name="_Ref348900508"/>
      <w:r>
        <w:br w:type="page"/>
      </w:r>
    </w:p>
    <w:p w14:paraId="2E2C5442" w14:textId="703E62AA" w:rsidR="00BD0956" w:rsidRPr="0098259C" w:rsidRDefault="00A51269" w:rsidP="00BD0956">
      <w:pPr>
        <w:pStyle w:val="berschrift3"/>
      </w:pPr>
      <w:bookmarkStart w:id="71" w:name="_Ref20232829"/>
      <w:bookmarkStart w:id="72" w:name="_Ref20232858"/>
      <w:bookmarkStart w:id="73" w:name="_Toc55136496"/>
      <w:r w:rsidRPr="0098259C">
        <w:lastRenderedPageBreak/>
        <w:t>Definition of Log C</w:t>
      </w:r>
      <w:r w:rsidR="002C5A1B">
        <w:t>ategories (</w:t>
      </w:r>
      <w:r w:rsidR="00BD0956" w:rsidRPr="0098259C">
        <w:t>LogCategories)</w:t>
      </w:r>
      <w:bookmarkEnd w:id="68"/>
      <w:bookmarkEnd w:id="69"/>
      <w:bookmarkEnd w:id="70"/>
      <w:bookmarkEnd w:id="71"/>
      <w:bookmarkEnd w:id="72"/>
      <w:bookmarkEnd w:id="73"/>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74" w:name="_Ref369611262"/>
      <w:bookmarkStart w:id="75" w:name="_Toc55136497"/>
      <w:r w:rsidRPr="0098259C">
        <w:t>Definition of a D</w:t>
      </w:r>
      <w:r w:rsidR="00296BAA" w:rsidRPr="0098259C">
        <w:t xml:space="preserve">efault </w:t>
      </w:r>
      <w:r w:rsidRPr="0098259C">
        <w:t>E</w:t>
      </w:r>
      <w:r w:rsidR="002C5A1B">
        <w:t>xperiment (</w:t>
      </w:r>
      <w:r w:rsidR="00296BAA" w:rsidRPr="0098259C">
        <w:t>DefaultExperiment)</w:t>
      </w:r>
      <w:bookmarkEnd w:id="74"/>
      <w:bookmarkEnd w:id="75"/>
    </w:p>
    <w:p w14:paraId="25CCA8F0" w14:textId="37FE5FDE" w:rsidR="00324B2A" w:rsidRPr="0098259C" w:rsidRDefault="00324B2A" w:rsidP="00324B2A">
      <w:pPr>
        <w:pStyle w:val="Textkrper"/>
      </w:pPr>
      <w:r w:rsidRPr="0098259C">
        <w:t>Element “</w:t>
      </w:r>
      <w:bookmarkStart w:id="76" w:name="_Toc240646377"/>
      <w:bookmarkStart w:id="77" w:name="_Toc247884550"/>
      <w:r w:rsidRPr="0098259C">
        <w:rPr>
          <w:rStyle w:val="CODE"/>
          <w:b/>
        </w:rPr>
        <w:t>DefaultExperiment</w:t>
      </w:r>
      <w:bookmarkEnd w:id="76"/>
      <w:bookmarkEnd w:id="77"/>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berschrift3"/>
      </w:pPr>
      <w:bookmarkStart w:id="78" w:name="_Toc55136498"/>
      <w:r w:rsidRPr="0098259C">
        <w:t>Definition of Vendor A</w:t>
      </w:r>
      <w:r w:rsidR="002C5A1B">
        <w:t>nnotations (</w:t>
      </w:r>
      <w:r w:rsidR="00296BAA" w:rsidRPr="0098259C">
        <w:t>VendorAnnotations)</w:t>
      </w:r>
      <w:bookmarkEnd w:id="78"/>
    </w:p>
    <w:p w14:paraId="1DFB5228" w14:textId="34B0A95B" w:rsidR="00324B2A" w:rsidRPr="0098259C" w:rsidRDefault="00324B2A" w:rsidP="00324B2A">
      <w:pPr>
        <w:pStyle w:val="Textkrper"/>
      </w:pPr>
      <w:r w:rsidRPr="0098259C">
        <w:t>Element “</w:t>
      </w:r>
      <w:bookmarkStart w:id="79" w:name="_Toc240646378"/>
      <w:bookmarkStart w:id="80" w:name="_Toc247884551"/>
      <w:r w:rsidRPr="0098259C">
        <w:rPr>
          <w:rStyle w:val="CODE"/>
          <w:b/>
        </w:rPr>
        <w:t>VendorAnnotations</w:t>
      </w:r>
      <w:bookmarkEnd w:id="79"/>
      <w:bookmarkEnd w:id="80"/>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berschrift3"/>
      </w:pPr>
      <w:bookmarkStart w:id="81" w:name="_Ref240457838"/>
      <w:bookmarkStart w:id="82" w:name="_Ref240457869"/>
      <w:bookmarkStart w:id="83" w:name="_Toc240646379"/>
      <w:bookmarkStart w:id="84" w:name="_Ref248547015"/>
      <w:bookmarkStart w:id="85" w:name="_Ref249423326"/>
      <w:bookmarkStart w:id="86" w:name="_Toc55136499"/>
      <w:r w:rsidRPr="0098259C">
        <w:t xml:space="preserve">Definition of </w:t>
      </w:r>
      <w:r w:rsidR="00702CF6" w:rsidRPr="0098259C">
        <w:t>Model Variables</w:t>
      </w:r>
      <w:r w:rsidRPr="0098259C">
        <w:t xml:space="preserve"> (</w:t>
      </w:r>
      <w:r w:rsidR="00FB334E" w:rsidRPr="0098259C">
        <w:t>ModelVariables</w:t>
      </w:r>
      <w:bookmarkEnd w:id="81"/>
      <w:bookmarkEnd w:id="82"/>
      <w:bookmarkEnd w:id="83"/>
      <w:bookmarkEnd w:id="84"/>
      <w:r w:rsidRPr="0098259C">
        <w:t>)</w:t>
      </w:r>
      <w:bookmarkEnd w:id="85"/>
      <w:bookmarkEnd w:id="86"/>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r w:rsidRPr="0098259C">
        <w:rPr>
          <w:rStyle w:val="CODE"/>
        </w:rPr>
        <w:t>ScalarVariable</w:t>
      </w:r>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87" w:name="OLE_LINK6"/>
            <w:bookmarkStart w:id="88"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87"/>
            <w:bookmarkEnd w:id="88"/>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lastRenderedPageBreak/>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8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8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90" w:name="_Ref369247608"/>
      <w:bookmarkStart w:id="91" w:name="_Toc55136500"/>
      <w:r w:rsidR="00C6645C" w:rsidRPr="0098259C">
        <w:t xml:space="preserve">Definition </w:t>
      </w:r>
      <w:r w:rsidR="002C5A1B">
        <w:t>of the Model Structure (</w:t>
      </w:r>
      <w:r w:rsidR="00C6645C" w:rsidRPr="0098259C">
        <w:t>ModelStructure)</w:t>
      </w:r>
      <w:bookmarkEnd w:id="90"/>
      <w:bookmarkEnd w:id="91"/>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r w:rsidRPr="00CC18E6">
        <w:rPr>
          <w:rStyle w:val="CODE"/>
        </w:rPr>
        <w:lastRenderedPageBreak/>
        <w:t>ModelStructure</w:t>
      </w:r>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Elements of the InitialUnknowns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92"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92"/>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r w:rsidR="00BD7781" w:rsidRPr="0098259C">
              <w:rPr>
                <w:rStyle w:val="FormatvorlageArial"/>
                <w:i/>
              </w:rPr>
              <w:lastRenderedPageBreak/>
              <w:t xml:space="preserve">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4B68DF"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4B68DF"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4B68DF"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4B68DF"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4B68D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4B68D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93" w:name="Dependencies_Knowns"/>
            <w:bookmarkEnd w:id="93"/>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lastRenderedPageBreak/>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94" w:name="OLE_LINK4"/>
            <w:bookmarkStart w:id="95" w:name="OLE_LINK9"/>
            <w:r w:rsidR="006C1028">
              <w:t>or at a  Communication Point (CoSimulation)</w:t>
            </w:r>
            <w:bookmarkEnd w:id="94"/>
            <w:bookmarkEnd w:id="9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4B68DF"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4B68DF"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4B68DF"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Textkrper"/>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96" w:name="_Ref289269149"/>
      <w:bookmarkStart w:id="97" w:name="_Toc55136501"/>
      <w:r w:rsidRPr="0098259C">
        <w:lastRenderedPageBreak/>
        <w:t>Variable Naming C</w:t>
      </w:r>
      <w:r w:rsidR="002C5A1B">
        <w:t>onventions (</w:t>
      </w:r>
      <w:r w:rsidRPr="0098259C">
        <w:t>variableNamingConvention)</w:t>
      </w:r>
      <w:bookmarkEnd w:id="96"/>
      <w:bookmarkEnd w:id="97"/>
    </w:p>
    <w:p w14:paraId="74EAEE4A" w14:textId="33938380" w:rsidR="0088635A" w:rsidRPr="0098259C" w:rsidRDefault="0088635A" w:rsidP="0088635A">
      <w:pPr>
        <w:pStyle w:val="Textkrper"/>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Textkrper"/>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98" w:name="_Ref289411546"/>
      <w:bookmarkStart w:id="99" w:name="_Toc55136502"/>
      <w:r w:rsidRPr="0098259C">
        <w:lastRenderedPageBreak/>
        <w:t xml:space="preserve">FMU </w:t>
      </w:r>
      <w:r w:rsidR="003D0107" w:rsidRPr="0098259C">
        <w:t>Distribution</w:t>
      </w:r>
      <w:bookmarkEnd w:id="98"/>
      <w:bookmarkEnd w:id="99"/>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r w:rsidR="00327031" w:rsidRPr="009E5B13">
        <w:rPr>
          <w:i/>
          <w:strike/>
        </w:rPr>
        <w:t>zlib,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00" w:author="Bertsch Christian (CR/ADB2.2)" w:date="2022-02-07T11:49:00Z">
        <w:r w:rsidR="001B1499" w:rsidDel="00036E74">
          <w:delText xml:space="preserve">The archive may not be a split or spanned ZIP archive. </w:delText>
        </w:r>
      </w:del>
      <w:ins w:id="101" w:author="Bertsch Christian (CR/ADB2.2)" w:date="2022-02-07T11:49:00Z">
        <w:r w:rsidR="00036E74">
          <w:br/>
        </w:r>
        <w:r w:rsidR="00036E74">
          <w:t>The archive must not be a split or spanned ZIP archive.</w:t>
        </w:r>
        <w:r w:rsidR="00036E74">
          <w:t xml:space="preserve"> </w:t>
        </w:r>
        <w:r w:rsidR="00036E74">
          <w:t>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lastRenderedPageBreak/>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3448DD80"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`documentation/externalDependencies.{txt|html}`</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lastRenderedPageBreak/>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r>
      <w:r w:rsidR="004330D4" w:rsidRPr="0098259C">
        <w:rPr>
          <w:i/>
        </w:rPr>
        <w:lastRenderedPageBreak/>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02" w:name="_Toc386180612"/>
      <w:bookmarkStart w:id="103" w:name="_Toc386210923"/>
      <w:bookmarkStart w:id="104" w:name="_Toc386211118"/>
      <w:bookmarkStart w:id="105" w:name="_Toc393385468"/>
      <w:bookmarkStart w:id="106" w:name="_Toc393453691"/>
      <w:bookmarkStart w:id="107" w:name="_Toc386180613"/>
      <w:bookmarkStart w:id="108" w:name="_Toc386210924"/>
      <w:bookmarkStart w:id="109" w:name="_Toc386211119"/>
      <w:bookmarkStart w:id="110" w:name="_Toc393385469"/>
      <w:bookmarkStart w:id="111" w:name="_Toc393453692"/>
      <w:bookmarkStart w:id="112" w:name="_Ref289417789"/>
      <w:bookmarkStart w:id="113" w:name="_Ref289418150"/>
      <w:bookmarkStart w:id="114" w:name="_Ref289418174"/>
      <w:bookmarkStart w:id="115" w:name="_Toc55136503"/>
      <w:bookmarkEnd w:id="102"/>
      <w:bookmarkEnd w:id="103"/>
      <w:bookmarkEnd w:id="104"/>
      <w:bookmarkEnd w:id="105"/>
      <w:bookmarkEnd w:id="106"/>
      <w:bookmarkEnd w:id="107"/>
      <w:bookmarkEnd w:id="108"/>
      <w:bookmarkEnd w:id="109"/>
      <w:bookmarkEnd w:id="110"/>
      <w:bookmarkEnd w:id="111"/>
      <w:r w:rsidRPr="0098259C">
        <w:lastRenderedPageBreak/>
        <w:t>FMI for Model Exchange</w:t>
      </w:r>
      <w:bookmarkEnd w:id="24"/>
      <w:bookmarkEnd w:id="25"/>
      <w:bookmarkEnd w:id="26"/>
      <w:bookmarkEnd w:id="27"/>
      <w:bookmarkEnd w:id="112"/>
      <w:bookmarkEnd w:id="113"/>
      <w:bookmarkEnd w:id="114"/>
      <w:bookmarkEnd w:id="115"/>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4B68DF"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116"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1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4B68DF"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117"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1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18" w:name="_Ref356504399"/>
      <w:bookmarkStart w:id="119" w:name="_Toc55136504"/>
      <w:r w:rsidRPr="0098259C">
        <w:t>Mathematical Description</w:t>
      </w:r>
      <w:bookmarkEnd w:id="118"/>
      <w:bookmarkEnd w:id="119"/>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4B68DF"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4B68DF"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4B68DF"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4B68DF"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4B68DF"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4B68DF"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4B68DF"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4B68DF"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4B68D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4B68DF"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4B68DF">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4B68DF"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4B68DF"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4B68DF"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4B68D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4B68D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120"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120"/>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121"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121"/>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4B68DF"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4B68DF"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4B68DF">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4B68DF"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4B68DF"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4B68DF"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4B68D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4B68D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4B68D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122"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2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4B68D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4B68D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4B68D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4B68D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123"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2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4B68DF">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4B68DF"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4B68DF">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4B68DF"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4B68DF">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4B68DF">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124"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124"/>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4B68DF"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25" w:name="_Toc55136505"/>
      <w:r w:rsidRPr="0098259C">
        <w:t>FMI Application Programming Interface</w:t>
      </w:r>
      <w:bookmarkEnd w:id="125"/>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26" w:name="_Ref240459819"/>
      <w:bookmarkStart w:id="127" w:name="_Toc240646369"/>
      <w:bookmarkStart w:id="128" w:name="_Toc247884542"/>
      <w:bookmarkStart w:id="129" w:name="_Ref289632501"/>
      <w:bookmarkStart w:id="130" w:name="_Toc55136506"/>
      <w:r w:rsidRPr="0098259C">
        <w:t>Providing Independent Variables and Re-initialization of Caching</w:t>
      </w:r>
      <w:bookmarkEnd w:id="126"/>
      <w:bookmarkEnd w:id="127"/>
      <w:bookmarkEnd w:id="128"/>
      <w:bookmarkEnd w:id="129"/>
      <w:bookmarkEnd w:id="130"/>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31" w:name="_Ref235854743"/>
      <w:bookmarkStart w:id="132" w:name="_Toc240646370"/>
      <w:bookmarkStart w:id="133" w:name="_Toc247884543"/>
      <w:bookmarkStart w:id="134" w:name="_Toc55136507"/>
      <w:r w:rsidRPr="0098259C">
        <w:t>Evaluation of Model Equations</w:t>
      </w:r>
      <w:bookmarkEnd w:id="131"/>
      <w:bookmarkEnd w:id="132"/>
      <w:bookmarkEnd w:id="133"/>
      <w:bookmarkEnd w:id="134"/>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35" w:name="OLE_LINK1"/>
            <w:bookmarkStart w:id="136"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135"/>
            <w:bookmarkEnd w:id="136"/>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37" w:name="_Ref235843871"/>
      <w:bookmarkStart w:id="138" w:name="_Toc240646372"/>
      <w:bookmarkStart w:id="139" w:name="_Toc247884545"/>
      <w:bookmarkStart w:id="140" w:name="_Toc55136508"/>
      <w:r w:rsidRPr="0098259C">
        <w:t>State Machine of Calling Sequence</w:t>
      </w:r>
      <w:bookmarkEnd w:id="137"/>
      <w:bookmarkEnd w:id="138"/>
      <w:bookmarkEnd w:id="139"/>
      <w:bookmarkEnd w:id="140"/>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141"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141"/>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&lt;ModelStructure&gt;&lt;InitalUnkowns&gt;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42" w:name="_Toc55136509"/>
      <w:r w:rsidRPr="0098259C">
        <w:t>Pseudo</w:t>
      </w:r>
      <w:r w:rsidR="00C34D46">
        <w:t>c</w:t>
      </w:r>
      <w:r w:rsidRPr="0098259C">
        <w:t>ode Example</w:t>
      </w:r>
      <w:bookmarkEnd w:id="142"/>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Vorformatiert"/>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Vorformatiert"/>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Vorformatiert"/>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Vorformatiert"/>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43" w:name="_Toc55136510"/>
      <w:r w:rsidRPr="0098259C">
        <w:t>FMI Description Schema</w:t>
      </w:r>
      <w:bookmarkEnd w:id="143"/>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144" w:name="_Ref290828041"/>
      <w:r>
        <w:br w:type="page"/>
      </w:r>
    </w:p>
    <w:p w14:paraId="1B958BD5" w14:textId="241269E7" w:rsidR="000B7BEF" w:rsidRPr="0098259C" w:rsidRDefault="000B7BEF" w:rsidP="000B7BEF">
      <w:pPr>
        <w:pStyle w:val="berschrift3"/>
      </w:pPr>
      <w:bookmarkStart w:id="145" w:name="_Ref20220416"/>
      <w:bookmarkStart w:id="146" w:name="_Ref20232891"/>
      <w:bookmarkStart w:id="147" w:name="_Ref20232913"/>
      <w:bookmarkStart w:id="148" w:name="_Toc55136511"/>
      <w:r w:rsidRPr="0098259C">
        <w:lastRenderedPageBreak/>
        <w:t xml:space="preserve">Model Exchange </w:t>
      </w:r>
      <w:r w:rsidR="00295BF9" w:rsidRPr="0098259C">
        <w:t xml:space="preserve">FMU </w:t>
      </w:r>
      <w:r w:rsidRPr="0098259C">
        <w:t>(</w:t>
      </w:r>
      <w:r w:rsidR="00295BF9" w:rsidRPr="0098259C">
        <w:t>ModelExchange</w:t>
      </w:r>
      <w:r w:rsidRPr="0098259C">
        <w:t>)</w:t>
      </w:r>
      <w:bookmarkEnd w:id="144"/>
      <w:bookmarkEnd w:id="145"/>
      <w:bookmarkEnd w:id="146"/>
      <w:bookmarkEnd w:id="147"/>
      <w:bookmarkEnd w:id="148"/>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lastRenderedPageBreak/>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berschrift3"/>
      </w:pPr>
      <w:bookmarkStart w:id="149" w:name="_Ref304972608"/>
      <w:bookmarkStart w:id="150" w:name="_Toc55136512"/>
      <w:r w:rsidRPr="0098259C">
        <w:t>Example</w:t>
      </w:r>
      <w:r w:rsidR="004330D4" w:rsidRPr="0098259C">
        <w:t xml:space="preserve"> </w:t>
      </w:r>
      <w:r w:rsidR="00374F39" w:rsidRPr="0098259C">
        <w:t>XML</w:t>
      </w:r>
      <w:r w:rsidR="004330D4" w:rsidRPr="0098259C">
        <w:t xml:space="preserve"> Description File</w:t>
      </w:r>
      <w:bookmarkEnd w:id="149"/>
      <w:bookmarkEnd w:id="150"/>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151" w:name="_Ref289417790"/>
      <w:bookmarkStart w:id="152" w:name="_Ref289418154"/>
      <w:bookmarkStart w:id="153" w:name="_Toc55136513"/>
      <w:r w:rsidRPr="0098259C">
        <w:lastRenderedPageBreak/>
        <w:t>FMI for Co</w:t>
      </w:r>
      <w:r w:rsidRPr="0098259C">
        <w:noBreakHyphen/>
        <w:t>Simulation</w:t>
      </w:r>
      <w:bookmarkEnd w:id="151"/>
      <w:bookmarkEnd w:id="152"/>
      <w:bookmarkEnd w:id="153"/>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154"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154"/>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155"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155"/>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156"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156"/>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57" w:name="_Toc304271803"/>
      <w:bookmarkStart w:id="158" w:name="_Ref308190915"/>
      <w:bookmarkStart w:id="159" w:name="_Ref356504426"/>
      <w:bookmarkStart w:id="160" w:name="_Toc55136514"/>
      <w:r>
        <w:lastRenderedPageBreak/>
        <w:t>Mathematical Descript</w:t>
      </w:r>
      <w:bookmarkEnd w:id="157"/>
      <w:bookmarkEnd w:id="158"/>
      <w:bookmarkEnd w:id="159"/>
      <w:r>
        <w:t>ion</w:t>
      </w:r>
      <w:bookmarkEnd w:id="160"/>
    </w:p>
    <w:p w14:paraId="57124546" w14:textId="77777777" w:rsidR="00063440" w:rsidRPr="00063440" w:rsidRDefault="00063440" w:rsidP="00063440">
      <w:pPr>
        <w:pStyle w:val="berschrift3"/>
      </w:pPr>
      <w:bookmarkStart w:id="161" w:name="_Toc55136515"/>
      <w:r>
        <w:t>Basics</w:t>
      </w:r>
      <w:bookmarkEnd w:id="161"/>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4B68DF"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1573" DrawAspect="Content" ObjectID="_1705739818"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6.8pt" o:ole="">
            <v:imagedata r:id="rId89" o:title=""/>
          </v:shape>
          <o:OLEObject Type="Embed" ProgID="Equation.3" ShapeID="_x0000_i1037" DrawAspect="Content" ObjectID="_1705739799"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9.2pt" o:ole="">
            <v:imagedata r:id="rId91" o:title=""/>
          </v:shape>
          <o:OLEObject Type="Embed" ProgID="Equation.DSMT4" ShapeID="_x0000_i1038" DrawAspect="Content" ObjectID="_1705739800"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6pt;height:10.8pt" o:ole="">
            <v:imagedata r:id="rId93" o:title=""/>
          </v:shape>
          <o:OLEObject Type="Embed" ProgID="Equation.3" ShapeID="_x0000_i1039" DrawAspect="Content" ObjectID="_1705739801" r:id="rId94"/>
        </w:object>
      </w:r>
      <w:r w:rsidRPr="0098259C">
        <w:t xml:space="preserve"> is running step by step from </w:t>
      </w:r>
      <w:r w:rsidRPr="0098259C">
        <w:rPr>
          <w:position w:val="-12"/>
        </w:rPr>
        <w:object w:dxaOrig="420" w:dyaOrig="360" w14:anchorId="485CC85E">
          <v:shape id="_x0000_i1040" type="#_x0000_t75" style="width:21.6pt;height:19.2pt" o:ole="">
            <v:imagedata r:id="rId95" o:title=""/>
          </v:shape>
          <o:OLEObject Type="Embed" ProgID="Equation.3" ShapeID="_x0000_i1040" DrawAspect="Content" ObjectID="_1705739802" r:id="rId96"/>
        </w:object>
      </w:r>
      <w:r w:rsidRPr="0098259C">
        <w:t xml:space="preserve"> to </w:t>
      </w:r>
      <w:r w:rsidRPr="0098259C">
        <w:rPr>
          <w:position w:val="-14"/>
        </w:rPr>
        <w:object w:dxaOrig="400" w:dyaOrig="380" w14:anchorId="2A7F949E">
          <v:shape id="_x0000_i1041" type="#_x0000_t75" style="width:21.6pt;height:19.2pt" o:ole="">
            <v:imagedata r:id="rId97" o:title=""/>
          </v:shape>
          <o:OLEObject Type="Embed" ProgID="Equation.3" ShapeID="_x0000_i1041" DrawAspect="Content" ObjectID="_1705739803"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8pt;height:19.2pt" o:ole="">
            <v:imagedata r:id="rId99" o:title=""/>
          </v:shape>
          <o:OLEObject Type="Embed" ProgID="Equation.3" ShapeID="_x0000_i1042" DrawAspect="Content" ObjectID="_1705739804" r:id="rId100"/>
        </w:object>
      </w:r>
      <w:r w:rsidRPr="0098259C">
        <w:t xml:space="preserve"> or the whole time interval </w:t>
      </w:r>
      <w:r w:rsidRPr="0098259C">
        <w:rPr>
          <w:position w:val="-14"/>
        </w:rPr>
        <w:object w:dxaOrig="1020" w:dyaOrig="380" w14:anchorId="5B9B0E70">
          <v:shape id="_x0000_i1043" type="#_x0000_t75" style="width:52.8pt;height:19.2pt" o:ole="">
            <v:imagedata r:id="rId101" o:title=""/>
          </v:shape>
          <o:OLEObject Type="Embed" ProgID="Equation.3" ShapeID="_x0000_i1043" DrawAspect="Content" ObjectID="_1705739805"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2pt" o:ole="">
            <v:imagedata r:id="rId103" o:title=""/>
          </v:shape>
          <o:OLEObject Type="Embed" ProgID="Equation.3" ShapeID="_x0000_i1044" DrawAspect="Content" ObjectID="_1705739806" r:id="rId104"/>
        </w:object>
      </w:r>
      <w:r w:rsidRPr="0098259C">
        <w:t xml:space="preserve">, </w:t>
      </w:r>
      <w:r w:rsidRPr="0098259C">
        <w:rPr>
          <w:position w:val="-14"/>
        </w:rPr>
        <w:object w:dxaOrig="1440" w:dyaOrig="380" w14:anchorId="348053A5">
          <v:shape id="_x0000_i1045" type="#_x0000_t75" style="width:1in;height:19.2pt" o:ole="">
            <v:imagedata r:id="rId105" o:title=""/>
          </v:shape>
          <o:OLEObject Type="Embed" ProgID="Equation.DSMT4" ShapeID="_x0000_i1045" DrawAspect="Content" ObjectID="_1705739807"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2pt" o:ole="">
            <v:imagedata r:id="rId107" o:title=""/>
          </v:shape>
          <o:OLEObject Type="Embed" ProgID="Equation.3" ShapeID="_x0000_i1046" DrawAspect="Content" ObjectID="_1705739808"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2pt;height:19.2pt" o:ole="">
            <v:imagedata r:id="rId109" o:title=""/>
          </v:shape>
          <o:OLEObject Type="Embed" ProgID="Equation.3" ShapeID="_x0000_i1047" DrawAspect="Content" ObjectID="_1705739809" r:id="rId110"/>
        </w:object>
      </w:r>
      <w:r w:rsidRPr="0098259C">
        <w:t xml:space="preserve">and send values of outputs </w:t>
      </w:r>
      <w:r w:rsidRPr="0098259C">
        <w:rPr>
          <w:position w:val="-12"/>
        </w:rPr>
        <w:object w:dxaOrig="639" w:dyaOrig="360" w14:anchorId="080D52A0">
          <v:shape id="_x0000_i1048" type="#_x0000_t75" style="width:31.2pt;height:19.2pt" o:ole="">
            <v:imagedata r:id="rId111" o:title=""/>
          </v:shape>
          <o:OLEObject Type="Embed" ProgID="Equation.3" ShapeID="_x0000_i1048" DrawAspect="Content" ObjectID="_1705739810"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9.2pt" o:ole="">
            <v:imagedata r:id="rId113" o:title=""/>
          </v:shape>
          <o:OLEObject Type="Embed" ProgID="Equation.3" ShapeID="_x0000_i1049" DrawAspect="Content" ObjectID="_1705739811" r:id="rId114"/>
        </w:object>
      </w:r>
      <w:r w:rsidRPr="0098259C">
        <w:t xml:space="preserve">, </w:t>
      </w:r>
      <w:r w:rsidRPr="0098259C">
        <w:rPr>
          <w:position w:val="-14"/>
        </w:rPr>
        <w:object w:dxaOrig="1460" w:dyaOrig="380" w14:anchorId="3DA8B1B0">
          <v:shape id="_x0000_i1050" type="#_x0000_t75" style="width:73.2pt;height:19.2pt" o:ole="">
            <v:imagedata r:id="rId115" o:title=""/>
          </v:shape>
          <o:OLEObject Type="Embed" ProgID="Equation.DSMT4" ShapeID="_x0000_i1050" DrawAspect="Content" ObjectID="_1705739812" r:id="rId116"/>
        </w:object>
      </w:r>
      <w:r w:rsidRPr="0098259C">
        <w:t xml:space="preserve">can be given to simulate the time subinterval </w:t>
      </w:r>
      <w:r w:rsidRPr="0098259C">
        <w:rPr>
          <w:position w:val="-12"/>
        </w:rPr>
        <w:object w:dxaOrig="1200" w:dyaOrig="360" w14:anchorId="0BB58D3A">
          <v:shape id="_x0000_i1051" type="#_x0000_t75" style="width:61.8pt;height:19.2pt" o:ole="">
            <v:imagedata r:id="rId117" o:title=""/>
          </v:shape>
          <o:OLEObject Type="Embed" ProgID="Equation.DSMT4" ShapeID="_x0000_i1051" DrawAspect="Content" ObjectID="_1705739813"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2pt;height:19.2pt" o:ole="">
            <v:imagedata r:id="rId119" o:title=""/>
          </v:shape>
          <o:OLEObject Type="Embed" ProgID="Equation.3" ShapeID="_x0000_i1052" DrawAspect="Content" ObjectID="_1705739814" r:id="rId120"/>
        </w:object>
      </w:r>
      <w:r w:rsidRPr="0098259C">
        <w:t xml:space="preserve"> is the communication step size of the </w:t>
      </w:r>
      <w:r w:rsidRPr="0098259C">
        <w:rPr>
          <w:position w:val="-6"/>
        </w:rPr>
        <w:object w:dxaOrig="279" w:dyaOrig="320" w14:anchorId="0C6F5504">
          <v:shape id="_x0000_i1053" type="#_x0000_t75" style="width:14.4pt;height:16.8pt" o:ole="">
            <v:imagedata r:id="rId121" o:title=""/>
          </v:shape>
          <o:OLEObject Type="Embed" ProgID="Equation.3" ShapeID="_x0000_i1053" DrawAspect="Content" ObjectID="_1705739815" r:id="rId122"/>
        </w:object>
      </w:r>
      <w:r w:rsidRPr="0098259C">
        <w:t xml:space="preserve"> communication step, </w:t>
      </w:r>
      <w:r w:rsidRPr="0098259C">
        <w:rPr>
          <w:position w:val="-12"/>
        </w:rPr>
        <w:object w:dxaOrig="1480" w:dyaOrig="360" w14:anchorId="261D435C">
          <v:shape id="_x0000_i1054" type="#_x0000_t75" style="width:76.8pt;height:19.2pt" o:ole="">
            <v:imagedata r:id="rId123" o:title=""/>
          </v:shape>
          <o:OLEObject Type="Embed" ProgID="Equation.3" ShapeID="_x0000_i1054" DrawAspect="Content" ObjectID="_1705739816"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162" w:name="_Toc55136516"/>
      <w:r>
        <w:lastRenderedPageBreak/>
        <w:t>Mathematical Model</w:t>
      </w:r>
      <w:bookmarkEnd w:id="162"/>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4B68DF"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4B68DF"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4B68DF"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4B68DF"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4B68DF"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4B68DF"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4B68DF"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4B68DF"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63"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4B68DF"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4B68DF"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4B68DF"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163"/>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64" w:name="_Toc55136517"/>
      <w:bookmarkStart w:id="165" w:name="_Toc240646382"/>
      <w:bookmarkStart w:id="166" w:name="_Toc247884555"/>
      <w:r w:rsidRPr="0098259C">
        <w:t>FMI Application Programming Interface</w:t>
      </w:r>
      <w:bookmarkEnd w:id="164"/>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67" w:name="_Toc247964771"/>
      <w:bookmarkStart w:id="168" w:name="_Toc274647154"/>
      <w:bookmarkStart w:id="169" w:name="_Ref290826996"/>
      <w:bookmarkStart w:id="170" w:name="_Ref304553841"/>
      <w:bookmarkStart w:id="171" w:name="_Ref369580299"/>
      <w:bookmarkStart w:id="172"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67"/>
      <w:r w:rsidRPr="0098259C">
        <w:t xml:space="preserve"> and </w:t>
      </w:r>
      <w:r w:rsidR="00966C27" w:rsidRPr="0098259C">
        <w:t>P</w:t>
      </w:r>
      <w:r w:rsidRPr="0098259C">
        <w:t>arameters</w:t>
      </w:r>
      <w:bookmarkEnd w:id="168"/>
      <w:bookmarkEnd w:id="169"/>
      <w:bookmarkEnd w:id="170"/>
      <w:bookmarkEnd w:id="171"/>
      <w:bookmarkEnd w:id="172"/>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73" w:name="_Ref248821476"/>
      <w:bookmarkStart w:id="174" w:name="_Toc274647155"/>
      <w:bookmarkStart w:id="175" w:name="_Toc55136519"/>
      <w:r w:rsidRPr="0098259C">
        <w:t>Computation</w:t>
      </w:r>
      <w:bookmarkEnd w:id="173"/>
      <w:bookmarkEnd w:id="174"/>
      <w:bookmarkEnd w:id="175"/>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76" w:name="_Toc247964773"/>
      <w:bookmarkStart w:id="177" w:name="_Toc274647156"/>
      <w:bookmarkStart w:id="178" w:name="_Ref369578323"/>
      <w:r>
        <w:br w:type="page"/>
      </w:r>
    </w:p>
    <w:p w14:paraId="771EDC9D" w14:textId="222085D8" w:rsidR="00885BF4" w:rsidRPr="0098259C" w:rsidRDefault="00885BF4" w:rsidP="00885BF4">
      <w:pPr>
        <w:pStyle w:val="berschrift3"/>
        <w:spacing w:line="336" w:lineRule="auto"/>
        <w:jc w:val="both"/>
      </w:pPr>
      <w:bookmarkStart w:id="179" w:name="_Ref20232792"/>
      <w:bookmarkStart w:id="180" w:name="_Toc55136520"/>
      <w:r w:rsidRPr="0098259C">
        <w:lastRenderedPageBreak/>
        <w:t>Retrieving Status Information</w:t>
      </w:r>
      <w:bookmarkEnd w:id="176"/>
      <w:r w:rsidRPr="0098259C">
        <w:t xml:space="preserve"> from the Slave</w:t>
      </w:r>
      <w:bookmarkEnd w:id="177"/>
      <w:bookmarkEnd w:id="178"/>
      <w:bookmarkEnd w:id="179"/>
      <w:bookmarkEnd w:id="180"/>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81" w:name="_Toc247964774"/>
      <w:bookmarkStart w:id="182" w:name="_Ref248821801"/>
      <w:bookmarkStart w:id="183" w:name="_Toc274647157"/>
    </w:p>
    <w:p w14:paraId="0A5EDE80" w14:textId="77777777" w:rsidR="00966C27" w:rsidRPr="0098259C" w:rsidRDefault="00966C27" w:rsidP="007137D7">
      <w:pPr>
        <w:pStyle w:val="berschrift3"/>
      </w:pPr>
      <w:bookmarkStart w:id="184" w:name="_Ref349039747"/>
      <w:bookmarkStart w:id="185" w:name="_Toc55136521"/>
      <w:r w:rsidRPr="0098259C">
        <w:lastRenderedPageBreak/>
        <w:t>State Machine of Calling Sequenc</w:t>
      </w:r>
      <w:bookmarkEnd w:id="181"/>
      <w:r w:rsidRPr="0098259C">
        <w:t>e from Master to Slave</w:t>
      </w:r>
      <w:bookmarkEnd w:id="182"/>
      <w:bookmarkEnd w:id="183"/>
      <w:bookmarkEnd w:id="184"/>
      <w:bookmarkEnd w:id="185"/>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186" w:name="_Toc247964775"/>
      <w:bookmarkStart w:id="187" w:name="_Toc274647158"/>
      <w:bookmarkStart w:id="188" w:name="_Ref289781010"/>
      <w:bookmarkStart w:id="189"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&lt;ModelStructure&gt;&lt;InitalUnkowns&gt;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190" w:name="_Toc55136522"/>
      <w:r w:rsidRPr="0098259C">
        <w:lastRenderedPageBreak/>
        <w:t>Pseudo</w:t>
      </w:r>
      <w:r w:rsidR="00C34D46">
        <w:t>c</w:t>
      </w:r>
      <w:r w:rsidRPr="0098259C">
        <w:t>ode Example</w:t>
      </w:r>
      <w:bookmarkEnd w:id="186"/>
      <w:bookmarkEnd w:id="187"/>
      <w:bookmarkEnd w:id="188"/>
      <w:bookmarkEnd w:id="189"/>
      <w:bookmarkEnd w:id="190"/>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191" w:name="_Toc55136523"/>
      <w:r w:rsidRPr="0098259C">
        <w:lastRenderedPageBreak/>
        <w:t>FMI Description Schema</w:t>
      </w:r>
      <w:bookmarkEnd w:id="191"/>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192" w:name="_Ref289268602"/>
      <w:bookmarkStart w:id="193" w:name="_Ref298170400"/>
      <w:bookmarkStart w:id="194" w:name="_Toc55136524"/>
      <w:r w:rsidRPr="0098259C">
        <w:t>Co</w:t>
      </w:r>
      <w:r w:rsidRPr="0098259C">
        <w:noBreakHyphen/>
        <w:t>Simulation</w:t>
      </w:r>
      <w:bookmarkEnd w:id="192"/>
      <w:r w:rsidR="00121EF8" w:rsidRPr="0098259C">
        <w:t xml:space="preserve"> FMU (CoSimulation)</w:t>
      </w:r>
      <w:bookmarkEnd w:id="193"/>
      <w:bookmarkEnd w:id="194"/>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lastRenderedPageBreak/>
              <w:t>canNotUseMemoryManagementFunctions</w:t>
            </w:r>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195" w:name="_Toc55136525"/>
      <w:r w:rsidRPr="0098259C">
        <w:t xml:space="preserve">Example </w:t>
      </w:r>
      <w:r w:rsidR="00374F39" w:rsidRPr="0098259C">
        <w:t>XML</w:t>
      </w:r>
      <w:r w:rsidRPr="0098259C">
        <w:t xml:space="preserve"> Description File</w:t>
      </w:r>
      <w:bookmarkEnd w:id="195"/>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196" w:name="_Ref305442034"/>
      <w:bookmarkStart w:id="197" w:name="_Toc55136526"/>
      <w:r w:rsidRPr="0098259C">
        <w:lastRenderedPageBreak/>
        <w:t>Literature</w:t>
      </w:r>
      <w:bookmarkEnd w:id="165"/>
      <w:bookmarkEnd w:id="166"/>
      <w:bookmarkEnd w:id="196"/>
      <w:bookmarkEnd w:id="197"/>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198" w:name="_Toc247884556"/>
      <w:bookmarkStart w:id="199" w:name="_Toc55136527"/>
      <w:r w:rsidRPr="0098259C">
        <w:lastRenderedPageBreak/>
        <w:t>FMI Revision History</w:t>
      </w:r>
      <w:bookmarkEnd w:id="198"/>
      <w:bookmarkEnd w:id="199"/>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200" w:name="_Toc247884557"/>
      <w:bookmarkStart w:id="201" w:name="_Toc55136528"/>
      <w:r w:rsidRPr="0098259C">
        <w:t>Version 1.0</w:t>
      </w:r>
      <w:bookmarkEnd w:id="200"/>
      <w:r w:rsidRPr="0098259C">
        <w:t xml:space="preserve"> – FMI for Model Exchange</w:t>
      </w:r>
      <w:bookmarkEnd w:id="201"/>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r w:rsidRPr="002F3E46">
        <w:t>Hilding Elmqvist, Dassault Systèmes,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6B550CE7" w:rsidR="002C58DE" w:rsidRPr="0098259C" w:rsidRDefault="002C58DE" w:rsidP="002C58DE">
      <w:pPr>
        <w:pStyle w:val="Textkrper"/>
        <w:spacing w:before="0"/>
        <w:ind w:left="720"/>
      </w:pPr>
      <w:r w:rsidRPr="0098259C">
        <w:t>Hans Olsson, Dassault Systèmes,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r w:rsidRPr="0098259C">
        <w:t>Silver by Andreas Junghanns, and Jakob Mauss, QTronic.</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202" w:name="_Toc55136529"/>
      <w:r w:rsidRPr="0098259C">
        <w:t>Version 1.0 – FMI for Co-Simulation</w:t>
      </w:r>
      <w:bookmarkEnd w:id="202"/>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03" w:name="_Toc20839962"/>
      <w:bookmarkStart w:id="204" w:name="_Toc20839963"/>
      <w:bookmarkStart w:id="205" w:name="_Toc20839964"/>
      <w:bookmarkStart w:id="206" w:name="_Toc20839965"/>
      <w:bookmarkStart w:id="207" w:name="_Toc20839966"/>
      <w:bookmarkStart w:id="208" w:name="_Toc20839967"/>
      <w:bookmarkStart w:id="209" w:name="_Toc20839968"/>
      <w:bookmarkStart w:id="210" w:name="_Toc20839969"/>
      <w:bookmarkStart w:id="211" w:name="_Toc20839970"/>
      <w:bookmarkStart w:id="212" w:name="_Toc20839971"/>
      <w:bookmarkStart w:id="213" w:name="_Toc20839972"/>
      <w:bookmarkStart w:id="214" w:name="_Toc20839973"/>
      <w:bookmarkStart w:id="215" w:name="_Toc20839974"/>
      <w:bookmarkStart w:id="216" w:name="_Toc20839975"/>
      <w:bookmarkStart w:id="217" w:name="_Toc20839976"/>
      <w:bookmarkStart w:id="218" w:name="_Toc20839977"/>
      <w:bookmarkStart w:id="219" w:name="_Toc20839978"/>
      <w:bookmarkStart w:id="220" w:name="_Toc20839979"/>
      <w:bookmarkStart w:id="221" w:name="_Toc20839980"/>
      <w:bookmarkStart w:id="222" w:name="_Toc20839981"/>
      <w:bookmarkStart w:id="223" w:name="_Toc20839982"/>
      <w:bookmarkStart w:id="224" w:name="_Toc55136530"/>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sidRPr="0098259C">
        <w:t>Version 2.0</w:t>
      </w:r>
      <w:r w:rsidR="00C47A06" w:rsidRPr="0098259C">
        <w:t xml:space="preserve"> – FMI for Model Exchange and Co-Simulation</w:t>
      </w:r>
      <w:bookmarkEnd w:id="224"/>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25" w:name="_Ref305158977"/>
      <w:bookmarkStart w:id="226" w:name="_Toc55136531"/>
      <w:r w:rsidRPr="0098259C">
        <w:t>Overview</w:t>
      </w:r>
      <w:bookmarkEnd w:id="225"/>
      <w:bookmarkEnd w:id="226"/>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27" w:name="_Toc55136532"/>
      <w:r w:rsidRPr="0098259C">
        <w:t>Main changes</w:t>
      </w:r>
      <w:bookmarkEnd w:id="227"/>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28" w:name="_Toc55136533"/>
      <w:r w:rsidRPr="0098259C">
        <w:lastRenderedPageBreak/>
        <w:t>Contributors</w:t>
      </w:r>
      <w:bookmarkEnd w:id="228"/>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Textkrper"/>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Textkrper"/>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Textkrper"/>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QTronic, Germany</w:t>
      </w:r>
    </w:p>
    <w:p w14:paraId="22FB41F8" w14:textId="77777777" w:rsidR="00126C04" w:rsidRDefault="000625B1" w:rsidP="002F3E46">
      <w:pPr>
        <w:pStyle w:val="Textkrper"/>
        <w:spacing w:before="0"/>
        <w:ind w:left="1440" w:hanging="720"/>
      </w:pPr>
      <w:r>
        <w:t>SimulationX</w:t>
      </w:r>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Textkrper"/>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pPr>
      <w:r w:rsidRPr="00A0705A">
        <w:t>Alex Eichberger, SIMPACK AG, Germany</w:t>
      </w:r>
    </w:p>
    <w:p w14:paraId="489A6068" w14:textId="036BBE79" w:rsidR="005F0FE3" w:rsidRPr="00A0705A" w:rsidRDefault="005F0FE3" w:rsidP="005F0FE3">
      <w:pPr>
        <w:pStyle w:val="Textkrper"/>
        <w:spacing w:before="0"/>
        <w:ind w:left="720"/>
      </w:pPr>
      <w:r w:rsidRPr="00A0705A">
        <w:t>Hilding Elmqvist, Dassault Systèmes,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Textkrper"/>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98CB63A" w:rsidR="001D3504" w:rsidRPr="00021D03" w:rsidRDefault="001D3504" w:rsidP="001D3504">
      <w:pPr>
        <w:pStyle w:val="Textkrper"/>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Textkrper"/>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Textkrper"/>
        <w:spacing w:before="0"/>
        <w:ind w:left="720"/>
      </w:pPr>
      <w:r w:rsidRPr="00591A14">
        <w:t>Irina Zacharias</w:t>
      </w:r>
      <w:r>
        <w:t>, dSPACE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29" w:name="_Toc55136534"/>
      <w:r>
        <w:t>F</w:t>
      </w:r>
      <w:r w:rsidR="001F176C">
        <w:t>MI 2.0.1 m</w:t>
      </w:r>
      <w:r>
        <w:t>a</w:t>
      </w:r>
      <w:r w:rsidR="00460616">
        <w:t>i</w:t>
      </w:r>
      <w:r>
        <w:t xml:space="preserve">ntenane release: </w:t>
      </w:r>
      <w:r w:rsidR="001F176C">
        <w:t>c</w:t>
      </w:r>
      <w:r>
        <w:t>hanges and contributors</w:t>
      </w:r>
      <w:bookmarkEnd w:id="229"/>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30" w:name="_Toc55136535"/>
      <w:r>
        <w:t>FMI 2.0.2 maintenane release: changes and contributors</w:t>
      </w:r>
      <w:bookmarkEnd w:id="230"/>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FMI 2.0.3 maintenane release: changes and contributors</w:t>
      </w:r>
    </w:p>
    <w:p w14:paraId="08E12904" w14:textId="58EEE15A" w:rsidR="005469A6" w:rsidRDefault="005469A6" w:rsidP="005469A6">
      <w:pPr>
        <w:pStyle w:val="Textkrper"/>
      </w:pPr>
      <w:r>
        <w:t xml:space="preserve">The changes w.r.t. FMI 2.0.2(clarifications and bugfixes) are summarized on the release page for FMI 2.0.3 https://github.com/modelica/fmi-standard/releases/tag/v2.0.3 </w:t>
      </w:r>
      <w:r>
        <w:br/>
      </w:r>
    </w:p>
    <w:p w14:paraId="40EF44A9" w14:textId="77777777" w:rsidR="005469A6" w:rsidRPr="0098259C" w:rsidRDefault="005469A6" w:rsidP="005469A6">
      <w:pPr>
        <w:pStyle w:val="Textkrper"/>
        <w:spacing w:before="0"/>
      </w:pPr>
      <w:r>
        <w:t>For contributors please refer to the issue tracking system https://github.com/modelica/fmi-standard/milestone/18</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31" w:name="_Toc240646383"/>
      <w:bookmarkStart w:id="232" w:name="_Toc247884564"/>
      <w:bookmarkStart w:id="233" w:name="_Toc55136536"/>
      <w:bookmarkEnd w:id="6"/>
      <w:bookmarkEnd w:id="7"/>
      <w:bookmarkEnd w:id="8"/>
      <w:bookmarkEnd w:id="9"/>
      <w:bookmarkEnd w:id="10"/>
      <w:bookmarkEnd w:id="11"/>
      <w:r w:rsidRPr="0098259C">
        <w:lastRenderedPageBreak/>
        <w:t>Glossary</w:t>
      </w:r>
      <w:bookmarkEnd w:id="231"/>
      <w:bookmarkEnd w:id="232"/>
      <w:bookmarkEnd w:id="233"/>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269DA1" w14:textId="77777777" w:rsidR="004B68DF" w:rsidRDefault="004B68DF">
      <w:r>
        <w:separator/>
      </w:r>
    </w:p>
  </w:endnote>
  <w:endnote w:type="continuationSeparator" w:id="0">
    <w:p w14:paraId="553594DB" w14:textId="77777777" w:rsidR="004B68DF" w:rsidRDefault="004B6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44CCC" w14:textId="77777777" w:rsidR="004B68DF" w:rsidRDefault="004B68DF">
      <w:r>
        <w:separator/>
      </w:r>
    </w:p>
  </w:footnote>
  <w:footnote w:type="continuationSeparator" w:id="0">
    <w:p w14:paraId="7C903A34" w14:textId="77777777" w:rsidR="004B68DF" w:rsidRDefault="004B68DF">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5E5EA705"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B20A8B">
      <w:rPr>
        <w:color w:val="000000" w:themeColor="text1"/>
      </w:rPr>
      <w:t>XXXX</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43809</Words>
  <Characters>275998</Characters>
  <Application>Microsoft Office Word</Application>
  <DocSecurity>0</DocSecurity>
  <Lines>2299</Lines>
  <Paragraphs>638</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2.0.2</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319169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(CR/ADB2.2)</cp:lastModifiedBy>
  <cp:revision>12</cp:revision>
  <cp:lastPrinted>2020-12-24T11:15:00Z</cp:lastPrinted>
  <dcterms:created xsi:type="dcterms:W3CDTF">2021-08-30T19:51:00Z</dcterms:created>
  <dcterms:modified xsi:type="dcterms:W3CDTF">2022-02-07T10:50:00Z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