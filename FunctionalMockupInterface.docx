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6896FAA"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6" w:author="Bertsch Christian (CR/AEE3)" w:date="2020-12-29T20:13:00Z">
        <w:r w:rsidR="00466CB8">
          <w:rPr>
            <w:sz w:val="24"/>
          </w:rPr>
          <w:t>3</w:t>
        </w:r>
      </w:ins>
      <w:del w:id="7" w:author="Bertsch Christian (CR/AEE3)" w:date="2020-12-29T20:13:00Z">
        <w:r w:rsidR="007723F7" w:rsidDel="00466CB8">
          <w:rPr>
            <w:sz w:val="24"/>
          </w:rPr>
          <w:delText>2</w:delText>
        </w:r>
      </w:del>
    </w:p>
    <w:p w14:paraId="1B2D96DD" w14:textId="67B39888" w:rsidR="0084747C" w:rsidRDefault="00D0034A" w:rsidP="00D0034A">
      <w:pPr>
        <w:pStyle w:val="Subtitlefrontpage"/>
        <w:tabs>
          <w:tab w:val="left" w:pos="3060"/>
        </w:tabs>
        <w:rPr>
          <w:sz w:val="24"/>
        </w:rPr>
      </w:pPr>
      <w:r w:rsidRPr="00AE2A4F">
        <w:rPr>
          <w:sz w:val="24"/>
        </w:rPr>
        <w:tab/>
      </w:r>
      <w:del w:id="8" w:author="Bertsch Christian (CR/AEE3)" w:date="2020-12-29T20:13:00Z">
        <w:r w:rsidR="00530EF9" w:rsidDel="00466CB8">
          <w:rPr>
            <w:sz w:val="24"/>
          </w:rPr>
          <w:delText>December 15</w:delText>
        </w:r>
        <w:r w:rsidR="00530EF9" w:rsidRPr="005469A6" w:rsidDel="00466CB8">
          <w:rPr>
            <w:sz w:val="24"/>
            <w:vertAlign w:val="superscript"/>
            <w:rPrChange w:id="9" w:author="Bertsch Christian (CR/AEE3)" w:date="2021-08-30T21:20:00Z">
              <w:rPr>
                <w:sz w:val="24"/>
              </w:rPr>
            </w:rPrChange>
          </w:rPr>
          <w:delText>th</w:delText>
        </w:r>
      </w:del>
      <w:ins w:id="10" w:author="Bertsch Christian (CR/AEE3)" w:date="2021-08-30T21:20:00Z">
        <w:r w:rsidR="005469A6">
          <w:rPr>
            <w:sz w:val="24"/>
          </w:rPr>
          <w:t>October 1st</w:t>
        </w:r>
      </w:ins>
      <w:r w:rsidR="00530EF9">
        <w:rPr>
          <w:sz w:val="24"/>
        </w:rPr>
        <w:t xml:space="preserve"> 202</w:t>
      </w:r>
      <w:ins w:id="11" w:author="Bertsch Christian (CR/AEE3)" w:date="2020-12-29T20:13:00Z">
        <w:r w:rsidR="00466CB8">
          <w:rPr>
            <w:sz w:val="24"/>
          </w:rPr>
          <w:t>1</w:t>
        </w:r>
      </w:ins>
      <w:del w:id="12" w:author="Bertsch Christian (CR/AEE3)" w:date="2020-12-29T20:13:00Z">
        <w:r w:rsidR="00530EF9" w:rsidDel="00466CB8">
          <w:rPr>
            <w:sz w:val="24"/>
          </w:rPr>
          <w:delText>0</w:delText>
        </w:r>
      </w:del>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14930712"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13" w:author="Bertsch Christian (CR/AEE3)" w:date="2021-08-30T21:21:00Z">
        <w:r w:rsidR="005469A6">
          <w:rPr>
            <w:szCs w:val="20"/>
          </w:rPr>
          <w:t>3</w:t>
        </w:r>
      </w:ins>
      <w:del w:id="14" w:author="Bertsch Christian (CR/AEE3)" w:date="2021-08-30T21:21:00Z">
        <w:r w:rsidR="007723F7" w:rsidDel="005469A6">
          <w:rPr>
            <w:szCs w:val="20"/>
          </w:rPr>
          <w:delText>2</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5" w:name="_Toc215371355"/>
      <w:bookmarkStart w:id="16" w:name="_Toc217788014"/>
      <w:r w:rsidR="00882F43" w:rsidRPr="0098259C">
        <w:lastRenderedPageBreak/>
        <w:t>History</w:t>
      </w:r>
      <w:bookmarkEnd w:id="15"/>
      <w:bookmarkEnd w:id="16"/>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17" w:author="Bertsch Christian (CR/AEE3)" w:date="2021-08-30T21:20:00Z"/>
        </w:trPr>
        <w:tc>
          <w:tcPr>
            <w:tcW w:w="1560" w:type="dxa"/>
          </w:tcPr>
          <w:p w14:paraId="48855900" w14:textId="260B14D4" w:rsidR="005469A6" w:rsidRDefault="005469A6" w:rsidP="005469A6">
            <w:pPr>
              <w:pStyle w:val="tablecontents"/>
              <w:rPr>
                <w:ins w:id="18" w:author="Bertsch Christian (CR/AEE3)" w:date="2021-08-30T21:20:00Z"/>
              </w:rPr>
            </w:pPr>
            <w:ins w:id="19" w:author="Bertsch Christian (CR/AEE3)" w:date="2021-08-30T21:20:00Z">
              <w:r>
                <w:t>2.0.3</w:t>
              </w:r>
            </w:ins>
          </w:p>
        </w:tc>
        <w:tc>
          <w:tcPr>
            <w:tcW w:w="1212" w:type="dxa"/>
          </w:tcPr>
          <w:p w14:paraId="3EB441B9" w14:textId="1E24AB36" w:rsidR="005469A6" w:rsidRDefault="005469A6" w:rsidP="005469A6">
            <w:pPr>
              <w:pStyle w:val="tablecontents"/>
              <w:rPr>
                <w:ins w:id="20" w:author="Bertsch Christian (CR/AEE3)" w:date="2021-08-30T21:20:00Z"/>
              </w:rPr>
            </w:pPr>
            <w:ins w:id="21" w:author="Bertsch Christian (CR/AEE3)" w:date="2021-08-30T21:20:00Z">
              <w:r>
                <w:t>2021-10-01</w:t>
              </w:r>
            </w:ins>
          </w:p>
        </w:tc>
        <w:tc>
          <w:tcPr>
            <w:tcW w:w="6768" w:type="dxa"/>
          </w:tcPr>
          <w:p w14:paraId="244A1F30" w14:textId="119851CA" w:rsidR="005469A6" w:rsidRDefault="005469A6" w:rsidP="005469A6">
            <w:pPr>
              <w:pStyle w:val="tablecontents"/>
              <w:rPr>
                <w:ins w:id="22" w:author="Bertsch Christian (CR/AEE3)" w:date="2021-08-30T21:20:00Z"/>
              </w:rPr>
            </w:pPr>
            <w:ins w:id="23" w:author="Bertsch Christian (CR/AEE3)" w:date="2021-08-30T21:20: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D26C52"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43F4335F"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4" w:author="Bertsch Christian (CR/AEE3)" w:date="2021-08-30T21:21:00Z">
        <w:r w:rsidR="005469A6">
          <w:t>1</w:t>
        </w:r>
      </w:ins>
      <w:del w:id="25" w:author="Bertsch Christian (CR/AEE3)" w:date="2021-08-30T21:21:00Z">
        <w:r w:rsidR="00530EF9" w:rsidDel="005469A6">
          <w:delText>0</w:delText>
        </w:r>
      </w:del>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D26C52"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45D7218D" w:rsidR="00364630" w:rsidRPr="0098259C" w:rsidRDefault="00364630" w:rsidP="00364630">
      <w:pPr>
        <w:pStyle w:val="BodyText"/>
      </w:pPr>
      <w:r w:rsidRPr="0098259C">
        <w:t>This document defines the Functional Mock-up Interface (FMI), version 2.0</w:t>
      </w:r>
      <w:r w:rsidR="00FD58BF">
        <w:t>.</w:t>
      </w:r>
      <w:del w:id="26" w:author="Bertsch Christian (CR/AEE3)" w:date="2021-08-30T21:21:00Z">
        <w:r w:rsidR="00FD58BF" w:rsidDel="005469A6">
          <w:delText>1</w:delText>
        </w:r>
        <w:r w:rsidRPr="0098259C" w:rsidDel="005469A6">
          <w:delText xml:space="preserve"> </w:delText>
        </w:r>
      </w:del>
      <w:ins w:id="27" w:author="Bertsch Christian (CR/AEE3)" w:date="2021-08-30T21:21:00Z">
        <w:r w:rsidR="005469A6">
          <w:t>3</w:t>
        </w:r>
        <w:r w:rsidR="005469A6" w:rsidRPr="0098259C">
          <w:t xml:space="preserve"> </w:t>
        </w:r>
      </w:ins>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D26C52"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pPr>
      <w:r w:rsidRPr="003200BB">
        <w:br w:type="page"/>
      </w:r>
    </w:p>
    <w:p w14:paraId="4D93B780" w14:textId="349C9659" w:rsidR="005469A6" w:rsidRPr="003200BB" w:rsidRDefault="005469A6" w:rsidP="005469A6">
      <w:pPr>
        <w:pStyle w:val="BodyText"/>
        <w:jc w:val="center"/>
        <w:rPr>
          <w:ins w:id="28" w:author="Bertsch Christian (CR/AEE3)" w:date="2021-08-30T21:22:00Z"/>
          <w:b/>
          <w:sz w:val="24"/>
        </w:rPr>
      </w:pPr>
      <w:ins w:id="29" w:author="Bertsch Christian (CR/AEE3)" w:date="2021-08-30T21:22:00Z">
        <w:r w:rsidRPr="003200BB">
          <w:rPr>
            <w:b/>
            <w:sz w:val="24"/>
          </w:rPr>
          <w:t>About FMI 2.0</w:t>
        </w:r>
        <w:r>
          <w:rPr>
            <w:b/>
            <w:sz w:val="24"/>
          </w:rPr>
          <w:t>.3</w:t>
        </w:r>
      </w:ins>
    </w:p>
    <w:p w14:paraId="36F386DD" w14:textId="38E6C2B6" w:rsidR="005469A6" w:rsidRDefault="005469A6" w:rsidP="005469A6">
      <w:pPr>
        <w:pStyle w:val="BodyText"/>
        <w:rPr>
          <w:ins w:id="30" w:author="Bertsch Christian (CR/AEE3)" w:date="2021-08-30T21:22:00Z"/>
        </w:rPr>
      </w:pPr>
      <w:ins w:id="31" w:author="Bertsch Christian (CR/AEE3)" w:date="2021-08-30T21:22:00Z">
        <w:r>
          <w:t>FMI 2.0.3</w:t>
        </w:r>
        <w:r>
          <w:t xml:space="preserve"> is a maintenance release with no new functional chan</w:t>
        </w:r>
        <w:r>
          <w:t>ges compared to FMI 2.0</w:t>
        </w:r>
      </w:ins>
      <w:ins w:id="32" w:author="Bertsch Christian (CR/AEE3)" w:date="2021-08-30T21:23:00Z">
        <w:r>
          <w:t xml:space="preserve">, </w:t>
        </w:r>
      </w:ins>
      <w:ins w:id="33" w:author="Bertsch Christian (CR/AEE3)" w:date="2021-08-30T21:22:00Z">
        <w:r>
          <w:t>2.0.1</w:t>
        </w:r>
        <w:r>
          <w:t>.</w:t>
        </w:r>
      </w:ins>
      <w:ins w:id="34" w:author="Bertsch Christian (CR/AEE3)" w:date="2021-08-30T21:23:00Z">
        <w:r>
          <w:t>, 2.0.2</w:t>
        </w:r>
      </w:ins>
      <w:ins w:id="35" w:author="Bertsch Christian (CR/AEE3)" w:date="2021-08-30T21:22:00Z">
        <w:r>
          <w:t xml:space="preserve"> FMUs created according to FMI 2.0.2 are valid FMUs according to FMI 2.0 or 2.0.1. </w:t>
        </w:r>
        <w:r>
          <w:br/>
        </w:r>
      </w:ins>
      <w:ins w:id="36" w:author="Bertsch Christian (CR/AEE3)" w:date="2021-08-30T21:28:00Z">
        <w:r>
          <w:t>FMI 2.0.3 introdcues minor clarific</w:t>
        </w:r>
      </w:ins>
      <w:ins w:id="37" w:author="Bertsch Christian (CR/AEE3)" w:date="2021-08-30T21:29:00Z">
        <w:r>
          <w:t>ations that are</w:t>
        </w:r>
      </w:ins>
      <w:ins w:id="38" w:author="Bertsch Christian (CR/AEE3)" w:date="2021-08-30T21:32:00Z">
        <w:r>
          <w:t xml:space="preserve"> mainly findings from the FMI3.0 development.</w:t>
        </w:r>
      </w:ins>
    </w:p>
    <w:p w14:paraId="3BFA5C44" w14:textId="1ED3198D" w:rsidR="000E3C0E" w:rsidRPr="003200BB" w:rsidRDefault="000E3C0E" w:rsidP="000E3C0E">
      <w:pPr>
        <w:pStyle w:val="BodyText"/>
        <w:jc w:val="center"/>
        <w:rPr>
          <w:b/>
          <w:sz w:val="24"/>
        </w:rPr>
      </w:pPr>
      <w:r w:rsidRPr="003200BB">
        <w:rPr>
          <w:b/>
          <w:sz w:val="24"/>
        </w:rPr>
        <w:t>About FMI 2.0</w:t>
      </w:r>
      <w:r>
        <w:rPr>
          <w:b/>
          <w:sz w:val="24"/>
        </w:rPr>
        <w:t>.2</w:t>
      </w:r>
    </w:p>
    <w:p w14:paraId="0EB27439" w14:textId="255C2354" w:rsidR="000E3C0E" w:rsidRDefault="000E3C0E" w:rsidP="000E3C0E">
      <w:pPr>
        <w:pStyle w:val="BodyText"/>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BodyText"/>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39" w:name="_Toc448903945"/>
      <w:bookmarkStart w:id="40" w:name="_Toc450645653"/>
      <w:r w:rsidR="00E04F7A" w:rsidRPr="002F3E46">
        <w:rPr>
          <w:sz w:val="24"/>
        </w:rPr>
        <w:t>Contents</w:t>
      </w:r>
      <w:bookmarkStart w:id="41" w:name="_Toc240646361"/>
      <w:bookmarkStart w:id="42" w:name="_Toc247884534"/>
      <w:bookmarkStart w:id="43" w:name="_Toc471724423"/>
      <w:bookmarkStart w:id="44" w:name="_Toc471724556"/>
      <w:bookmarkStart w:id="45" w:name="_Toc471785676"/>
      <w:bookmarkStart w:id="46" w:name="_Toc497546652"/>
      <w:bookmarkStart w:id="47" w:name="_Toc497547108"/>
      <w:bookmarkStart w:id="48" w:name="_Toc153341732"/>
      <w:bookmarkEnd w:id="39"/>
      <w:bookmarkEnd w:id="40"/>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D26C52">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D26C52">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D26C52">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D26C52">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D26C52">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D26C52">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D26C52">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D26C52">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D26C52">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D26C52">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D26C52">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D26C52">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D26C52">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D26C52">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D26C52">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D26C52">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D26C52">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D26C52">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D26C52">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D26C52">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D26C52">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D26C52">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D26C52">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D26C52">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D26C52">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D26C52">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D26C52">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D26C52">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D26C52">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D26C52">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D26C52">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D26C52">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D26C52">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D26C52">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D26C52">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D26C52">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D26C52">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D26C52">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D26C52">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D26C52">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D26C52">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D26C52">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D26C52">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D26C52">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D26C52">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D26C52">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D26C52">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D26C52">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D26C52">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D26C52">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D26C52">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D26C52">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D26C52">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D26C52">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D26C52">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D26C52">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D26C52">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D26C52">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49" w:name="_Toc55136478"/>
      <w:r w:rsidR="00990EFE" w:rsidRPr="0098259C">
        <w:t>Overview</w:t>
      </w:r>
      <w:bookmarkEnd w:id="41"/>
      <w:bookmarkEnd w:id="42"/>
      <w:bookmarkEnd w:id="49"/>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D26C52"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1865565"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50" w:name="_Ref289631998"/>
      <w:bookmarkStart w:id="51"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50"/>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51"/>
    </w:p>
    <w:p w14:paraId="3478D83A" w14:textId="35762276" w:rsidR="00DE46C4" w:rsidRPr="0098259C" w:rsidRDefault="000A1398" w:rsidP="00DE46C4">
      <w:pPr>
        <w:pStyle w:val="BodyText"/>
        <w:rPr>
          <w:rFonts w:eastAsia="MS Mincho"/>
        </w:rPr>
      </w:pPr>
      <w:bookmarkStart w:id="52" w:name="_Toc240646362"/>
      <w:bookmarkStart w:id="53" w:name="_Toc247884535"/>
      <w:bookmarkStart w:id="54"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55" w:name="_Toc55136479"/>
      <w:r w:rsidRPr="0098259C">
        <w:rPr>
          <w:rFonts w:eastAsia="MS Mincho"/>
        </w:rPr>
        <w:t>Properties and Guiding Ideas</w:t>
      </w:r>
      <w:bookmarkEnd w:id="52"/>
      <w:bookmarkEnd w:id="53"/>
      <w:bookmarkEnd w:id="54"/>
      <w:bookmarkEnd w:id="55"/>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56" w:name="_Toc240646363"/>
      <w:bookmarkStart w:id="57" w:name="_Toc247884536"/>
      <w:r>
        <w:br w:type="page"/>
      </w:r>
    </w:p>
    <w:p w14:paraId="1C712CBD" w14:textId="77777777" w:rsidR="00990EFE" w:rsidRPr="0098259C" w:rsidRDefault="00990EFE" w:rsidP="00990EFE">
      <w:pPr>
        <w:pStyle w:val="Heading2"/>
      </w:pPr>
      <w:bookmarkStart w:id="58" w:name="_Toc55136480"/>
      <w:r w:rsidRPr="0098259C">
        <w:t>Acknowledgements</w:t>
      </w:r>
      <w:bookmarkEnd w:id="56"/>
      <w:bookmarkEnd w:id="57"/>
      <w:bookmarkEnd w:id="58"/>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59" w:name="_Ref289418462"/>
      <w:bookmarkStart w:id="60" w:name="_Toc55136481"/>
      <w:bookmarkStart w:id="61" w:name="_Ref240515678"/>
      <w:bookmarkStart w:id="62" w:name="_Ref240515685"/>
      <w:bookmarkStart w:id="63" w:name="_Toc240646364"/>
      <w:bookmarkStart w:id="64" w:name="_Toc247884537"/>
      <w:r w:rsidRPr="0098259C">
        <w:t>F</w:t>
      </w:r>
      <w:r w:rsidR="00592436" w:rsidRPr="0098259C">
        <w:t>MI Common Concepts</w:t>
      </w:r>
      <w:bookmarkEnd w:id="59"/>
      <w:r w:rsidR="00564CCD" w:rsidRPr="0098259C">
        <w:t xml:space="preserve"> for Model Exchange and Co-Simulation</w:t>
      </w:r>
      <w:bookmarkEnd w:id="60"/>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65" w:name="_Ref288030525"/>
      <w:bookmarkStart w:id="66" w:name="_Ref289411602"/>
      <w:bookmarkStart w:id="67" w:name="_Toc55136482"/>
      <w:r w:rsidRPr="0098259C">
        <w:t xml:space="preserve">FMI </w:t>
      </w:r>
      <w:bookmarkEnd w:id="65"/>
      <w:r w:rsidRPr="0098259C">
        <w:t>Application Programming Interface</w:t>
      </w:r>
      <w:bookmarkEnd w:id="66"/>
      <w:bookmarkEnd w:id="67"/>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68" w:name="_Ref289261358"/>
      <w:bookmarkStart w:id="69" w:name="_Toc55136483"/>
      <w:r w:rsidRPr="0098259C">
        <w:t>Header Files and Naming of Functions</w:t>
      </w:r>
      <w:bookmarkEnd w:id="68"/>
      <w:bookmarkEnd w:id="69"/>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7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7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71" w:name="_Ref289633171"/>
      <w:bookmarkStart w:id="72"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71"/>
      <w:bookmarkEnd w:id="72"/>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73" w:name="_Ref289242802"/>
      <w:bookmarkStart w:id="74" w:name="_Toc55136485"/>
      <w:r w:rsidRPr="0098259C">
        <w:t>Status Returned by Functions</w:t>
      </w:r>
      <w:bookmarkEnd w:id="73"/>
      <w:bookmarkEnd w:id="74"/>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75" w:name="_Ref289256130"/>
      <w:bookmarkStart w:id="76" w:name="_Toc55136486"/>
      <w:r w:rsidRPr="0098259C">
        <w:t>Inquire Platform and Version Number of Header Files</w:t>
      </w:r>
      <w:bookmarkEnd w:id="75"/>
      <w:bookmarkEnd w:id="76"/>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77" w:name="_Ref289413928"/>
      <w:bookmarkStart w:id="78" w:name="_Ref289414283"/>
      <w:bookmarkStart w:id="79"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7"/>
      <w:bookmarkEnd w:id="78"/>
      <w:bookmarkEnd w:id="79"/>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59196CC5" w:rsidR="0043791A" w:rsidRPr="0098259C" w:rsidDel="003D3D9B" w:rsidRDefault="0043791A" w:rsidP="00F54046">
            <w:pPr>
              <w:pStyle w:val="Textkrper-Tabelle"/>
              <w:rPr>
                <w:del w:id="80" w:author="Bertsch Christian (CR/AEE3)" w:date="2021-05-14T22:12:00Z"/>
              </w:rPr>
            </w:pPr>
            <w:del w:id="81" w:author="Bertsch Christian (CR/AEE3)" w:date="2021-05-14T22:12:00Z">
              <w:r w:rsidRPr="0098259C" w:rsidDel="003D3D9B">
                <w:delText xml:space="preserve">Pointer to a function that is called in the </w:delText>
              </w:r>
              <w:r w:rsidR="00E87161" w:rsidRPr="0098259C" w:rsidDel="003D3D9B">
                <w:delText>FMU</w:delText>
              </w:r>
              <w:r w:rsidRPr="0098259C" w:rsidDel="003D3D9B">
                <w:delText xml:space="preserve">, usually if </w:delText>
              </w:r>
              <w:r w:rsidR="007514F5" w:rsidRPr="0098259C" w:rsidDel="003D3D9B">
                <w:delText>an</w:delText>
              </w:r>
              <w:r w:rsidR="00E87161" w:rsidRPr="0098259C" w:rsidDel="003D3D9B">
                <w:delText xml:space="preserve"> </w:delText>
              </w:r>
              <w:r w:rsidR="00140C25" w:rsidDel="003D3D9B">
                <w:rPr>
                  <w:rStyle w:val="CODE"/>
                </w:rPr>
                <w:delText>fmi2</w:delText>
              </w:r>
              <w:r w:rsidR="00E87161" w:rsidRPr="0098259C" w:rsidDel="003D3D9B">
                <w:rPr>
                  <w:rStyle w:val="CODE"/>
                </w:rPr>
                <w:delText>XXX</w:delText>
              </w:r>
              <w:r w:rsidRPr="0098259C" w:rsidDel="003D3D9B">
                <w:delText xml:space="preserve"> function</w:delText>
              </w:r>
              <w:r w:rsidR="006D4A3A" w:rsidDel="003D3D9B">
                <w:delText>,</w:delText>
              </w:r>
              <w:r w:rsidRPr="0098259C" w:rsidDel="003D3D9B">
                <w:delText xml:space="preserve"> does not behave as desired. If “</w:delText>
              </w:r>
              <w:r w:rsidRPr="0098259C" w:rsidDel="003D3D9B">
                <w:rPr>
                  <w:rStyle w:val="CODE"/>
                  <w:rFonts w:eastAsia="StarSymbol"/>
                </w:rPr>
                <w:delText>logger</w:delText>
              </w:r>
              <w:r w:rsidRPr="0098259C" w:rsidDel="003D3D9B">
                <w:delText>” is called with “</w:delText>
              </w:r>
              <w:r w:rsidRPr="0098259C" w:rsidDel="003D3D9B">
                <w:rPr>
                  <w:rStyle w:val="CODE"/>
                  <w:rFonts w:eastAsia="StarSymbol"/>
                </w:rPr>
                <w:delText xml:space="preserve">status = </w:delText>
              </w:r>
              <w:r w:rsidR="00140C25" w:rsidDel="003D3D9B">
                <w:rPr>
                  <w:rStyle w:val="CODE"/>
                  <w:rFonts w:eastAsia="StarSymbol"/>
                </w:rPr>
                <w:delText>fmi2</w:delText>
              </w:r>
              <w:r w:rsidRPr="0098259C" w:rsidDel="003D3D9B">
                <w:rPr>
                  <w:rStyle w:val="CODE"/>
                  <w:rFonts w:eastAsia="StarSymbol"/>
                </w:rPr>
                <w:delText>OK</w:delText>
              </w:r>
              <w:r w:rsidRPr="0098259C" w:rsidDel="003D3D9B">
                <w:delText>”, then the message is a pure information message. “</w:delText>
              </w:r>
              <w:r w:rsidRPr="0098259C" w:rsidDel="003D3D9B">
                <w:rPr>
                  <w:rStyle w:val="CODE"/>
                  <w:rFonts w:eastAsia="StarSymbol"/>
                </w:rPr>
                <w:delText>instanceName</w:delText>
              </w:r>
              <w:r w:rsidRPr="0098259C" w:rsidDel="003D3D9B">
                <w:delText>” is the instance name of the model that calls this function. “</w:delText>
              </w:r>
              <w:r w:rsidRPr="0098259C" w:rsidDel="003D3D9B">
                <w:rPr>
                  <w:rStyle w:val="CODE"/>
                  <w:rFonts w:eastAsia="StarSymbol"/>
                </w:rPr>
                <w:delText>category</w:delText>
              </w:r>
              <w:r w:rsidRPr="0098259C" w:rsidDel="003D3D9B">
                <w:delText>” is the category of the message. The meaning of “</w:delText>
              </w:r>
              <w:r w:rsidRPr="0098259C" w:rsidDel="003D3D9B">
                <w:rPr>
                  <w:rStyle w:val="CODE"/>
                </w:rPr>
                <w:delText>category</w:delText>
              </w:r>
              <w:r w:rsidRPr="0098259C" w:rsidDel="003D3D9B">
                <w:delText xml:space="preserve">” is defined by the modeling environment that generated the </w:delText>
              </w:r>
              <w:r w:rsidR="00760DB5" w:rsidRPr="0098259C" w:rsidDel="003D3D9B">
                <w:delText>FMU</w:delText>
              </w:r>
              <w:r w:rsidRPr="0098259C" w:rsidDel="003D3D9B">
                <w:delText>.</w:delText>
              </w:r>
              <w:r w:rsidR="00BD0956" w:rsidRPr="0098259C" w:rsidDel="003D3D9B">
                <w:delText xml:space="preserve"> </w:delText>
              </w:r>
              <w:r w:rsidR="00E87161" w:rsidRPr="0098259C" w:rsidDel="003D3D9B">
                <w:delText xml:space="preserve">Depending </w:delText>
              </w:r>
              <w:r w:rsidR="001F72F2" w:rsidRPr="0098259C" w:rsidDel="003D3D9B">
                <w:delText xml:space="preserve">on this modeling environment, none, some or all </w:delText>
              </w:r>
              <w:r w:rsidR="00BD0956" w:rsidRPr="0098259C" w:rsidDel="003D3D9B">
                <w:delText>allowed values of “</w:delText>
              </w:r>
              <w:r w:rsidR="00BD0956" w:rsidRPr="0098259C" w:rsidDel="003D3D9B">
                <w:rPr>
                  <w:rStyle w:val="CODE"/>
                  <w:rFonts w:eastAsia="StarSymbol"/>
                </w:rPr>
                <w:delText>category</w:delText>
              </w:r>
              <w:r w:rsidR="00BD0956" w:rsidRPr="0098259C" w:rsidDel="003D3D9B">
                <w:delText>”</w:delText>
              </w:r>
              <w:r w:rsidR="001F72F2" w:rsidRPr="0098259C" w:rsidDel="003D3D9B">
                <w:delText xml:space="preserve"> for this FMU</w:delText>
              </w:r>
              <w:r w:rsidR="00BD0956" w:rsidRPr="0098259C" w:rsidDel="003D3D9B">
                <w:delText xml:space="preserve"> are defined in the </w:delText>
              </w:r>
              <w:r w:rsidR="00BD0956" w:rsidRPr="0098259C" w:rsidDel="003D3D9B">
                <w:rPr>
                  <w:rStyle w:val="CODE"/>
                </w:rPr>
                <w:delText>modelDescription.</w:delText>
              </w:r>
              <w:r w:rsidR="008E76A9" w:rsidDel="003D3D9B">
                <w:rPr>
                  <w:rStyle w:val="CODE"/>
                </w:rPr>
                <w:delText>xml</w:delText>
              </w:r>
              <w:r w:rsidRPr="0098259C" w:rsidDel="003D3D9B">
                <w:delText xml:space="preserve"> </w:delText>
              </w:r>
              <w:r w:rsidR="00BD0956" w:rsidRPr="0098259C" w:rsidDel="003D3D9B">
                <w:delText>file via element “</w:delText>
              </w:r>
              <w:r w:rsidR="0053248D" w:rsidDel="003D3D9B">
                <w:delText>&lt;</w:delText>
              </w:r>
              <w:r w:rsidR="0053248D" w:rsidDel="003D3D9B">
                <w:rPr>
                  <w:rStyle w:val="CODE"/>
                </w:rPr>
                <w:delText>fmiModelDescription&gt;&lt;</w:delText>
              </w:r>
              <w:r w:rsidR="00BD0956" w:rsidRPr="0098259C" w:rsidDel="003D3D9B">
                <w:rPr>
                  <w:rStyle w:val="CODE"/>
                </w:rPr>
                <w:delText>LogCategories</w:delText>
              </w:r>
              <w:r w:rsidR="0053248D" w:rsidDel="003D3D9B">
                <w:rPr>
                  <w:rStyle w:val="CODE"/>
                </w:rPr>
                <w:delText>&gt;</w:delText>
              </w:r>
              <w:r w:rsidR="00BD0956" w:rsidRPr="0098259C" w:rsidDel="003D3D9B">
                <w:delText>”</w:delText>
              </w:r>
              <w:r w:rsidR="00654544"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_Ref20232829 \r \h </w:delInstrText>
              </w:r>
              <w:r w:rsidR="00546BF2" w:rsidDel="003D3D9B">
                <w:fldChar w:fldCharType="separate"/>
              </w:r>
              <w:r w:rsidR="00D55E95" w:rsidDel="003D3D9B">
                <w:delText>2.2.4</w:delText>
              </w:r>
              <w:r w:rsidR="00546BF2" w:rsidDel="003D3D9B">
                <w:fldChar w:fldCharType="end"/>
              </w:r>
              <w:r w:rsidR="00654544" w:rsidRPr="0098259C" w:rsidDel="003D3D9B">
                <w:delText>.</w:delText>
              </w:r>
              <w:r w:rsidR="00BD0956" w:rsidRPr="0098259C" w:rsidDel="003D3D9B">
                <w:delText xml:space="preserve"> Only messages are provided </w:delText>
              </w:r>
              <w:r w:rsidR="001F72F2" w:rsidRPr="0098259C" w:rsidDel="003D3D9B">
                <w:delText xml:space="preserve">by function </w:delText>
              </w:r>
              <w:r w:rsidR="001F72F2" w:rsidRPr="0098259C" w:rsidDel="003D3D9B">
                <w:rPr>
                  <w:rStyle w:val="CODE"/>
                </w:rPr>
                <w:delText>logger</w:delText>
              </w:r>
              <w:r w:rsidR="001F72F2" w:rsidRPr="0098259C" w:rsidDel="003D3D9B">
                <w:delText xml:space="preserve"> </w:delText>
              </w:r>
              <w:r w:rsidR="00BD0956" w:rsidRPr="0098259C" w:rsidDel="003D3D9B">
                <w:delText xml:space="preserve">that have a category according to a call to </w:delText>
              </w:r>
              <w:r w:rsidR="00140C25" w:rsidDel="003D3D9B">
                <w:rPr>
                  <w:rStyle w:val="CODE"/>
                </w:rPr>
                <w:delText>fmi2</w:delText>
              </w:r>
              <w:r w:rsidR="00654544" w:rsidRPr="0098259C" w:rsidDel="003D3D9B">
                <w:rPr>
                  <w:rStyle w:val="CODE"/>
                </w:rPr>
                <w:delText>SetDebugLogging</w:delText>
              </w:r>
              <w:r w:rsidR="00654544" w:rsidRPr="0098259C" w:rsidDel="003D3D9B">
                <w:delText xml:space="preserve"> (see below)</w:delText>
              </w:r>
              <w:r w:rsidR="00BD0956" w:rsidRPr="0098259C" w:rsidDel="003D3D9B">
                <w:delText xml:space="preserve">. </w:delText>
              </w:r>
              <w:r w:rsidRPr="0098259C" w:rsidDel="003D3D9B">
                <w:delText>Argument “</w:delText>
              </w:r>
              <w:r w:rsidRPr="0098259C" w:rsidDel="003D3D9B">
                <w:rPr>
                  <w:rStyle w:val="CODE"/>
                  <w:rFonts w:eastAsia="StarSymbol"/>
                </w:rPr>
                <w:delText>message</w:delText>
              </w:r>
              <w:r w:rsidRPr="0098259C" w:rsidDel="003D3D9B">
                <w:delText xml:space="preserve">” is provided in the same way and with the same format control as in </w:delText>
              </w:r>
              <w:r w:rsidR="001F72F2" w:rsidRPr="0098259C" w:rsidDel="003D3D9B">
                <w:delText xml:space="preserve">function </w:delText>
              </w:r>
              <w:r w:rsidRPr="0098259C" w:rsidDel="003D3D9B">
                <w:delText>“</w:delText>
              </w:r>
              <w:r w:rsidRPr="0098259C" w:rsidDel="003D3D9B">
                <w:rPr>
                  <w:rStyle w:val="CODE"/>
                  <w:rFonts w:eastAsia="StarSymbol"/>
                </w:rPr>
                <w:delText>printf</w:delText>
              </w:r>
              <w:r w:rsidRPr="0098259C" w:rsidDel="003D3D9B">
                <w:delText>”</w:delText>
              </w:r>
              <w:r w:rsidR="001F72F2" w:rsidRPr="0098259C" w:rsidDel="003D3D9B">
                <w:delText xml:space="preserve"> from the C standard library</w:delText>
              </w:r>
              <w:r w:rsidRPr="0098259C" w:rsidDel="003D3D9B">
                <w:delText xml:space="preserve">. </w:delText>
              </w:r>
              <w:r w:rsidR="001F72F2" w:rsidRPr="0098259C" w:rsidDel="003D3D9B">
                <w:delText>[</w:delText>
              </w:r>
              <w:r w:rsidR="001F72F2" w:rsidRPr="0098259C" w:rsidDel="003D3D9B">
                <w:rPr>
                  <w:i/>
                </w:rPr>
                <w:delText>Typically, t</w:delText>
              </w:r>
              <w:r w:rsidRPr="0098259C" w:rsidDel="003D3D9B">
                <w:rPr>
                  <w:i/>
                </w:rPr>
                <w:delText>his function print</w:delText>
              </w:r>
              <w:r w:rsidR="001F72F2" w:rsidRPr="0098259C" w:rsidDel="003D3D9B">
                <w:rPr>
                  <w:i/>
                </w:rPr>
                <w:delText>s</w:delText>
              </w:r>
              <w:r w:rsidRPr="0098259C" w:rsidDel="003D3D9B">
                <w:rPr>
                  <w:i/>
                </w:rPr>
                <w:delText xml:space="preserve"> the message</w:delText>
              </w:r>
              <w:r w:rsidR="001F72F2" w:rsidRPr="0098259C" w:rsidDel="003D3D9B">
                <w:rPr>
                  <w:i/>
                </w:rPr>
                <w:delText xml:space="preserve"> and stores it optionally in a log file.</w:delText>
              </w:r>
              <w:r w:rsidR="001F72F2" w:rsidRPr="0098259C" w:rsidDel="003D3D9B">
                <w:delText>]</w:delText>
              </w:r>
            </w:del>
          </w:p>
          <w:p w14:paraId="65A0E83D" w14:textId="101534DC" w:rsidR="00865E89" w:rsidRPr="0098259C" w:rsidDel="003D3D9B" w:rsidRDefault="00865E89" w:rsidP="00865E89">
            <w:pPr>
              <w:pStyle w:val="Textkrper-Tabelle"/>
              <w:ind w:left="23" w:firstLine="357"/>
              <w:rPr>
                <w:del w:id="82" w:author="Bertsch Christian (CR/AEE3)" w:date="2021-05-14T22:12:00Z"/>
              </w:rPr>
            </w:pPr>
            <w:del w:id="83" w:author="Bertsch Christian (CR/AEE3)" w:date="2021-05-14T22:12:00Z">
              <w:r w:rsidRPr="0098259C" w:rsidDel="003D3D9B">
                <w:delText xml:space="preserve">All string-valued arguments passed by the FMU to the logger may be deallocated by the FMU directly after function </w:delText>
              </w:r>
              <w:r w:rsidRPr="0098259C" w:rsidDel="003D3D9B">
                <w:rPr>
                  <w:rStyle w:val="CODE"/>
                </w:rPr>
                <w:delText>logger</w:delText>
              </w:r>
              <w:r w:rsidRPr="0098259C" w:rsidDel="003D3D9B">
                <w:delText xml:space="preserve"> returns. The environment must therefore create copies of these strings if it needs to access these strings later.</w:delText>
              </w:r>
            </w:del>
          </w:p>
          <w:p w14:paraId="5DCA8BEF" w14:textId="4DBA44C7" w:rsidR="003D3D9B" w:rsidRDefault="0043791A" w:rsidP="00865E89">
            <w:pPr>
              <w:pStyle w:val="Textkrper-Tabelle"/>
              <w:ind w:left="23" w:firstLine="357"/>
              <w:rPr>
                <w:ins w:id="84" w:author="Bertsch Christian (CR/AEE3)" w:date="2021-05-14T22:07:00Z"/>
              </w:rPr>
            </w:pPr>
            <w:del w:id="85" w:author="Bertsch Christian (CR/AEE3)" w:date="2021-05-14T22:12:00Z">
              <w:r w:rsidRPr="0098259C" w:rsidDel="003D3D9B">
                <w:delText xml:space="preserve">The logger function will append a line break to each message when writing messages after each other to a terminal or </w:delText>
              </w:r>
              <w:r w:rsidR="001F72F2" w:rsidRPr="0098259C" w:rsidDel="003D3D9B">
                <w:delText xml:space="preserve">a </w:delText>
              </w:r>
              <w:r w:rsidRPr="0098259C" w:rsidDel="003D3D9B">
                <w:delText xml:space="preserve">file (the messages may also be shown in other ways, </w:delText>
              </w:r>
              <w:r w:rsidR="000061EF" w:rsidRPr="0098259C" w:rsidDel="003D3D9B">
                <w:delText>for example</w:delText>
              </w:r>
              <w:r w:rsidR="006D4A3A" w:rsidDel="003D3D9B">
                <w:delText>,</w:delText>
              </w:r>
              <w:r w:rsidR="000061EF" w:rsidRPr="0098259C" w:rsidDel="003D3D9B">
                <w:delText xml:space="preserve"> </w:delText>
              </w:r>
              <w:r w:rsidRPr="0098259C" w:rsidDel="003D3D9B">
                <w:delText>as separate text-boxes in a GUI). The caller may include line-breaks (using "\n") within the message, but should avoid trailing line breaks.</w:delText>
              </w:r>
            </w:del>
          </w:p>
          <w:p w14:paraId="571115C3" w14:textId="77777777" w:rsidR="003D3D9B" w:rsidRDefault="003D3D9B" w:rsidP="003D3D9B">
            <w:pPr>
              <w:pStyle w:val="Textkrper-Tabelle"/>
              <w:rPr>
                <w:ins w:id="86" w:author="Bertsch Christian (CR/AEE3)" w:date="2021-05-14T22:07:00Z"/>
              </w:rPr>
            </w:pPr>
            <w:ins w:id="87" w:author="Bertsch Christian (CR/AEE3)" w:date="2021-05-14T22:07:00Z">
              <w:r>
                <w:t xml:space="preserve">Pointer to a function that is called by the FMU [usually if an </w:t>
              </w:r>
              <w:r w:rsidRPr="003D3D9B">
                <w:rPr>
                  <w:rStyle w:val="CODE"/>
                  <w:rPrChange w:id="88" w:author="Bertsch Christian (CR/AEE3)" w:date="2021-05-14T22:08:00Z">
                    <w:rPr/>
                  </w:rPrChange>
                </w:rPr>
                <w:t>fmi2XXX</w:t>
              </w:r>
              <w:r>
                <w:t xml:space="preserve"> function, does not </w:t>
              </w:r>
            </w:ins>
          </w:p>
          <w:p w14:paraId="457CBA1F" w14:textId="77777777" w:rsidR="003D3D9B" w:rsidRDefault="003D3D9B" w:rsidP="003D3D9B">
            <w:pPr>
              <w:pStyle w:val="Textkrper-Tabelle"/>
              <w:rPr>
                <w:ins w:id="89" w:author="Bertsch Christian (CR/AEE3)" w:date="2021-05-14T22:07:00Z"/>
              </w:rPr>
            </w:pPr>
            <w:ins w:id="90" w:author="Bertsch Christian (CR/AEE3)" w:date="2021-05-14T22:07:00Z">
              <w:r>
                <w:t xml:space="preserve">behave as desired]. If </w:t>
              </w:r>
              <w:r w:rsidRPr="003D3D9B">
                <w:t>“</w:t>
              </w:r>
              <w:r w:rsidRPr="003D3D9B">
                <w:rPr>
                  <w:rStyle w:val="CODE"/>
                  <w:rPrChange w:id="91" w:author="Bertsch Christian (CR/AEE3)" w:date="2021-05-14T22:08:00Z">
                    <w:rPr/>
                  </w:rPrChange>
                </w:rPr>
                <w:t>status = fmi2OK</w:t>
              </w:r>
              <w:r>
                <w:t xml:space="preserve">”, the message is a pure information message. </w:t>
              </w:r>
            </w:ins>
          </w:p>
          <w:p w14:paraId="5CFD20C2" w14:textId="77777777" w:rsidR="003D3D9B" w:rsidRDefault="003D3D9B" w:rsidP="003D3D9B">
            <w:pPr>
              <w:pStyle w:val="Textkrper-Tabelle"/>
              <w:rPr>
                <w:ins w:id="92" w:author="Bertsch Christian (CR/AEE3)" w:date="2021-05-14T22:07:00Z"/>
              </w:rPr>
            </w:pPr>
            <w:ins w:id="93" w:author="Bertsch Christian (CR/AEE3)" w:date="2021-05-14T22:07:00Z">
              <w:r>
                <w:t>“</w:t>
              </w:r>
              <w:r w:rsidRPr="003D3D9B">
                <w:rPr>
                  <w:rStyle w:val="CODE"/>
                  <w:rPrChange w:id="94" w:author="Bertsch Christian (CR/AEE3)" w:date="2021-05-14T22:08:00Z">
                    <w:rPr/>
                  </w:rPrChange>
                </w:rPr>
                <w:t>instanceName</w:t>
              </w:r>
              <w:r>
                <w:t>” is the name of the FMU instance that calls this function. “</w:t>
              </w:r>
              <w:r w:rsidRPr="003D3D9B">
                <w:rPr>
                  <w:rStyle w:val="CODE"/>
                  <w:rPrChange w:id="95" w:author="Bertsch Christian (CR/AEE3)" w:date="2021-05-14T22:09:00Z">
                    <w:rPr/>
                  </w:rPrChange>
                </w:rPr>
                <w:t>category</w:t>
              </w:r>
              <w:r>
                <w:t xml:space="preserve">” is the </w:t>
              </w:r>
            </w:ins>
          </w:p>
          <w:p w14:paraId="75DEA916" w14:textId="77777777" w:rsidR="003D3D9B" w:rsidRDefault="003D3D9B" w:rsidP="003D3D9B">
            <w:pPr>
              <w:pStyle w:val="Textkrper-Tabelle"/>
              <w:rPr>
                <w:ins w:id="96" w:author="Bertsch Christian (CR/AEE3)" w:date="2021-05-14T22:07:00Z"/>
              </w:rPr>
            </w:pPr>
            <w:ins w:id="97" w:author="Bertsch Christian (CR/AEE3)" w:date="2021-05-14T22:07:00Z">
              <w:r>
                <w:t xml:space="preserve">category of the message. </w:t>
              </w:r>
            </w:ins>
          </w:p>
          <w:p w14:paraId="5E365BA2" w14:textId="77777777" w:rsidR="003D3D9B" w:rsidRDefault="003D3D9B" w:rsidP="003D3D9B">
            <w:pPr>
              <w:pStyle w:val="Textkrper-Tabelle"/>
              <w:rPr>
                <w:ins w:id="98" w:author="Bertsch Christian (CR/AEE3)" w:date="2021-05-14T22:07:00Z"/>
              </w:rPr>
            </w:pPr>
            <w:ins w:id="99" w:author="Bertsch Christian (CR/AEE3)" w:date="2021-05-14T22:07:00Z">
              <w:r>
                <w:t>The allowed values for “</w:t>
              </w:r>
              <w:r w:rsidRPr="003D3D9B">
                <w:rPr>
                  <w:rStyle w:val="CODE"/>
                  <w:rPrChange w:id="100" w:author="Bertsch Christian (CR/AEE3)" w:date="2021-05-14T22:09:00Z">
                    <w:rPr/>
                  </w:rPrChange>
                </w:rPr>
                <w:t>category</w:t>
              </w:r>
              <w:r>
                <w:t xml:space="preserve">” are defined in the modelDescription.xml file via the </w:t>
              </w:r>
            </w:ins>
          </w:p>
          <w:p w14:paraId="66664EDC" w14:textId="77777777" w:rsidR="003D3D9B" w:rsidRDefault="003D3D9B" w:rsidP="003D3D9B">
            <w:pPr>
              <w:pStyle w:val="Textkrper-Tabelle"/>
              <w:rPr>
                <w:ins w:id="101" w:author="Bertsch Christian (CR/AEE3)" w:date="2021-05-14T22:07:00Z"/>
              </w:rPr>
            </w:pPr>
            <w:ins w:id="102" w:author="Bertsch Christian (CR/AEE3)" w:date="2021-05-14T22:07:00Z">
              <w:r>
                <w:t>element “</w:t>
              </w:r>
              <w:r w:rsidRPr="003D3D9B">
                <w:rPr>
                  <w:rStyle w:val="CODE"/>
                  <w:rPrChange w:id="103" w:author="Bertsch Christian (CR/AEE3)" w:date="2021-05-14T22:10:00Z">
                    <w:rPr/>
                  </w:rPrChange>
                </w:rPr>
                <w:t>&lt;fmiModelDescription&gt;&lt;LogCategories&gt;</w:t>
              </w:r>
              <w:r w:rsidRPr="003D3D9B">
                <w:t xml:space="preserve">”, </w:t>
              </w:r>
              <w:r>
                <w:t>see section 2.2.4. “</w:t>
              </w:r>
              <w:r w:rsidRPr="003D3D9B">
                <w:rPr>
                  <w:rStyle w:val="CODE"/>
                  <w:rPrChange w:id="104" w:author="Bertsch Christian (CR/AEE3)" w:date="2021-05-14T22:10:00Z">
                    <w:rPr/>
                  </w:rPrChange>
                </w:rPr>
                <w:t>logger</w:t>
              </w:r>
              <w:r>
                <w:t xml:space="preserve">” should </w:t>
              </w:r>
            </w:ins>
          </w:p>
          <w:p w14:paraId="7DEC352B" w14:textId="77777777" w:rsidR="003D3D9B" w:rsidRDefault="003D3D9B" w:rsidP="003D3D9B">
            <w:pPr>
              <w:pStyle w:val="Textkrper-Tabelle"/>
              <w:rPr>
                <w:ins w:id="105" w:author="Bertsch Christian (CR/AEE3)" w:date="2021-05-14T22:07:00Z"/>
              </w:rPr>
            </w:pPr>
            <w:ins w:id="106" w:author="Bertsch Christian (CR/AEE3)" w:date="2021-05-14T22:07:00Z">
              <w:r>
                <w:t xml:space="preserve">only be called for log categories that were enabled by a call to fmi2SetDebugLogging (see </w:t>
              </w:r>
            </w:ins>
          </w:p>
          <w:p w14:paraId="69C0BE5C" w14:textId="77777777" w:rsidR="003D3D9B" w:rsidRDefault="003D3D9B" w:rsidP="003D3D9B">
            <w:pPr>
              <w:pStyle w:val="Textkrper-Tabelle"/>
              <w:rPr>
                <w:ins w:id="107" w:author="Bertsch Christian (CR/AEE3)" w:date="2021-05-14T22:07:00Z"/>
              </w:rPr>
            </w:pPr>
            <w:ins w:id="108" w:author="Bertsch Christian (CR/AEE3)" w:date="2021-05-14T22:07:00Z">
              <w:r>
                <w:t>below) or via “</w:t>
              </w:r>
              <w:r w:rsidRPr="003D3D9B">
                <w:rPr>
                  <w:rStyle w:val="CODE"/>
                  <w:rPrChange w:id="109" w:author="Bertsch Christian (CR/AEE3)" w:date="2021-05-14T22:10:00Z">
                    <w:rPr/>
                  </w:rPrChange>
                </w:rPr>
                <w:t>loggingOn = fmi2True</w:t>
              </w:r>
              <w:r>
                <w:t xml:space="preserve">” in </w:t>
              </w:r>
              <w:r w:rsidRPr="003D3D9B">
                <w:rPr>
                  <w:rStyle w:val="CODE"/>
                  <w:rPrChange w:id="110" w:author="Bertsch Christian (CR/AEE3)" w:date="2021-05-14T22:10:00Z">
                    <w:rPr/>
                  </w:rPrChange>
                </w:rPr>
                <w:t>fmi2Instantiate</w:t>
              </w:r>
              <w:r>
                <w:t xml:space="preserve">. </w:t>
              </w:r>
            </w:ins>
          </w:p>
          <w:p w14:paraId="2253C67C" w14:textId="77777777" w:rsidR="003D3D9B" w:rsidRDefault="003D3D9B" w:rsidP="003D3D9B">
            <w:pPr>
              <w:pStyle w:val="Textkrper-Tabelle"/>
              <w:rPr>
                <w:ins w:id="111" w:author="Bertsch Christian (CR/AEE3)" w:date="2021-05-14T22:07:00Z"/>
              </w:rPr>
            </w:pPr>
            <w:ins w:id="112" w:author="Bertsch Christian (CR/AEE3)" w:date="2021-05-14T22:07:00Z">
              <w:r>
                <w:t>If the FMU does not define any log categories, “</w:t>
              </w:r>
              <w:r w:rsidRPr="003D3D9B">
                <w:rPr>
                  <w:rStyle w:val="CODE"/>
                  <w:rPrChange w:id="113" w:author="Bertsch Christian (CR/AEE3)" w:date="2021-05-14T22:10:00Z">
                    <w:rPr/>
                  </w:rPrChange>
                </w:rPr>
                <w:t>category</w:t>
              </w:r>
              <w:r>
                <w:t>” must be “</w:t>
              </w:r>
              <w:r w:rsidRPr="003D3D9B">
                <w:rPr>
                  <w:rStyle w:val="CODE"/>
                  <w:rPrChange w:id="114" w:author="Bertsch Christian (CR/AEE3)" w:date="2021-05-14T22:11:00Z">
                    <w:rPr/>
                  </w:rPrChange>
                </w:rPr>
                <w:t>NULL</w:t>
              </w:r>
              <w:r>
                <w:t>”.</w:t>
              </w:r>
            </w:ins>
          </w:p>
          <w:p w14:paraId="02F24E94" w14:textId="77777777" w:rsidR="003D3D9B" w:rsidRDefault="003D3D9B" w:rsidP="003D3D9B">
            <w:pPr>
              <w:pStyle w:val="Textkrper-Tabelle"/>
              <w:rPr>
                <w:ins w:id="115" w:author="Bertsch Christian (CR/AEE3)" w:date="2021-05-14T22:07:00Z"/>
              </w:rPr>
            </w:pPr>
            <w:ins w:id="116" w:author="Bertsch Christian (CR/AEE3)" w:date="2021-05-14T22:07:00Z">
              <w:r>
                <w:t>Argument “</w:t>
              </w:r>
              <w:r w:rsidRPr="003D3D9B">
                <w:rPr>
                  <w:rStyle w:val="CODE"/>
                  <w:rPrChange w:id="117" w:author="Bertsch Christian (CR/AEE3)" w:date="2021-05-14T22:11:00Z">
                    <w:rPr/>
                  </w:rPrChange>
                </w:rPr>
                <w:t>message</w:t>
              </w:r>
              <w:r>
                <w:t xml:space="preserve">” is a string that contains the message to log. It may contain line-breaks </w:t>
              </w:r>
            </w:ins>
          </w:p>
          <w:p w14:paraId="24BD3AD7" w14:textId="77777777" w:rsidR="003D3D9B" w:rsidRDefault="003D3D9B" w:rsidP="003D3D9B">
            <w:pPr>
              <w:pStyle w:val="Textkrper-Tabelle"/>
              <w:rPr>
                <w:ins w:id="118" w:author="Bertsch Christian (CR/AEE3)" w:date="2021-05-14T22:07:00Z"/>
              </w:rPr>
            </w:pPr>
            <w:ins w:id="119" w:author="Bertsch Christian (CR/AEE3)" w:date="2021-05-14T22:07:00Z">
              <w:r>
                <w:t>(“</w:t>
              </w:r>
              <w:r w:rsidRPr="003D3D9B">
                <w:rPr>
                  <w:rStyle w:val="CODE"/>
                  <w:rPrChange w:id="120" w:author="Bertsch Christian (CR/AEE3)" w:date="2021-05-14T22:11:00Z">
                    <w:rPr/>
                  </w:rPrChange>
                </w:rPr>
                <w:t>\n</w:t>
              </w:r>
              <w:r>
                <w:t xml:space="preserve">”), but should not have a trailing line break and is provided in the same way and with the </w:t>
              </w:r>
            </w:ins>
          </w:p>
          <w:p w14:paraId="7AA3A44E" w14:textId="6B462C45" w:rsidR="003D3D9B" w:rsidRDefault="003D3D9B" w:rsidP="003D3D9B">
            <w:pPr>
              <w:pStyle w:val="Textkrper-Tabelle"/>
              <w:rPr>
                <w:ins w:id="121" w:author="Bertsch Christian (CR/AEE3)" w:date="2021-05-14T22:07:00Z"/>
              </w:rPr>
            </w:pPr>
            <w:ins w:id="122" w:author="Bertsch Christian (CR/AEE3)" w:date="2021-05-14T22:07:00Z">
              <w:r>
                <w:t xml:space="preserve">same format control as in function “printf” from the C standard library. </w:t>
              </w:r>
            </w:ins>
            <w:ins w:id="123" w:author="Bertsch Christian (CR/AEE3)" w:date="2021-05-14T22:11:00Z">
              <w:r>
                <w:br/>
              </w:r>
            </w:ins>
            <w:ins w:id="124" w:author="Bertsch Christian (CR/AEE3)" w:date="2021-05-14T22:07:00Z">
              <w:r w:rsidRPr="003D3D9B">
                <w:rPr>
                  <w:i/>
                  <w:rPrChange w:id="125" w:author="Bertsch Christian (CR/AEE3)" w:date="2021-05-14T22:11:00Z">
                    <w:rPr/>
                  </w:rPrChange>
                </w:rPr>
                <w:t>[Typically, this function prints the message and stores it optionally in a log file.]</w:t>
              </w:r>
            </w:ins>
          </w:p>
          <w:p w14:paraId="72E341D7" w14:textId="77777777" w:rsidR="003D3D9B" w:rsidRDefault="003D3D9B" w:rsidP="003D3D9B">
            <w:pPr>
              <w:pStyle w:val="Textkrper-Tabelle"/>
              <w:rPr>
                <w:ins w:id="126" w:author="Bertsch Christian (CR/AEE3)" w:date="2021-05-14T22:07:00Z"/>
              </w:rPr>
            </w:pPr>
            <w:ins w:id="127" w:author="Bertsch Christian (CR/AEE3)" w:date="2021-05-14T22:07:00Z">
              <w:r>
                <w:t xml:space="preserve">    All string-valued arguments passed by the FMU to the logger may be deallocated by the </w:t>
              </w:r>
            </w:ins>
          </w:p>
          <w:p w14:paraId="1AD57722" w14:textId="12092F37" w:rsidR="003D3D9B" w:rsidRDefault="003D3D9B">
            <w:pPr>
              <w:pStyle w:val="Textkrper-Tabelle"/>
              <w:rPr>
                <w:ins w:id="128" w:author="Bertsch Christian (CR/AEE3)" w:date="2021-05-14T22:07:00Z"/>
              </w:rPr>
              <w:pPrChange w:id="129" w:author="Bertsch Christian (CR/AEE3)" w:date="2021-05-14T22:07:00Z">
                <w:pPr>
                  <w:pStyle w:val="Textkrper-Tabelle"/>
                  <w:ind w:left="23" w:firstLine="357"/>
                </w:pPr>
              </w:pPrChange>
            </w:pPr>
            <w:ins w:id="130" w:author="Bertsch Christian (CR/AEE3)" w:date="2021-05-14T22:07:00Z">
              <w:r>
                <w:t>FMU directly after function logger returns.</w:t>
              </w:r>
            </w:ins>
            <w:ins w:id="131" w:author="Bertsch Christian (CR/AEE3)" w:date="2021-05-14T22:11:00Z">
              <w:r>
                <w:br/>
              </w:r>
            </w:ins>
            <w:ins w:id="132" w:author="Bertsch Christian (CR/AEE3)" w:date="2021-05-14T22:07:00Z">
              <w:r w:rsidRPr="003D3D9B">
                <w:rPr>
                  <w:i/>
                  <w:rPrChange w:id="133" w:author="Bertsch Christian (CR/AEE3)" w:date="2021-05-14T22:11:00Z">
                    <w:rPr/>
                  </w:rPrChange>
                </w:rPr>
                <w:t xml:space="preserve"> [The simulation environment must therefore create copies of these strings, if it needs to access these strings later.]</w:t>
              </w:r>
            </w:ins>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3DA2D8A" w:rsidR="002856D6" w:rsidDel="003D3D9B" w:rsidRDefault="002856D6">
            <w:pPr>
              <w:pStyle w:val="Textkrper-Tabelle"/>
              <w:ind w:left="23"/>
              <w:rPr>
                <w:del w:id="134" w:author="Bertsch Christian (CR/AEE3)" w:date="2021-05-14T22:15:00Z"/>
              </w:rPr>
            </w:pPr>
            <w:del w:id="135" w:author="Bertsch Christian (CR/AEE3)" w:date="2021-05-14T22:15:00Z">
              <w:r w:rsidDel="003D3D9B">
                <w:delText>The function controls debug logging that is output via the logger function callback.</w:delText>
              </w:r>
              <w:r w:rsidDel="003D3D9B">
                <w:br/>
              </w:r>
              <w:r w:rsidR="0043791A" w:rsidRPr="0098259C" w:rsidDel="003D3D9B">
                <w:delText xml:space="preserve">If </w:delText>
              </w:r>
              <w:r w:rsidR="0043791A" w:rsidRPr="0098259C" w:rsidDel="003D3D9B">
                <w:rPr>
                  <w:rStyle w:val="CODE"/>
                  <w:rFonts w:eastAsia="StarSymbol"/>
                </w:rPr>
                <w:delText>loggingOn</w:delText>
              </w:r>
              <w:r w:rsidDel="003D3D9B">
                <w:rPr>
                  <w:rStyle w:val="CODE"/>
                  <w:rFonts w:eastAsia="StarSymbol"/>
                </w:rPr>
                <w:delText xml:space="preserve"> </w:delText>
              </w:r>
              <w:r w:rsidR="0043791A" w:rsidRPr="0098259C" w:rsidDel="003D3D9B">
                <w:rPr>
                  <w:rStyle w:val="CODE"/>
                  <w:rFonts w:eastAsia="StarSymbol"/>
                </w:rPr>
                <w:delText>=</w:delText>
              </w:r>
              <w:r w:rsidDel="003D3D9B">
                <w:rPr>
                  <w:rStyle w:val="CODE"/>
                  <w:rFonts w:eastAsia="StarSymbol"/>
                </w:rPr>
                <w:delText xml:space="preserve"> </w:delText>
              </w:r>
              <w:r w:rsidR="00140C25" w:rsidDel="003D3D9B">
                <w:rPr>
                  <w:rStyle w:val="CODE"/>
                  <w:rFonts w:eastAsia="StarSymbol"/>
                </w:rPr>
                <w:delText>fmi2</w:delText>
              </w:r>
              <w:r w:rsidR="0043791A" w:rsidRPr="0098259C" w:rsidDel="003D3D9B">
                <w:rPr>
                  <w:rStyle w:val="CODE"/>
                  <w:rFonts w:eastAsia="StarSymbol"/>
                </w:rPr>
                <w:delText>True</w:delText>
              </w:r>
              <w:r w:rsidR="0043791A" w:rsidRPr="0098259C" w:rsidDel="003D3D9B">
                <w:delText>, debug logging is enabled, otherwise it is switched off.</w:delText>
              </w:r>
            </w:del>
          </w:p>
          <w:p w14:paraId="51A18199" w14:textId="309818FD" w:rsidR="003D3D9B" w:rsidRDefault="002856D6" w:rsidP="003D3D9B">
            <w:pPr>
              <w:pStyle w:val="Textkrper-Tabelle"/>
              <w:ind w:left="23"/>
              <w:rPr>
                <w:ins w:id="136" w:author="Bertsch Christian (CR/AEE3)" w:date="2021-05-14T22:13:00Z"/>
              </w:rPr>
            </w:pPr>
            <w:del w:id="137" w:author="Bertsch Christian (CR/AEE3)" w:date="2021-05-14T22:15:00Z">
              <w:r w:rsidDel="003D3D9B">
                <w:delText xml:space="preserve">If </w:delText>
              </w:r>
              <w:r w:rsidRPr="00D2781E" w:rsidDel="003D3D9B">
                <w:rPr>
                  <w:rStyle w:val="CODE"/>
                  <w:rFonts w:eastAsia="StarSymbol"/>
                </w:rPr>
                <w:delText>loggingOn</w:delText>
              </w:r>
              <w:r w:rsidDel="003D3D9B">
                <w:rPr>
                  <w:rStyle w:val="CODE"/>
                  <w:rFonts w:eastAsia="StarSymbol"/>
                </w:rPr>
                <w:delText xml:space="preserve"> </w:delText>
              </w:r>
              <w:r w:rsidRPr="00D2781E" w:rsidDel="003D3D9B">
                <w:rPr>
                  <w:rStyle w:val="CODE"/>
                  <w:rFonts w:eastAsia="StarSymbol"/>
                </w:rPr>
                <w:delText>= fmi2True</w:delText>
              </w:r>
              <w:r w:rsidDel="003D3D9B">
                <w:delText xml:space="preserve"> and </w:delText>
              </w:r>
              <w:r w:rsidRPr="00D2781E" w:rsidDel="003D3D9B">
                <w:rPr>
                  <w:rStyle w:val="CODE"/>
                  <w:rFonts w:eastAsia="StarSymbol"/>
                </w:rPr>
                <w:delText>nCategories = 0</w:delText>
              </w:r>
              <w:r w:rsidDel="003D3D9B">
                <w:delText>, then all debug messages shall be output.</w:delText>
              </w:r>
              <w:r w:rsidR="00654544" w:rsidRPr="0098259C" w:rsidDel="003D3D9B">
                <w:br/>
                <w:delText>If</w:delText>
              </w:r>
              <w:r w:rsidR="00654544" w:rsidRPr="0098259C" w:rsidDel="003D3D9B">
                <w:rPr>
                  <w:rStyle w:val="CODE"/>
                  <w:rFonts w:eastAsia="StarSymbol"/>
                </w:rPr>
                <w:delText xml:space="preserve"> loggingOn=</w:delText>
              </w:r>
              <w:r w:rsidR="00140C25" w:rsidDel="003D3D9B">
                <w:rPr>
                  <w:rStyle w:val="CODE"/>
                  <w:rFonts w:eastAsia="StarSymbol"/>
                </w:rPr>
                <w:delText>fmi2</w:delText>
              </w:r>
              <w:r w:rsidR="00654544" w:rsidRPr="0098259C" w:rsidDel="003D3D9B">
                <w:rPr>
                  <w:rStyle w:val="CODE"/>
                  <w:rFonts w:eastAsia="StarSymbol"/>
                </w:rPr>
                <w:delText>True</w:delText>
              </w:r>
              <w:r w:rsidR="00654544" w:rsidRPr="0098259C" w:rsidDel="003D3D9B">
                <w:delText xml:space="preserve"> and </w:delText>
              </w:r>
              <w:r w:rsidR="00654544" w:rsidRPr="0098259C" w:rsidDel="003D3D9B">
                <w:rPr>
                  <w:rStyle w:val="CODE"/>
                </w:rPr>
                <w:delText>nCategories &gt; 0</w:delText>
              </w:r>
              <w:r w:rsidR="00654544" w:rsidRPr="0098259C" w:rsidDel="003D3D9B">
                <w:delText xml:space="preserve">, </w:delText>
              </w:r>
              <w:r w:rsidDel="003D3D9B">
                <w:delText>then only debug messages according to</w:delText>
              </w:r>
              <w:r w:rsidDel="003D3D9B">
                <w:br/>
                <w:delText xml:space="preserve">the </w:delText>
              </w:r>
              <w:r w:rsidRPr="00D2781E" w:rsidDel="003D3D9B">
                <w:rPr>
                  <w:rStyle w:val="CODE"/>
                  <w:rFonts w:eastAsia="StarSymbol"/>
                </w:rPr>
                <w:delText>categories</w:delText>
              </w:r>
              <w:r w:rsidDel="003D3D9B">
                <w:delText xml:space="preserve"> argument shall be output. Vector </w:delText>
              </w:r>
              <w:r w:rsidRPr="00D2781E" w:rsidDel="003D3D9B">
                <w:rPr>
                  <w:rStyle w:val="CODE"/>
                  <w:rFonts w:eastAsia="StarSymbol"/>
                </w:rPr>
                <w:delText>categories</w:delText>
              </w:r>
              <w:r w:rsidDel="003D3D9B">
                <w:delText xml:space="preserve"> has</w:delText>
              </w:r>
              <w:r w:rsidDel="003D3D9B">
                <w:br/>
              </w:r>
              <w:r w:rsidRPr="00D2781E" w:rsidDel="003D3D9B">
                <w:rPr>
                  <w:rStyle w:val="CODE"/>
                  <w:rFonts w:eastAsia="StarSymbol"/>
                </w:rPr>
                <w:delText>nCategories</w:delText>
              </w:r>
              <w:r w:rsidDel="003D3D9B">
                <w:delText xml:space="preserve"> elements. The allowed values of </w:delText>
              </w:r>
              <w:r w:rsidRPr="00D2781E" w:rsidDel="003D3D9B">
                <w:rPr>
                  <w:rStyle w:val="CODE"/>
                  <w:rFonts w:eastAsia="StarSymbol"/>
                </w:rPr>
                <w:delText>categories</w:delText>
              </w:r>
              <w:r w:rsidDel="003D3D9B">
                <w:delText xml:space="preserve"> are defined by the modeling</w:delText>
              </w:r>
              <w:r w:rsidDel="003D3D9B">
                <w:br/>
                <w:delText>environment that generated the FMU. Depending on the generating modeling environment,</w:delText>
              </w:r>
              <w:r w:rsidDel="003D3D9B">
                <w:br/>
                <w:delText>none, some or all allowed values for categories for this FMU are defined in the</w:delText>
              </w:r>
              <w:r w:rsidDel="003D3D9B">
                <w:br/>
              </w:r>
              <w:r w:rsidRPr="00D2781E" w:rsidDel="003D3D9B">
                <w:rPr>
                  <w:rStyle w:val="CODE"/>
                  <w:rFonts w:eastAsia="StarSymbol"/>
                </w:rPr>
                <w:delText>modelDescription.xml</w:delText>
              </w:r>
              <w:r w:rsidDel="003D3D9B">
                <w:delText xml:space="preserve"> file via element “</w:delText>
              </w:r>
              <w:r w:rsidRPr="00D2781E" w:rsidDel="003D3D9B">
                <w:rPr>
                  <w:rStyle w:val="CODE"/>
                  <w:rFonts w:eastAsia="StarSymbol"/>
                </w:rPr>
                <w:delText>fmiModelDescription.LogCategories</w:delText>
              </w:r>
              <w:r w:rsidDel="003D3D9B">
                <w:delText>”</w:delText>
              </w:r>
              <w:r w:rsidR="00760DB5"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_Ref20232858 \r \h </w:delInstrText>
              </w:r>
              <w:r w:rsidR="00546BF2" w:rsidDel="003D3D9B">
                <w:fldChar w:fldCharType="separate"/>
              </w:r>
              <w:r w:rsidR="00D55E95" w:rsidDel="003D3D9B">
                <w:delText>2.2.4</w:delText>
              </w:r>
              <w:r w:rsidR="00546BF2" w:rsidDel="003D3D9B">
                <w:fldChar w:fldCharType="end"/>
              </w:r>
              <w:r w:rsidR="00760DB5" w:rsidRPr="0098259C" w:rsidDel="003D3D9B">
                <w:delText>.</w:delText>
              </w:r>
            </w:del>
            <w:ins w:id="138" w:author="Bertsch Christian (CR/AEE3)" w:date="2021-05-14T22:13:00Z">
              <w:r w:rsidR="003D3D9B">
                <w:t xml:space="preserve">The function controls the debug logging that is output via the logger callback function by the FMU. </w:t>
              </w:r>
            </w:ins>
          </w:p>
          <w:p w14:paraId="3BF59FB3" w14:textId="77777777" w:rsidR="003D3D9B" w:rsidRDefault="003D3D9B" w:rsidP="003D3D9B">
            <w:pPr>
              <w:pStyle w:val="Textkrper-Tabelle"/>
              <w:ind w:left="23"/>
              <w:rPr>
                <w:ins w:id="139" w:author="Bertsch Christian (CR/AEE3)" w:date="2021-05-14T22:13:00Z"/>
              </w:rPr>
            </w:pPr>
            <w:ins w:id="140" w:author="Bertsch Christian (CR/AEE3)" w:date="2021-05-14T22:13:00Z">
              <w:r>
                <w:t xml:space="preserve">If </w:t>
              </w:r>
              <w:r w:rsidRPr="003D3D9B">
                <w:rPr>
                  <w:rStyle w:val="CODE"/>
                  <w:rFonts w:eastAsia="StarSymbol"/>
                  <w:rPrChange w:id="141" w:author="Bertsch Christian (CR/AEE3)" w:date="2021-05-14T22:13:00Z">
                    <w:rPr/>
                  </w:rPrChange>
                </w:rPr>
                <w:t>loggingOn = fmi2True</w:t>
              </w:r>
              <w:r>
                <w:t xml:space="preserve">, debug logging is enabled for the log categories specified in </w:t>
              </w:r>
            </w:ins>
          </w:p>
          <w:p w14:paraId="58FC7D0D" w14:textId="77777777" w:rsidR="003D3D9B" w:rsidRDefault="003D3D9B" w:rsidP="003D3D9B">
            <w:pPr>
              <w:pStyle w:val="Textkrper-Tabelle"/>
              <w:ind w:left="23"/>
              <w:rPr>
                <w:ins w:id="142" w:author="Bertsch Christian (CR/AEE3)" w:date="2021-05-14T22:13:00Z"/>
              </w:rPr>
            </w:pPr>
            <w:ins w:id="143" w:author="Bertsch Christian (CR/AEE3)" w:date="2021-05-14T22:13:00Z">
              <w:r w:rsidRPr="003D3D9B">
                <w:rPr>
                  <w:rStyle w:val="CODE"/>
                  <w:rFonts w:eastAsia="StarSymbol"/>
                  <w:rPrChange w:id="144" w:author="Bertsch Christian (CR/AEE3)" w:date="2021-05-14T22:13:00Z">
                    <w:rPr/>
                  </w:rPrChange>
                </w:rPr>
                <w:t>categories</w:t>
              </w:r>
              <w:r>
                <w:t xml:space="preserve">, otherwise it is disabled. </w:t>
              </w:r>
              <w:r w:rsidRPr="003D3D9B">
                <w:rPr>
                  <w:rStyle w:val="CODE"/>
                  <w:rFonts w:eastAsia="StarSymbol"/>
                  <w:rPrChange w:id="145" w:author="Bertsch Christian (CR/AEE3)" w:date="2021-05-14T22:14:00Z">
                    <w:rPr/>
                  </w:rPrChange>
                </w:rPr>
                <w:t>nCategories</w:t>
              </w:r>
              <w:r>
                <w:t xml:space="preserve"> defines the length of the argument </w:t>
              </w:r>
            </w:ins>
          </w:p>
          <w:p w14:paraId="6956528F" w14:textId="77777777" w:rsidR="003D3D9B" w:rsidRDefault="003D3D9B" w:rsidP="003D3D9B">
            <w:pPr>
              <w:pStyle w:val="Textkrper-Tabelle"/>
              <w:ind w:left="23"/>
              <w:rPr>
                <w:ins w:id="146" w:author="Bertsch Christian (CR/AEE3)" w:date="2021-05-14T22:13:00Z"/>
              </w:rPr>
            </w:pPr>
            <w:ins w:id="147" w:author="Bertsch Christian (CR/AEE3)" w:date="2021-05-14T22:13:00Z">
              <w:r w:rsidRPr="003D3D9B">
                <w:rPr>
                  <w:rStyle w:val="CODE"/>
                  <w:rFonts w:eastAsia="StarSymbol"/>
                  <w:rPrChange w:id="148" w:author="Bertsch Christian (CR/AEE3)" w:date="2021-05-14T22:13:00Z">
                    <w:rPr/>
                  </w:rPrChange>
                </w:rPr>
                <w:t>categories</w:t>
              </w:r>
              <w:r>
                <w:t>.</w:t>
              </w:r>
            </w:ins>
          </w:p>
          <w:p w14:paraId="2FAA14F0" w14:textId="77777777" w:rsidR="003D3D9B" w:rsidRDefault="003D3D9B" w:rsidP="003D3D9B">
            <w:pPr>
              <w:pStyle w:val="Textkrper-Tabelle"/>
              <w:ind w:left="23"/>
              <w:rPr>
                <w:ins w:id="149" w:author="Bertsch Christian (CR/AEE3)" w:date="2021-05-14T22:13:00Z"/>
              </w:rPr>
            </w:pPr>
            <w:ins w:id="150" w:author="Bertsch Christian (CR/AEE3)" w:date="2021-05-14T22:13:00Z">
              <w:r>
                <w:t xml:space="preserve">If </w:t>
              </w:r>
              <w:r w:rsidRPr="003D3D9B">
                <w:rPr>
                  <w:rStyle w:val="CODE"/>
                  <w:rFonts w:eastAsia="StarSymbol"/>
                  <w:rPrChange w:id="151" w:author="Bertsch Christian (CR/AEE3)" w:date="2021-05-14T22:13:00Z">
                    <w:rPr/>
                  </w:rPrChange>
                </w:rPr>
                <w:t>nCategories == 0</w:t>
              </w:r>
              <w:r>
                <w:t xml:space="preserve">, </w:t>
              </w:r>
              <w:r w:rsidRPr="003D3D9B">
                <w:rPr>
                  <w:rStyle w:val="CODE"/>
                  <w:rFonts w:eastAsia="StarSymbol"/>
                  <w:rPrChange w:id="152" w:author="Bertsch Christian (CR/AEE3)" w:date="2021-05-14T22:14:00Z">
                    <w:rPr/>
                  </w:rPrChange>
                </w:rPr>
                <w:t>loggingOn</w:t>
              </w:r>
              <w:r>
                <w:t xml:space="preserve"> applies to all log categories and the value of </w:t>
              </w:r>
            </w:ins>
          </w:p>
          <w:p w14:paraId="2AF1FEA0" w14:textId="77777777" w:rsidR="003D3D9B" w:rsidRDefault="003D3D9B" w:rsidP="003D3D9B">
            <w:pPr>
              <w:pStyle w:val="Textkrper-Tabelle"/>
              <w:ind w:left="23"/>
              <w:rPr>
                <w:ins w:id="153" w:author="Bertsch Christian (CR/AEE3)" w:date="2021-05-14T22:13:00Z"/>
              </w:rPr>
            </w:pPr>
            <w:ins w:id="154" w:author="Bertsch Christian (CR/AEE3)" w:date="2021-05-14T22:13:00Z">
              <w:r w:rsidRPr="003D3D9B">
                <w:rPr>
                  <w:rStyle w:val="CODE"/>
                  <w:rFonts w:eastAsia="StarSymbol"/>
                  <w:rPrChange w:id="155" w:author="Bertsch Christian (CR/AEE3)" w:date="2021-05-14T22:14:00Z">
                    <w:rPr/>
                  </w:rPrChange>
                </w:rPr>
                <w:t>categories</w:t>
              </w:r>
              <w:r>
                <w:t xml:space="preserve"> is undefined. </w:t>
              </w:r>
            </w:ins>
          </w:p>
          <w:p w14:paraId="20C205E3" w14:textId="77777777" w:rsidR="003D3D9B" w:rsidRDefault="003D3D9B" w:rsidP="003D3D9B">
            <w:pPr>
              <w:pStyle w:val="Textkrper-Tabelle"/>
              <w:ind w:left="23"/>
              <w:rPr>
                <w:ins w:id="156" w:author="Bertsch Christian (CR/AEE3)" w:date="2021-05-14T22:13:00Z"/>
              </w:rPr>
            </w:pPr>
            <w:ins w:id="157" w:author="Bertsch Christian (CR/AEE3)" w:date="2021-05-14T22:13:00Z">
              <w:r>
                <w:t xml:space="preserve">The allowed values of </w:t>
              </w:r>
              <w:r w:rsidRPr="003D3D9B">
                <w:rPr>
                  <w:rStyle w:val="CODE"/>
                  <w:rFonts w:eastAsia="StarSymbol"/>
                  <w:rPrChange w:id="158" w:author="Bertsch Christian (CR/AEE3)" w:date="2021-05-14T22:14:00Z">
                    <w:rPr/>
                  </w:rPrChange>
                </w:rPr>
                <w:t>categories</w:t>
              </w:r>
              <w:r>
                <w:t xml:space="preserve"> are defined in the </w:t>
              </w:r>
              <w:r w:rsidRPr="003D3D9B">
                <w:rPr>
                  <w:rStyle w:val="CODE"/>
                  <w:rFonts w:eastAsia="StarSymbol"/>
                  <w:rPrChange w:id="159" w:author="Bertsch Christian (CR/AEE3)" w:date="2021-05-14T22:14:00Z">
                    <w:rPr/>
                  </w:rPrChange>
                </w:rPr>
                <w:t>modelDescription.xm</w:t>
              </w:r>
              <w:r>
                <w:t xml:space="preserve">l file via </w:t>
              </w:r>
            </w:ins>
          </w:p>
          <w:p w14:paraId="7183C3A4" w14:textId="4E688D10" w:rsidR="003D3D9B" w:rsidRPr="0098259C" w:rsidRDefault="003D3D9B" w:rsidP="003D3D9B">
            <w:pPr>
              <w:pStyle w:val="Textkrper-Tabelle"/>
              <w:ind w:left="23"/>
            </w:pPr>
            <w:ins w:id="160" w:author="Bertsch Christian (CR/AEE3)" w:date="2021-05-14T22:13:00Z">
              <w:r>
                <w:t>element “</w:t>
              </w:r>
              <w:r w:rsidRPr="003D3D9B">
                <w:rPr>
                  <w:rStyle w:val="CODE"/>
                  <w:rFonts w:eastAsia="StarSymbol"/>
                  <w:rPrChange w:id="161" w:author="Bertsch Christian (CR/AEE3)" w:date="2021-05-14T22:15:00Z">
                    <w:rPr/>
                  </w:rPrChange>
                </w:rPr>
                <w:t>&lt;LogCategories&gt;</w:t>
              </w:r>
              <w:r>
                <w:t>”, see section 2.2.4.</w:t>
              </w:r>
            </w:ins>
          </w:p>
        </w:tc>
      </w:tr>
    </w:tbl>
    <w:p w14:paraId="70984631" w14:textId="77777777" w:rsidR="00E93AC0" w:rsidRPr="0098259C" w:rsidRDefault="00E93AC0" w:rsidP="00E93AC0">
      <w:pPr>
        <w:pStyle w:val="Heading3"/>
      </w:pPr>
      <w:bookmarkStart w:id="162" w:name="_Toc55136488"/>
      <w:bookmarkStart w:id="163" w:name="_Ref289783610"/>
      <w:r w:rsidRPr="0098259C">
        <w:t>Initialization</w:t>
      </w:r>
      <w:r>
        <w:t>,</w:t>
      </w:r>
      <w:r w:rsidRPr="0098259C">
        <w:t xml:space="preserve"> Termination</w:t>
      </w:r>
      <w:r>
        <w:t>, and Resetting an FMU</w:t>
      </w:r>
      <w:bookmarkEnd w:id="162"/>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64" w:name="_Ref383617125"/>
      <w:bookmarkStart w:id="165" w:name="_Ref383617168"/>
      <w:bookmarkStart w:id="166" w:name="_Toc55136489"/>
      <w:r w:rsidRPr="0098259C">
        <w:t xml:space="preserve">Getting and </w:t>
      </w:r>
      <w:r w:rsidR="00DF4861" w:rsidRPr="0098259C">
        <w:t>Set</w:t>
      </w:r>
      <w:r w:rsidR="00EC58B8" w:rsidRPr="0098259C">
        <w:t xml:space="preserve">ting </w:t>
      </w:r>
      <w:r w:rsidR="00DF4861" w:rsidRPr="0098259C">
        <w:t>Variable Values</w:t>
      </w:r>
      <w:bookmarkEnd w:id="163"/>
      <w:bookmarkEnd w:id="164"/>
      <w:bookmarkEnd w:id="165"/>
      <w:bookmarkEnd w:id="166"/>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67" w:name="_Ref290826787"/>
      <w:bookmarkStart w:id="168" w:name="_Ref290826791"/>
      <w:bookmarkStart w:id="169" w:name="_Toc55136490"/>
      <w:r w:rsidRPr="0098259C">
        <w:t xml:space="preserve">Getting and </w:t>
      </w:r>
      <w:r w:rsidR="00C31261" w:rsidRPr="0098259C">
        <w:t>Setting the Complete FMU State</w:t>
      </w:r>
      <w:bookmarkEnd w:id="167"/>
      <w:bookmarkEnd w:id="168"/>
      <w:bookmarkEnd w:id="169"/>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70" w:name="_Toc55136491"/>
      <w:r w:rsidRPr="0098259C">
        <w:t>Getting Partial Derivatives</w:t>
      </w:r>
      <w:bookmarkEnd w:id="170"/>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D26C52"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D26C52"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D26C52"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D26C52"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D26C52"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2" o:title=""/>
                </v:shape>
                <o:OLEObject Type="Embed" ProgID="Equation.DSMT4" ShapeID="_x0000_i1026" DrawAspect="Content" ObjectID="_1691865538"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691865539"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71" w:name="_Ref308190567"/>
      <w:bookmarkStart w:id="172"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6" o:title=""/>
          </v:shape>
          <o:OLEObject Type="Embed" ProgID="Equation.DSMT4" ShapeID="_x0000_i1028" DrawAspect="Content" ObjectID="_1691865540"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6" o:title=""/>
          </v:shape>
          <o:OLEObject Type="Embed" ProgID="Equation.DSMT4" ShapeID="_x0000_i1029" DrawAspect="Content" ObjectID="_1691865541" r:id="rId38"/>
        </w:object>
      </w:r>
      <w:r>
        <w:t xml:space="preserve"> and </w:t>
      </w:r>
      <w:r w:rsidRPr="007A6A51">
        <w:rPr>
          <w:position w:val="-26"/>
        </w:rPr>
        <w:object w:dxaOrig="340" w:dyaOrig="600" w14:anchorId="410FC9A1">
          <v:shape id="_x0000_i1030" type="#_x0000_t75" style="width:18.75pt;height:30.75pt" o:ole="">
            <v:imagedata r:id="rId39" o:title=""/>
          </v:shape>
          <o:OLEObject Type="Embed" ProgID="Equation.DSMT4" ShapeID="_x0000_i1030" DrawAspect="Content" ObjectID="_1691865542"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1" o:title=""/>
          </v:shape>
          <o:OLEObject Type="Embed" ProgID="Equation.DSMT4" ShapeID="_x0000_i1031" DrawAspect="Content" ObjectID="_1691865543"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Preformatted"/>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BodyText"/>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BodyText"/>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BodyText"/>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73" w:name="_Ref386213289"/>
      <w:bookmarkStart w:id="174" w:name="_Toc55136492"/>
      <w:r w:rsidRPr="0098259C">
        <w:t xml:space="preserve">FMI </w:t>
      </w:r>
      <w:r w:rsidR="003D0107" w:rsidRPr="0098259C">
        <w:t>Description Schema</w:t>
      </w:r>
      <w:bookmarkEnd w:id="171"/>
      <w:bookmarkEnd w:id="172"/>
      <w:bookmarkEnd w:id="173"/>
      <w:bookmarkEnd w:id="174"/>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75" w:name="_Toc247884548"/>
      <w:bookmarkStart w:id="176"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77" w:name="_Ref251789138"/>
      <w:bookmarkEnd w:id="175"/>
      <w:r>
        <w:br w:type="page"/>
      </w:r>
    </w:p>
    <w:p w14:paraId="5BECE950" w14:textId="3B25E0D5" w:rsidR="00324B2A" w:rsidRPr="0098259C" w:rsidRDefault="005A3ED9" w:rsidP="003734ED">
      <w:pPr>
        <w:pStyle w:val="Heading3"/>
      </w:pPr>
      <w:bookmarkStart w:id="178" w:name="_Toc55136493"/>
      <w:r w:rsidRPr="0098259C">
        <w:t>De</w:t>
      </w:r>
      <w:r w:rsidR="00286B87" w:rsidRPr="0098259C">
        <w:t>finition</w:t>
      </w:r>
      <w:r w:rsidRPr="0098259C">
        <w:t xml:space="preserve"> of an FMU</w:t>
      </w:r>
      <w:r w:rsidR="00324B2A" w:rsidRPr="0098259C">
        <w:t xml:space="preserve"> (fmiModelDescription</w:t>
      </w:r>
      <w:bookmarkEnd w:id="176"/>
      <w:r w:rsidR="00324B2A" w:rsidRPr="0098259C">
        <w:t>)</w:t>
      </w:r>
      <w:bookmarkEnd w:id="177"/>
      <w:bookmarkEnd w:id="178"/>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79"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79"/>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80" w:name="_Toc55136494"/>
      <w:r w:rsidRPr="0098259C">
        <w:t>Definition of Units (</w:t>
      </w:r>
      <w:r w:rsidR="00381199" w:rsidRPr="0098259C">
        <w:t>Unit</w:t>
      </w:r>
      <w:r w:rsidR="00D54D07">
        <w:t>Definitions</w:t>
      </w:r>
      <w:r w:rsidRPr="0098259C">
        <w:t>)</w:t>
      </w:r>
      <w:bookmarkEnd w:id="180"/>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BodyText"/>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BodyText"/>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2" o:title=""/>
                </v:shape>
                <o:OLEObject Type="Embed" ProgID="Equation.DSMT4" ShapeID="_x0000_i1032" DrawAspect="Content" ObjectID="_1691865544"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2" o:title=""/>
                </v:shape>
                <o:OLEObject Type="Embed" ProgID="Equation.DSMT4" ShapeID="_x0000_i1033" DrawAspect="Content" ObjectID="_1691865545"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5" o:title=""/>
                </v:shape>
                <o:OLEObject Type="Embed" ProgID="Equation.DSMT4" ShapeID="_x0000_i1034" DrawAspect="Content" ObjectID="_1691865546" r:id="rId56"/>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BodyText"/>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BodyText"/>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81" w:name="_Ref248879321"/>
      <w:r>
        <w:br w:type="page"/>
      </w:r>
    </w:p>
    <w:p w14:paraId="18557AF2" w14:textId="3870A374" w:rsidR="001C53BD" w:rsidRPr="0098259C" w:rsidRDefault="00A51269" w:rsidP="001C53BD">
      <w:pPr>
        <w:pStyle w:val="Heading3"/>
      </w:pPr>
      <w:bookmarkStart w:id="182" w:name="_Ref20232603"/>
      <w:bookmarkStart w:id="183" w:name="_Ref20232625"/>
      <w:bookmarkStart w:id="184" w:name="_Ref20232651"/>
      <w:bookmarkStart w:id="185" w:name="_Toc55136495"/>
      <w:r w:rsidRPr="0098259C">
        <w:t xml:space="preserve">Definition of </w:t>
      </w:r>
      <w:r w:rsidR="001C53BD" w:rsidRPr="0098259C">
        <w:t>Type</w:t>
      </w:r>
      <w:r w:rsidRPr="0098259C">
        <w:t>s</w:t>
      </w:r>
      <w:r w:rsidR="001C53BD" w:rsidRPr="0098259C">
        <w:t xml:space="preserve"> (</w:t>
      </w:r>
      <w:bookmarkStart w:id="186" w:name="_Ref248546594"/>
      <w:r w:rsidR="00381199" w:rsidRPr="0098259C">
        <w:t>Type</w:t>
      </w:r>
      <w:bookmarkEnd w:id="186"/>
      <w:r w:rsidR="00D54D07">
        <w:t>Definitions</w:t>
      </w:r>
      <w:r w:rsidR="001C53BD" w:rsidRPr="0098259C">
        <w:t>)</w:t>
      </w:r>
      <w:bookmarkEnd w:id="181"/>
      <w:bookmarkEnd w:id="182"/>
      <w:bookmarkEnd w:id="183"/>
      <w:bookmarkEnd w:id="184"/>
      <w:bookmarkEnd w:id="185"/>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87"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88" w:name="_Ref348900361"/>
      <w:bookmarkStart w:id="189" w:name="_Ref348900508"/>
      <w:r>
        <w:br w:type="page"/>
      </w:r>
    </w:p>
    <w:p w14:paraId="2E2C5442" w14:textId="703E62AA" w:rsidR="00BD0956" w:rsidRPr="0098259C" w:rsidRDefault="00A51269" w:rsidP="00BD0956">
      <w:pPr>
        <w:pStyle w:val="Heading3"/>
      </w:pPr>
      <w:bookmarkStart w:id="190" w:name="_Ref20232829"/>
      <w:bookmarkStart w:id="191" w:name="_Ref20232858"/>
      <w:bookmarkStart w:id="192" w:name="_Toc55136496"/>
      <w:r w:rsidRPr="0098259C">
        <w:t>Definition of Log C</w:t>
      </w:r>
      <w:r w:rsidR="002C5A1B">
        <w:t>ategories (</w:t>
      </w:r>
      <w:r w:rsidR="00BD0956" w:rsidRPr="0098259C">
        <w:t>LogCategories)</w:t>
      </w:r>
      <w:bookmarkEnd w:id="187"/>
      <w:bookmarkEnd w:id="188"/>
      <w:bookmarkEnd w:id="189"/>
      <w:bookmarkEnd w:id="190"/>
      <w:bookmarkEnd w:id="191"/>
      <w:bookmarkEnd w:id="192"/>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93" w:name="_Ref369611262"/>
      <w:bookmarkStart w:id="194" w:name="_Toc55136497"/>
      <w:r w:rsidRPr="0098259C">
        <w:t>Definition of a D</w:t>
      </w:r>
      <w:r w:rsidR="00296BAA" w:rsidRPr="0098259C">
        <w:t xml:space="preserve">efault </w:t>
      </w:r>
      <w:r w:rsidRPr="0098259C">
        <w:t>E</w:t>
      </w:r>
      <w:r w:rsidR="002C5A1B">
        <w:t>xperiment (</w:t>
      </w:r>
      <w:r w:rsidR="00296BAA" w:rsidRPr="0098259C">
        <w:t>DefaultExperiment)</w:t>
      </w:r>
      <w:bookmarkEnd w:id="193"/>
      <w:bookmarkEnd w:id="194"/>
    </w:p>
    <w:p w14:paraId="25CCA8F0" w14:textId="37FE5FDE" w:rsidR="00324B2A" w:rsidRPr="0098259C" w:rsidRDefault="00324B2A" w:rsidP="00324B2A">
      <w:pPr>
        <w:pStyle w:val="BodyText"/>
      </w:pPr>
      <w:r w:rsidRPr="0098259C">
        <w:t>Element “</w:t>
      </w:r>
      <w:bookmarkStart w:id="195" w:name="_Toc240646377"/>
      <w:bookmarkStart w:id="196" w:name="_Toc247884550"/>
      <w:r w:rsidRPr="0098259C">
        <w:rPr>
          <w:rStyle w:val="CODE"/>
          <w:b/>
        </w:rPr>
        <w:t>DefaultExperiment</w:t>
      </w:r>
      <w:bookmarkEnd w:id="195"/>
      <w:bookmarkEnd w:id="196"/>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97" w:name="_Toc55136498"/>
      <w:r w:rsidRPr="0098259C">
        <w:t>Definition of Vendor A</w:t>
      </w:r>
      <w:r w:rsidR="002C5A1B">
        <w:t>nnotations (</w:t>
      </w:r>
      <w:r w:rsidR="00296BAA" w:rsidRPr="0098259C">
        <w:t>VendorAnnotations)</w:t>
      </w:r>
      <w:bookmarkEnd w:id="197"/>
    </w:p>
    <w:p w14:paraId="1DFB5228" w14:textId="34B0A95B" w:rsidR="00324B2A" w:rsidRPr="0098259C" w:rsidRDefault="00324B2A" w:rsidP="00324B2A">
      <w:pPr>
        <w:pStyle w:val="BodyText"/>
      </w:pPr>
      <w:r w:rsidRPr="0098259C">
        <w:t>Element “</w:t>
      </w:r>
      <w:bookmarkStart w:id="198" w:name="_Toc240646378"/>
      <w:bookmarkStart w:id="199" w:name="_Toc247884551"/>
      <w:r w:rsidRPr="0098259C">
        <w:rPr>
          <w:rStyle w:val="CODE"/>
          <w:b/>
        </w:rPr>
        <w:t>VendorAnnotations</w:t>
      </w:r>
      <w:bookmarkEnd w:id="198"/>
      <w:bookmarkEnd w:id="199"/>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200" w:name="_Ref240457838"/>
      <w:bookmarkStart w:id="201" w:name="_Ref240457869"/>
      <w:bookmarkStart w:id="202" w:name="_Toc240646379"/>
      <w:bookmarkStart w:id="203" w:name="_Ref248547015"/>
      <w:bookmarkStart w:id="204" w:name="_Ref249423326"/>
      <w:bookmarkStart w:id="205" w:name="_Toc55136499"/>
      <w:r w:rsidRPr="0098259C">
        <w:t xml:space="preserve">Definition of </w:t>
      </w:r>
      <w:r w:rsidR="00702CF6" w:rsidRPr="0098259C">
        <w:t>Model Variables</w:t>
      </w:r>
      <w:r w:rsidRPr="0098259C">
        <w:t xml:space="preserve"> (</w:t>
      </w:r>
      <w:r w:rsidR="00FB334E" w:rsidRPr="0098259C">
        <w:t>ModelVariables</w:t>
      </w:r>
      <w:bookmarkEnd w:id="200"/>
      <w:bookmarkEnd w:id="201"/>
      <w:bookmarkEnd w:id="202"/>
      <w:bookmarkEnd w:id="203"/>
      <w:r w:rsidRPr="0098259C">
        <w:t>)</w:t>
      </w:r>
      <w:bookmarkEnd w:id="204"/>
      <w:bookmarkEnd w:id="205"/>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206" w:name="OLE_LINK6"/>
            <w:bookmarkStart w:id="207"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206"/>
            <w:bookmarkEnd w:id="207"/>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208"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208"/>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209" w:name="_Ref369247608"/>
      <w:bookmarkStart w:id="210" w:name="_Toc55136500"/>
      <w:r w:rsidR="00C6645C" w:rsidRPr="0098259C">
        <w:t xml:space="preserve">Definition </w:t>
      </w:r>
      <w:r w:rsidR="002C5A1B">
        <w:t>of the Model Structure (</w:t>
      </w:r>
      <w:r w:rsidR="00C6645C" w:rsidRPr="0098259C">
        <w:t>ModelStructure)</w:t>
      </w:r>
      <w:bookmarkEnd w:id="209"/>
      <w:bookmarkEnd w:id="210"/>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211"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211"/>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D26C52"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D26C52"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D26C52"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D26C52"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D26C52"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D26C52"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12" w:name="Dependencies_Knowns"/>
            <w:bookmarkEnd w:id="212"/>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13" w:name="OLE_LINK4"/>
            <w:bookmarkStart w:id="214" w:name="OLE_LINK9"/>
            <w:r w:rsidR="006C1028">
              <w:t>or at a  Communication Point (CoSimulation)</w:t>
            </w:r>
            <w:bookmarkEnd w:id="213"/>
            <w:bookmarkEnd w:id="214"/>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D26C52"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D26C52"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D26C52"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215" w:name="_Ref289269149"/>
      <w:bookmarkStart w:id="216" w:name="_Toc55136501"/>
      <w:r w:rsidRPr="0098259C">
        <w:t>Variable Naming C</w:t>
      </w:r>
      <w:r w:rsidR="002C5A1B">
        <w:t>onventions (</w:t>
      </w:r>
      <w:r w:rsidRPr="0098259C">
        <w:t>variableNamingConvention)</w:t>
      </w:r>
      <w:bookmarkEnd w:id="215"/>
      <w:bookmarkEnd w:id="216"/>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BodyText"/>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BodyText"/>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Heading2"/>
      </w:pPr>
      <w:bookmarkStart w:id="217" w:name="_Ref289411546"/>
      <w:bookmarkStart w:id="218" w:name="_Toc55136502"/>
      <w:r w:rsidRPr="0098259C">
        <w:t xml:space="preserve">FMU </w:t>
      </w:r>
      <w:r w:rsidR="003D0107" w:rsidRPr="0098259C">
        <w:t>Distribution</w:t>
      </w:r>
      <w:bookmarkEnd w:id="217"/>
      <w:bookmarkEnd w:id="218"/>
    </w:p>
    <w:p w14:paraId="29B19BA2" w14:textId="73BE0EF2" w:rsidR="001B1499" w:rsidRDefault="00374F39" w:rsidP="001B1499">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1B1499">
        <w:rPr>
          <w:strike/>
          <w:rPrChange w:id="219" w:author="Bertsch Christian (CR/AEE3)" w:date="2021-02-18T19:58:00Z">
            <w:rPr/>
          </w:rPrChange>
        </w:rPr>
        <w:t xml:space="preserve">The compression method used for the </w:t>
      </w:r>
      <w:r w:rsidR="00FA7841" w:rsidRPr="001B1499">
        <w:rPr>
          <w:strike/>
          <w:rPrChange w:id="220" w:author="Bertsch Christian (CR/AEE3)" w:date="2021-02-18T19:58:00Z">
            <w:rPr/>
          </w:rPrChange>
        </w:rPr>
        <w:t xml:space="preserve">ZIP </w:t>
      </w:r>
      <w:r w:rsidRPr="001B1499">
        <w:rPr>
          <w:strike/>
          <w:rPrChange w:id="221" w:author="Bertsch Christian (CR/AEE3)" w:date="2021-02-18T19:58:00Z">
            <w:rPr/>
          </w:rPrChange>
        </w:rPr>
        <w:t>file</w:t>
      </w:r>
      <w:r w:rsidR="00327031" w:rsidRPr="001B1499">
        <w:rPr>
          <w:strike/>
          <w:rPrChange w:id="222" w:author="Bertsch Christian (CR/AEE3)" w:date="2021-02-18T19:58:00Z">
            <w:rPr/>
          </w:rPrChange>
        </w:rPr>
        <w:t xml:space="preserve"> must be “deflate” </w:t>
      </w:r>
      <w:r w:rsidR="00DE590F" w:rsidRPr="001B1499">
        <w:rPr>
          <w:strike/>
          <w:rPrChange w:id="223" w:author="Bertsch Christian (CR/AEE3)" w:date="2021-02-18T19:58:00Z">
            <w:rPr/>
          </w:rPrChange>
        </w:rPr>
        <w:t>[</w:t>
      </w:r>
      <w:r w:rsidR="00327031" w:rsidRPr="001B1499">
        <w:rPr>
          <w:i/>
          <w:strike/>
          <w:rPrChange w:id="224" w:author="Bertsch Christian (CR/AEE3)" w:date="2021-02-18T19:58:00Z">
            <w:rPr>
              <w:i/>
            </w:rPr>
          </w:rPrChange>
        </w:rPr>
        <w:t xml:space="preserve">(most free tools, </w:t>
      </w:r>
      <w:r w:rsidR="0003188A" w:rsidRPr="001B1499">
        <w:rPr>
          <w:i/>
          <w:strike/>
          <w:rPrChange w:id="225" w:author="Bertsch Christian (CR/AEE3)" w:date="2021-02-18T19:58:00Z">
            <w:rPr>
              <w:i/>
            </w:rPr>
          </w:rPrChange>
        </w:rPr>
        <w:t>such as</w:t>
      </w:r>
      <w:r w:rsidR="000061EF" w:rsidRPr="001B1499">
        <w:rPr>
          <w:i/>
          <w:strike/>
          <w:rPrChange w:id="226" w:author="Bertsch Christian (CR/AEE3)" w:date="2021-02-18T19:58:00Z">
            <w:rPr>
              <w:i/>
            </w:rPr>
          </w:rPrChange>
        </w:rPr>
        <w:t xml:space="preserve"> </w:t>
      </w:r>
      <w:r w:rsidR="00327031" w:rsidRPr="001B1499">
        <w:rPr>
          <w:i/>
          <w:strike/>
          <w:rPrChange w:id="227" w:author="Bertsch Christian (CR/AEE3)" w:date="2021-02-18T19:58:00Z">
            <w:rPr>
              <w:i/>
            </w:rPr>
          </w:rPrChange>
        </w:rPr>
        <w:t>zlib, offer only the common compression method "deflate")</w:t>
      </w:r>
      <w:r w:rsidR="00DE590F" w:rsidRPr="001B1499">
        <w:rPr>
          <w:strike/>
          <w:rPrChange w:id="228" w:author="Bertsch Christian (CR/AEE3)" w:date="2021-02-18T19:58:00Z">
            <w:rPr/>
          </w:rPrChange>
        </w:rPr>
        <w:t>]</w:t>
      </w:r>
      <w:r w:rsidR="00327031" w:rsidRPr="001B1499">
        <w:rPr>
          <w:strike/>
          <w:rPrChange w:id="229" w:author="Bertsch Christian (CR/AEE3)" w:date="2021-02-18T19:58:00Z">
            <w:rPr/>
          </w:rPrChange>
        </w:rPr>
        <w:t>.</w:t>
      </w:r>
      <w:ins w:id="230" w:author="Bertsch Christian (CR/AEE3)" w:date="2021-02-18T19:56:00Z">
        <w:r w:rsidR="001B1499">
          <w:br/>
          <w:t xml:space="preserve">Clarification in FMI 2.0.3: </w:t>
        </w:r>
      </w:ins>
      <w:ins w:id="231" w:author="Bertsch Christian (CR/AEE3)" w:date="2021-02-18T19:53:00Z">
        <w:r w:rsidR="001B1499">
          <w:t>The compression method for all files stored in the ZIP archive must be either 8 (</w:t>
        </w:r>
      </w:ins>
      <w:ins w:id="232" w:author="Bertsch Christian (CR/AEE3)" w:date="2021-02-18T19:55:00Z">
        <w:r w:rsidR="001B1499">
          <w:t>“</w:t>
        </w:r>
      </w:ins>
      <w:ins w:id="233" w:author="Bertsch Christian (CR/AEE3)" w:date="2021-02-18T19:53:00Z">
        <w:r w:rsidR="001B1499">
          <w:t>deflate</w:t>
        </w:r>
      </w:ins>
      <w:ins w:id="234" w:author="Bertsch Christian (CR/AEE3)" w:date="2021-02-18T19:55:00Z">
        <w:r w:rsidR="001B1499">
          <w:t>”</w:t>
        </w:r>
      </w:ins>
      <w:ins w:id="235" w:author="Bertsch Christian (CR/AEE3)" w:date="2021-02-18T19:53:00Z">
        <w:r w:rsidR="001B1499">
          <w:t>), or 0 (</w:t>
        </w:r>
      </w:ins>
      <w:ins w:id="236" w:author="Bertsch Christian (CR/AEE3)" w:date="2021-02-18T19:55:00Z">
        <w:r w:rsidR="001B1499">
          <w:t>“</w:t>
        </w:r>
      </w:ins>
      <w:ins w:id="237" w:author="Bertsch Christian (CR/AEE3)" w:date="2021-02-18T19:53:00Z">
        <w:r w:rsidR="001B1499">
          <w:t>store</w:t>
        </w:r>
      </w:ins>
      <w:ins w:id="238" w:author="Bertsch Christian (CR/AEE3)" w:date="2021-02-18T19:55:00Z">
        <w:r w:rsidR="001B1499">
          <w:t>”</w:t>
        </w:r>
      </w:ins>
      <w:ins w:id="239" w:author="Bertsch Christian (CR/AEE3)" w:date="2021-02-18T19:53:00Z">
        <w:r w:rsidR="001B1499">
          <w:t>). Only files stored using compression method 8 (</w:t>
        </w:r>
      </w:ins>
      <w:ins w:id="240" w:author="Bertsch Christian (CR/AEE3)" w:date="2021-02-18T19:55:00Z">
        <w:r w:rsidR="001B1499">
          <w:t>“</w:t>
        </w:r>
      </w:ins>
      <w:ins w:id="241" w:author="Bertsch Christian (CR/AEE3)" w:date="2021-02-18T19:53:00Z">
        <w:r w:rsidR="001B1499">
          <w:t>deflate</w:t>
        </w:r>
      </w:ins>
      <w:ins w:id="242" w:author="Bertsch Christian (CR/AEE3)" w:date="2021-02-18T19:55:00Z">
        <w:r w:rsidR="001B1499">
          <w:t>”</w:t>
        </w:r>
      </w:ins>
      <w:ins w:id="243" w:author="Bertsch Christian (CR/AEE3)" w:date="2021-02-18T19:53:00Z">
        <w:r w:rsidR="001B1499">
          <w:t xml:space="preserve">) may be stored with general purpose bit 3 set.The field </w:t>
        </w:r>
      </w:ins>
      <w:ins w:id="244" w:author="Bertsch Christian (CR/AEE3)" w:date="2021-02-18T19:55:00Z">
        <w:r w:rsidR="001B1499">
          <w:t>“</w:t>
        </w:r>
      </w:ins>
      <w:ins w:id="245" w:author="Bertsch Christian (CR/AEE3)" w:date="2021-02-18T19:53:00Z">
        <w:r w:rsidR="001B1499">
          <w:t>version needed to extract</w:t>
        </w:r>
      </w:ins>
      <w:ins w:id="246" w:author="Bertsch Christian (CR/AEE3)" w:date="2021-02-18T19:55:00Z">
        <w:r w:rsidR="001B1499">
          <w:t>”</w:t>
        </w:r>
      </w:ins>
      <w:ins w:id="247" w:author="Bertsch Christian (CR/AEE3)" w:date="2021-02-18T19:53:00Z">
        <w:r w:rsidR="001B1499">
          <w:t xml:space="preserve"> of the archive must not be higher than 2.0, and encryption must not be employed.</w:t>
        </w:r>
      </w:ins>
      <w:ins w:id="248" w:author="Bertsch Christian (CR/AEE3)" w:date="2021-02-18T19:55:00Z">
        <w:r w:rsidR="001B1499">
          <w:t xml:space="preserve"> </w:t>
        </w:r>
      </w:ins>
      <w:ins w:id="249" w:author="Bertsch Christian (CR/AEE3)" w:date="2021-02-18T19:53:00Z">
        <w:r w:rsidR="001B1499">
          <w:t>The archive may not be a split or spanned ZIP archive.</w:t>
        </w:r>
      </w:ins>
      <w:ins w:id="250" w:author="Bertsch Christian (CR/AEE3)" w:date="2021-02-18T19:55:00Z">
        <w:r w:rsidR="001B1499">
          <w:t xml:space="preserve"> </w:t>
        </w:r>
      </w:ins>
      <w:ins w:id="251" w:author="Bertsch Christian (CR/AEE3)" w:date="2021-02-18T19:53:00Z">
        <w:r w:rsidR="001B1499" w:rsidRPr="001B1499">
          <w:rPr>
            <w:i/>
            <w:rPrChange w:id="252" w:author="Bertsch Christian (CR/AEE3)" w:date="2021-02-18T19:56:00Z">
              <w:rPr/>
            </w:rPrChange>
          </w:rPr>
          <w:t>[These restrictions ensure broad compatibility of the archive with common ZIP processing tools and libraries.]</w:t>
        </w:r>
      </w:ins>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253" w:author="Bertsch Christian (CR/AEE3)" w:date="2021-07-23T16:0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254" w:author="Bertsch Christian (CR/AEE3)" w:date="2021-07-23T16:00:00Z">
        <w:r>
          <w:rPr>
            <w:noProof w:val="0"/>
          </w:rPr>
          <w:t xml:space="preserve">   </w:t>
        </w:r>
        <w:r w:rsidRPr="006D7353">
          <w:rPr>
            <w:noProof w:val="0"/>
          </w:rPr>
          <w:t xml:space="preserve">externalDependencies.{txt|html}  // documentation of external </w:t>
        </w:r>
      </w:ins>
      <w:ins w:id="255" w:author="Bertsch Christian (CR/AEE3)" w:date="2021-07-23T16:01:00Z">
        <w:r w:rsidRPr="006D7353">
          <w:rPr>
            <w:noProof w:val="0"/>
          </w:rPr>
          <w:t>resources required</w:t>
        </w:r>
      </w:ins>
      <w:ins w:id="256" w:author="Bertsch Christian (CR/AEE3)" w:date="2021-07-23T16:02:00Z">
        <w:r>
          <w:rPr>
            <w:noProof w:val="0"/>
          </w:rPr>
          <w:br/>
        </w:r>
      </w:ins>
      <w:ins w:id="257" w:author="Bertsch Christian (CR/AEE3)" w:date="2021-07-23T16:01:00Z">
        <w:r>
          <w:rPr>
            <w:noProof w:val="0"/>
          </w:rPr>
          <w:t xml:space="preserve">                 </w:t>
        </w:r>
      </w:ins>
      <w:ins w:id="258" w:author="Bertsch Christian (CR/AEE3)" w:date="2021-07-23T16:02:00Z">
        <w:r>
          <w:rPr>
            <w:noProof w:val="0"/>
          </w:rPr>
          <w:t xml:space="preserve">                   // </w:t>
        </w:r>
      </w:ins>
      <w:ins w:id="259" w:author="Bertsch Christian (CR/AEE3)" w:date="2021-07-23T16:00:00Z">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C0607B7" w:rsidR="00950F8C" w:rsidRPr="00950F8C" w:rsidRDefault="004330D4" w:rsidP="006D7353">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260" w:author="Bertsch Christian (CR/AEE3)" w:date="2021-07-23T16:05:00Z">
        <w:r w:rsidR="004432B5" w:rsidRPr="0098259C" w:rsidDel="006D7353">
          <w:delText xml:space="preserve">Dynamic link libraries must include all referenced resources that are not available on a standard target machine </w:delText>
        </w:r>
      </w:del>
      <w:ins w:id="261" w:author="Bertsch Christian (CR/AEE3)" w:date="2021-07-23T16:05:00Z">
        <w:r w:rsidR="006D7353">
          <w:t xml:space="preserve">FMUs should contain all resources that are required to load and execute a shared library, link against a static library, or compile from source. Shared libraries should be statically linked against their dependencies </w:t>
        </w:r>
      </w:ins>
      <w:r w:rsidR="004432B5" w:rsidRPr="0098259C">
        <w:t>[</w:t>
      </w:r>
      <w:ins w:id="262" w:author="Bertsch Christian (CR/AEE3)" w:date="2021-07-23T16:05:00Z">
        <w:r w:rsidR="006D7353" w:rsidRPr="006D7353">
          <w:rPr>
            <w:rStyle w:val="pl-mi"/>
            <w:i/>
            <w:rPrChange w:id="263" w:author="Bertsch Christian (CR/AEE3)" w:date="2021-07-23T16:05:00Z">
              <w:rPr>
                <w:rStyle w:val="pl-mi"/>
              </w:rPr>
            </w:rPrChange>
          </w:rPr>
          <w:t>e.g. the Visual Studio C Runtime on Windows</w:t>
        </w:r>
      </w:ins>
      <w:del w:id="264" w:author="Bertsch Christian (CR/AEE3)" w:date="2021-07-23T16:05:00Z">
        <w:r w:rsidR="009F2AEB" w:rsidRPr="0098259C" w:rsidDel="006D7353">
          <w:rPr>
            <w:i/>
          </w:rPr>
          <w:delText>for example</w:delText>
        </w:r>
        <w:r w:rsidR="004432B5" w:rsidRPr="0098259C" w:rsidDel="006D7353">
          <w:rPr>
            <w:i/>
          </w:rPr>
          <w:delText xml:space="preserve"> DLLs on Windows machines must be built with option “MT” to include the run-time environment of VisualStudio in the DLL, and not use the option “MD” where this is not the case</w:delText>
        </w:r>
      </w:del>
      <w:r w:rsidR="004432B5" w:rsidRPr="0098259C">
        <w:t>]</w:t>
      </w:r>
      <w:r w:rsidR="00950F8C">
        <w:t xml:space="preserve">. </w:t>
      </w:r>
      <w:del w:id="265" w:author="Bertsch Christian (CR/AEE3)" w:date="2021-07-23T16:06:00Z">
        <w:r w:rsidR="00950F8C" w:rsidRPr="00950F8C" w:rsidDel="006D7353">
          <w:delText>When compiling a shared object on Linux, RPATH=“$ORIGIN</w:delText>
        </w:r>
        <w:r w:rsidR="0072209E" w:rsidRPr="0098259C" w:rsidDel="006D7353">
          <w:delText>”</w:delText>
        </w:r>
        <w:r w:rsidR="0072209E" w:rsidRPr="00950F8C" w:rsidDel="006D7353">
          <w:delText xml:space="preserve"> </w:delText>
        </w:r>
        <w:r w:rsidR="00950F8C" w:rsidRPr="00950F8C" w:rsidDel="006D7353">
          <w:delText xml:space="preserve"> </w:delText>
        </w:r>
        <w:r w:rsidR="00950F8C" w:rsidDel="006D7353">
          <w:delText xml:space="preserve">has to be set </w:delText>
        </w:r>
        <w:r w:rsidR="00950F8C" w:rsidRPr="00950F8C" w:rsidDel="006D7353">
          <w:delText>when generating the shared object in order that shared objects used from it, can be dynamically loaded</w:delText>
        </w:r>
        <w:r w:rsidR="00950F8C" w:rsidDel="006D7353">
          <w:delText>.</w:delText>
        </w:r>
      </w:del>
      <w:ins w:id="266" w:author="Bertsch Christian (CR/AEE3)" w:date="2021-07-23T16:06:00Z">
        <w:r w:rsidR="006D7353">
          <w:t xml:space="preserve"> </w:t>
        </w:r>
        <w:r w:rsidR="006D7353" w:rsidRPr="006D7353">
          <w:rPr>
            <w:rFonts w:ascii="Courier New" w:hAnsi="Courier New" w:cs="Courier New"/>
            <w:rPrChange w:id="267" w:author="Bertsch Christian (CR/AEE3)" w:date="2021-07-23T16:06:00Z">
              <w:rPr/>
            </w:rPrChange>
          </w:rPr>
          <w:t>`RPATH="$ORIGIN"`</w:t>
        </w:r>
        <w:r w:rsidR="006D7353">
          <w:t xml:space="preserve"> should be set when building ELF binaries to allow dynamic loading of dependencies on the target machine. If the FMU depends on external resources [</w:t>
        </w:r>
        <w:r w:rsidR="006D7353" w:rsidRPr="006D7353">
          <w:rPr>
            <w:i/>
            <w:rPrChange w:id="268" w:author="Bertsch Christian (CR/AEE3)" w:date="2021-07-23T16:07:00Z">
              <w:rPr/>
            </w:rPrChange>
          </w:rPr>
          <w:t>e.g. shared libraries, files, or servers</w:t>
        </w:r>
        <w:r w:rsidR="006D7353">
          <w:t xml:space="preserve">] to be loaded or simulated </w:t>
        </w:r>
        <w:r w:rsidR="006D7353" w:rsidRPr="006D7353">
          <w:rPr>
            <w:rFonts w:ascii="Courier New" w:hAnsi="Courier New" w:cs="Courier New"/>
            <w:rPrChange w:id="269" w:author="Bertsch Christian (CR/AEE3)" w:date="2021-07-23T16:06:00Z">
              <w:rPr/>
            </w:rPrChange>
          </w:rPr>
          <w:t>`documentation/externalDependencies.{txt|html}`</w:t>
        </w:r>
        <w:r w:rsidR="006D7353">
          <w:t xml:space="preserve"> should be present to document these dependencies and how to provide them.</w:t>
        </w:r>
      </w:ins>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Heading1"/>
      </w:pPr>
      <w:bookmarkStart w:id="270" w:name="_Toc386180612"/>
      <w:bookmarkStart w:id="271" w:name="_Toc386210923"/>
      <w:bookmarkStart w:id="272" w:name="_Toc386211118"/>
      <w:bookmarkStart w:id="273" w:name="_Toc393385468"/>
      <w:bookmarkStart w:id="274" w:name="_Toc393453691"/>
      <w:bookmarkStart w:id="275" w:name="_Toc386180613"/>
      <w:bookmarkStart w:id="276" w:name="_Toc386210924"/>
      <w:bookmarkStart w:id="277" w:name="_Toc386211119"/>
      <w:bookmarkStart w:id="278" w:name="_Toc393385469"/>
      <w:bookmarkStart w:id="279" w:name="_Toc393453692"/>
      <w:bookmarkStart w:id="280" w:name="_Ref289417789"/>
      <w:bookmarkStart w:id="281" w:name="_Ref289418150"/>
      <w:bookmarkStart w:id="282" w:name="_Ref289418174"/>
      <w:bookmarkStart w:id="283" w:name="_Toc55136503"/>
      <w:bookmarkEnd w:id="270"/>
      <w:bookmarkEnd w:id="271"/>
      <w:bookmarkEnd w:id="272"/>
      <w:bookmarkEnd w:id="273"/>
      <w:bookmarkEnd w:id="274"/>
      <w:bookmarkEnd w:id="275"/>
      <w:bookmarkEnd w:id="276"/>
      <w:bookmarkEnd w:id="277"/>
      <w:bookmarkEnd w:id="278"/>
      <w:bookmarkEnd w:id="279"/>
      <w:r w:rsidRPr="0098259C">
        <w:t>FMI for Model Exchange</w:t>
      </w:r>
      <w:bookmarkEnd w:id="61"/>
      <w:bookmarkEnd w:id="62"/>
      <w:bookmarkEnd w:id="63"/>
      <w:bookmarkEnd w:id="64"/>
      <w:bookmarkEnd w:id="280"/>
      <w:bookmarkEnd w:id="281"/>
      <w:bookmarkEnd w:id="282"/>
      <w:bookmarkEnd w:id="283"/>
    </w:p>
    <w:p w14:paraId="13EF2D72" w14:textId="737E448D"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21504"/>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D26C52"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28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8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215;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D26C52"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8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8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286" w:name="_Ref356504399"/>
      <w:bookmarkStart w:id="287" w:name="_Toc55136504"/>
      <w:r w:rsidRPr="0098259C">
        <w:t>Mathematical Description</w:t>
      </w:r>
      <w:bookmarkEnd w:id="286"/>
      <w:bookmarkEnd w:id="287"/>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D26C52"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D26C52"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D26C52"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D26C52"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D26C52"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D26C52"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D26C52"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D26C52"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D26C52"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D26C52"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D26C52">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D26C52"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D26C52"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D26C52"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D26C52"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D26C52"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288"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88"/>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28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8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D26C52"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D26C52"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D26C52">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D26C52"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D26C52"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D26C52"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29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9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9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9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FF5DF8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D26C52">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92" w:author="Bertsch Christian (CR/AEE3)" w:date="2021-02-25T07:26: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D26C52"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D26C52">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D26C52"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D26C52">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D26C52">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293"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93"/>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D26C52"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94" w:name="_Toc55136505"/>
      <w:r w:rsidRPr="0098259C">
        <w:t>FMI Application Programming Interface</w:t>
      </w:r>
      <w:bookmarkEnd w:id="294"/>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95" w:name="_Ref240459819"/>
      <w:bookmarkStart w:id="296" w:name="_Toc240646369"/>
      <w:bookmarkStart w:id="297" w:name="_Toc247884542"/>
      <w:bookmarkStart w:id="298" w:name="_Ref289632501"/>
      <w:bookmarkStart w:id="299" w:name="_Toc55136506"/>
      <w:r w:rsidRPr="0098259C">
        <w:t>Providing Independent Variables and Re-initialization of Caching</w:t>
      </w:r>
      <w:bookmarkEnd w:id="295"/>
      <w:bookmarkEnd w:id="296"/>
      <w:bookmarkEnd w:id="297"/>
      <w:bookmarkEnd w:id="298"/>
      <w:bookmarkEnd w:id="299"/>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300" w:name="_Ref235854743"/>
      <w:bookmarkStart w:id="301" w:name="_Toc240646370"/>
      <w:bookmarkStart w:id="302" w:name="_Toc247884543"/>
      <w:bookmarkStart w:id="303" w:name="_Toc55136507"/>
      <w:r w:rsidRPr="0098259C">
        <w:t>Evaluation of Model Equations</w:t>
      </w:r>
      <w:bookmarkEnd w:id="300"/>
      <w:bookmarkEnd w:id="301"/>
      <w:bookmarkEnd w:id="302"/>
      <w:bookmarkEnd w:id="303"/>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04" w:name="OLE_LINK1"/>
            <w:bookmarkStart w:id="305"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04"/>
            <w:bookmarkEnd w:id="305"/>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306" w:name="_Ref235843871"/>
      <w:bookmarkStart w:id="307" w:name="_Toc240646372"/>
      <w:bookmarkStart w:id="308" w:name="_Toc247884545"/>
      <w:bookmarkStart w:id="309" w:name="_Toc55136508"/>
      <w:r w:rsidRPr="0098259C">
        <w:t>State Machine of Calling Sequence</w:t>
      </w:r>
      <w:bookmarkEnd w:id="306"/>
      <w:bookmarkEnd w:id="307"/>
      <w:bookmarkEnd w:id="308"/>
      <w:bookmarkEnd w:id="309"/>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310"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310"/>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Change w:id="311">
          <w:tblGrid>
            <w:gridCol w:w="5"/>
            <w:gridCol w:w="3459"/>
            <w:gridCol w:w="5"/>
            <w:gridCol w:w="379"/>
            <w:gridCol w:w="5"/>
            <w:gridCol w:w="379"/>
            <w:gridCol w:w="5"/>
            <w:gridCol w:w="379"/>
            <w:gridCol w:w="5"/>
            <w:gridCol w:w="379"/>
            <w:gridCol w:w="5"/>
            <w:gridCol w:w="379"/>
            <w:gridCol w:w="5"/>
            <w:gridCol w:w="379"/>
            <w:gridCol w:w="5"/>
            <w:gridCol w:w="378"/>
            <w:gridCol w:w="5"/>
            <w:gridCol w:w="378"/>
            <w:gridCol w:w="5"/>
            <w:gridCol w:w="955"/>
            <w:gridCol w:w="5"/>
          </w:tblGrid>
        </w:tblGridChange>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5D43AE">
        <w:tblPrEx>
          <w:tblW w:w="7383" w:type="dxa"/>
          <w:tblInd w:w="55" w:type="dxa"/>
          <w:tblCellMar>
            <w:left w:w="70" w:type="dxa"/>
            <w:right w:w="70" w:type="dxa"/>
          </w:tblCellMar>
          <w:tblPrExChange w:id="312" w:author="Bertsch Christian (CR/AEE3)" w:date="2021-02-19T18:34:00Z">
            <w:tblPrEx>
              <w:tblW w:w="7383" w:type="dxa"/>
              <w:tblInd w:w="55" w:type="dxa"/>
              <w:tblCellMar>
                <w:left w:w="70" w:type="dxa"/>
                <w:right w:w="70" w:type="dxa"/>
              </w:tblCellMar>
            </w:tblPrEx>
          </w:tblPrExChange>
        </w:tblPrEx>
        <w:trPr>
          <w:trHeight w:val="255"/>
          <w:trPrChange w:id="313" w:author="Bertsch Christian (CR/AEE3)" w:date="2021-02-19T18:34:00Z">
            <w:trPr>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14" w:author="Bertsch Christian (CR/AEE3)" w:date="2021-02-19T18:34:00Z">
              <w:tcPr>
                <w:tcW w:w="3353" w:type="dxa"/>
                <w:gridSpan w:val="2"/>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Change w:id="315"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16"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Change w:id="317"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744E5C3B" w14:textId="049C940D" w:rsidR="001E10E3" w:rsidRPr="006067CE" w:rsidRDefault="005D43AE" w:rsidP="006067CE">
            <w:pPr>
              <w:spacing w:line="240" w:lineRule="auto"/>
              <w:jc w:val="center"/>
              <w:rPr>
                <w:rFonts w:cs="Arial"/>
                <w:szCs w:val="20"/>
                <w:lang w:val="de-DE" w:eastAsia="de-DE"/>
              </w:rPr>
            </w:pPr>
            <w:ins w:id="318" w:author="Bertsch Christian (CR/AEE3)" w:date="2021-02-19T18:33: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19"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20"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21"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322" w:author="Bertsch Christian (CR/AEE3)" w:date="2021-02-19T18:34:00Z">
              <w:tcPr>
                <w:tcW w:w="383" w:type="dxa"/>
                <w:gridSpan w:val="2"/>
                <w:tcBorders>
                  <w:top w:val="nil"/>
                  <w:left w:val="nil"/>
                  <w:bottom w:val="single" w:sz="4" w:space="0" w:color="000000"/>
                  <w:right w:val="nil"/>
                </w:tcBorders>
                <w:shd w:val="clear" w:color="E6E6E6" w:fill="FFFFFF"/>
                <w:noWrap/>
                <w:vAlign w:val="bottom"/>
                <w:hideMark/>
              </w:tcPr>
            </w:tcPrChange>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323" w:author="Bertsch Christian (CR/AEE3)" w:date="2021-02-19T18:34:00Z">
              <w:tcPr>
                <w:tcW w:w="383" w:type="dxa"/>
                <w:gridSpan w:val="2"/>
                <w:tcBorders>
                  <w:top w:val="nil"/>
                  <w:left w:val="single" w:sz="4" w:space="0" w:color="auto"/>
                  <w:bottom w:val="single" w:sz="4" w:space="0" w:color="auto"/>
                  <w:right w:val="single" w:sz="4" w:space="0" w:color="auto"/>
                </w:tcBorders>
                <w:shd w:val="clear" w:color="FFFFFF" w:fill="E6E6E6"/>
                <w:noWrap/>
                <w:vAlign w:val="bottom"/>
                <w:hideMark/>
              </w:tcPr>
            </w:tcPrChange>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24" w:author="Bertsch Christian (CR/AEE3)" w:date="2021-02-19T18:34:00Z">
              <w:tcPr>
                <w:tcW w:w="960" w:type="dxa"/>
                <w:gridSpan w:val="2"/>
                <w:tcBorders>
                  <w:top w:val="nil"/>
                  <w:left w:val="nil"/>
                  <w:bottom w:val="nil"/>
                  <w:right w:val="nil"/>
                </w:tcBorders>
                <w:shd w:val="clear" w:color="auto" w:fill="auto"/>
                <w:noWrap/>
                <w:vAlign w:val="bottom"/>
                <w:hideMark/>
              </w:tcPr>
            </w:tcPrChange>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BAFE7AF"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ins w:id="325" w:author="Bertsch Christian (CR/AEE3)" w:date="2021-02-19T18:42:00Z">
        <w:r w:rsidR="00D41160">
          <w:t>.</w:t>
        </w:r>
      </w:ins>
      <w:del w:id="326" w:author="Bertsch Christian (CR/AEE3)" w:date="2021-02-19T18:35:00Z">
        <w:r w:rsidDel="00B8077F">
          <w:delText>:</w:delText>
        </w:r>
      </w:del>
    </w:p>
    <w:p w14:paraId="24CCF73B" w14:textId="51832C80" w:rsidR="00990EFE" w:rsidRPr="0098259C" w:rsidRDefault="000664FC" w:rsidP="007137D7">
      <w:pPr>
        <w:pStyle w:val="Heading3"/>
      </w:pPr>
      <w:bookmarkStart w:id="327" w:name="_Toc55136509"/>
      <w:r w:rsidRPr="0098259C">
        <w:t>Pseudo</w:t>
      </w:r>
      <w:r w:rsidR="00C34D46">
        <w:t>c</w:t>
      </w:r>
      <w:r w:rsidRPr="0098259C">
        <w:t>ode Example</w:t>
      </w:r>
      <w:bookmarkEnd w:id="327"/>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Preformatted"/>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4A1E6DD2" w:rsidR="00C864CB" w:rsidRPr="00D2781E" w:rsidRDefault="00C864CB" w:rsidP="00C864CB">
            <w:pPr>
              <w:pStyle w:val="HTMLPreformatted"/>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28" w:name="_Toc55136510"/>
      <w:r w:rsidRPr="0098259C">
        <w:t>FMI Description Schema</w:t>
      </w:r>
      <w:bookmarkEnd w:id="328"/>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29" w:name="_Ref290828041"/>
      <w:r>
        <w:br w:type="page"/>
      </w:r>
    </w:p>
    <w:p w14:paraId="1B958BD5" w14:textId="241269E7" w:rsidR="000B7BEF" w:rsidRPr="0098259C" w:rsidRDefault="000B7BEF" w:rsidP="000B7BEF">
      <w:pPr>
        <w:pStyle w:val="Heading3"/>
      </w:pPr>
      <w:bookmarkStart w:id="330" w:name="_Ref20220416"/>
      <w:bookmarkStart w:id="331" w:name="_Ref20232891"/>
      <w:bookmarkStart w:id="332" w:name="_Ref20232913"/>
      <w:bookmarkStart w:id="333" w:name="_Toc55136511"/>
      <w:r w:rsidRPr="0098259C">
        <w:t xml:space="preserve">Model Exchange </w:t>
      </w:r>
      <w:r w:rsidR="00295BF9" w:rsidRPr="0098259C">
        <w:t xml:space="preserve">FMU </w:t>
      </w:r>
      <w:r w:rsidRPr="0098259C">
        <w:t>(</w:t>
      </w:r>
      <w:r w:rsidR="00295BF9" w:rsidRPr="0098259C">
        <w:t>ModelExchange</w:t>
      </w:r>
      <w:r w:rsidRPr="0098259C">
        <w:t>)</w:t>
      </w:r>
      <w:bookmarkEnd w:id="329"/>
      <w:bookmarkEnd w:id="330"/>
      <w:bookmarkEnd w:id="331"/>
      <w:bookmarkEnd w:id="332"/>
      <w:bookmarkEnd w:id="333"/>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34" w:name="_Ref304972608"/>
      <w:bookmarkStart w:id="335" w:name="_Toc55136512"/>
      <w:r w:rsidRPr="0098259C">
        <w:t>Example</w:t>
      </w:r>
      <w:r w:rsidR="004330D4" w:rsidRPr="0098259C">
        <w:t xml:space="preserve"> </w:t>
      </w:r>
      <w:r w:rsidR="00374F39" w:rsidRPr="0098259C">
        <w:t>XML</w:t>
      </w:r>
      <w:r w:rsidR="004330D4" w:rsidRPr="0098259C">
        <w:t xml:space="preserve"> Description File</w:t>
      </w:r>
      <w:bookmarkEnd w:id="334"/>
      <w:bookmarkEnd w:id="335"/>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36" w:name="_Ref289417790"/>
      <w:bookmarkStart w:id="337" w:name="_Ref289418154"/>
      <w:bookmarkStart w:id="338" w:name="_Toc55136513"/>
      <w:r w:rsidRPr="0098259C">
        <w:t>FMI for Co</w:t>
      </w:r>
      <w:r w:rsidRPr="0098259C">
        <w:noBreakHyphen/>
        <w:t>Simulation</w:t>
      </w:r>
      <w:bookmarkEnd w:id="336"/>
      <w:bookmarkEnd w:id="337"/>
      <w:bookmarkEnd w:id="338"/>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339"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39"/>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340"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40"/>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341"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41"/>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42" w:name="_Toc304271803"/>
      <w:bookmarkStart w:id="343" w:name="_Ref308190915"/>
      <w:bookmarkStart w:id="344" w:name="_Ref356504426"/>
      <w:bookmarkStart w:id="345" w:name="_Toc55136514"/>
      <w:r>
        <w:t>Mathematical Descript</w:t>
      </w:r>
      <w:bookmarkEnd w:id="342"/>
      <w:bookmarkEnd w:id="343"/>
      <w:bookmarkEnd w:id="344"/>
      <w:r>
        <w:t>ion</w:t>
      </w:r>
      <w:bookmarkEnd w:id="345"/>
    </w:p>
    <w:p w14:paraId="57124546" w14:textId="77777777" w:rsidR="00063440" w:rsidRPr="00063440" w:rsidRDefault="00063440" w:rsidP="00063440">
      <w:pPr>
        <w:pStyle w:val="Heading3"/>
      </w:pPr>
      <w:bookmarkStart w:id="346" w:name="_Toc55136515"/>
      <w:r>
        <w:t>Basics</w:t>
      </w:r>
      <w:bookmarkEnd w:id="346"/>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D26C52"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1865566" r:id="rId88"/>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9" o:title=""/>
          </v:shape>
          <o:OLEObject Type="Embed" ProgID="Equation.3" ShapeID="_x0000_i1037" DrawAspect="Content" ObjectID="_1691865547"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1" o:title=""/>
          </v:shape>
          <o:OLEObject Type="Embed" ProgID="Equation.DSMT4" ShapeID="_x0000_i1038" DrawAspect="Content" ObjectID="_1691865548"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3" o:title=""/>
          </v:shape>
          <o:OLEObject Type="Embed" ProgID="Equation.3" ShapeID="_x0000_i1039" DrawAspect="Content" ObjectID="_1691865549" r:id="rId94"/>
        </w:object>
      </w:r>
      <w:r w:rsidRPr="0098259C">
        <w:t xml:space="preserve"> is running step by step from </w:t>
      </w:r>
      <w:r w:rsidRPr="0098259C">
        <w:rPr>
          <w:position w:val="-12"/>
        </w:rPr>
        <w:object w:dxaOrig="420" w:dyaOrig="360" w14:anchorId="485CC85E">
          <v:shape id="_x0000_i1040" type="#_x0000_t75" style="width:21pt;height:18.75pt" o:ole="">
            <v:imagedata r:id="rId95" o:title=""/>
          </v:shape>
          <o:OLEObject Type="Embed" ProgID="Equation.3" ShapeID="_x0000_i1040" DrawAspect="Content" ObjectID="_1691865550" r:id="rId96"/>
        </w:object>
      </w:r>
      <w:r w:rsidRPr="0098259C">
        <w:t xml:space="preserve"> to </w:t>
      </w:r>
      <w:r w:rsidRPr="0098259C">
        <w:rPr>
          <w:position w:val="-14"/>
        </w:rPr>
        <w:object w:dxaOrig="400" w:dyaOrig="380" w14:anchorId="2A7F949E">
          <v:shape id="_x0000_i1041" type="#_x0000_t75" style="width:21pt;height:18.75pt" o:ole="">
            <v:imagedata r:id="rId97" o:title=""/>
          </v:shape>
          <o:OLEObject Type="Embed" ProgID="Equation.3" ShapeID="_x0000_i1041" DrawAspect="Content" ObjectID="_1691865551"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9" o:title=""/>
          </v:shape>
          <o:OLEObject Type="Embed" ProgID="Equation.3" ShapeID="_x0000_i1042" DrawAspect="Content" ObjectID="_1691865552" r:id="rId100"/>
        </w:object>
      </w:r>
      <w:r w:rsidRPr="0098259C">
        <w:t xml:space="preserve"> or the whole time interval </w:t>
      </w:r>
      <w:r w:rsidRPr="0098259C">
        <w:rPr>
          <w:position w:val="-14"/>
        </w:rPr>
        <w:object w:dxaOrig="1020" w:dyaOrig="380" w14:anchorId="5B9B0E70">
          <v:shape id="_x0000_i1043" type="#_x0000_t75" style="width:53.25pt;height:18.75pt" o:ole="">
            <v:imagedata r:id="rId101" o:title=""/>
          </v:shape>
          <o:OLEObject Type="Embed" ProgID="Equation.3" ShapeID="_x0000_i1043" DrawAspect="Content" ObjectID="_1691865553"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3" o:title=""/>
          </v:shape>
          <o:OLEObject Type="Embed" ProgID="Equation.3" ShapeID="_x0000_i1044" DrawAspect="Content" ObjectID="_1691865554" r:id="rId104"/>
        </w:object>
      </w:r>
      <w:r w:rsidRPr="0098259C">
        <w:t xml:space="preserve">, </w:t>
      </w:r>
      <w:r w:rsidRPr="0098259C">
        <w:rPr>
          <w:position w:val="-14"/>
        </w:rPr>
        <w:object w:dxaOrig="1440" w:dyaOrig="380" w14:anchorId="348053A5">
          <v:shape id="_x0000_i1045" type="#_x0000_t75" style="width:1in;height:18.75pt" o:ole="">
            <v:imagedata r:id="rId105" o:title=""/>
          </v:shape>
          <o:OLEObject Type="Embed" ProgID="Equation.DSMT4" ShapeID="_x0000_i1045" DrawAspect="Content" ObjectID="_1691865555"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7" o:title=""/>
          </v:shape>
          <o:OLEObject Type="Embed" ProgID="Equation.3" ShapeID="_x0000_i1046" DrawAspect="Content" ObjectID="_1691865556"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9" o:title=""/>
          </v:shape>
          <o:OLEObject Type="Embed" ProgID="Equation.3" ShapeID="_x0000_i1047" DrawAspect="Content" ObjectID="_1691865557" r:id="rId110"/>
        </w:object>
      </w:r>
      <w:r w:rsidRPr="0098259C">
        <w:t xml:space="preserve">and send values of outputs </w:t>
      </w:r>
      <w:r w:rsidRPr="0098259C">
        <w:rPr>
          <w:position w:val="-12"/>
        </w:rPr>
        <w:object w:dxaOrig="639" w:dyaOrig="360" w14:anchorId="080D52A0">
          <v:shape id="_x0000_i1048" type="#_x0000_t75" style="width:30.75pt;height:18.75pt" o:ole="">
            <v:imagedata r:id="rId111" o:title=""/>
          </v:shape>
          <o:OLEObject Type="Embed" ProgID="Equation.3" ShapeID="_x0000_i1048" DrawAspect="Content" ObjectID="_1691865558"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3" o:title=""/>
          </v:shape>
          <o:OLEObject Type="Embed" ProgID="Equation.3" ShapeID="_x0000_i1049" DrawAspect="Content" ObjectID="_1691865559" r:id="rId114"/>
        </w:object>
      </w:r>
      <w:r w:rsidRPr="0098259C">
        <w:t xml:space="preserve">, </w:t>
      </w:r>
      <w:r w:rsidRPr="0098259C">
        <w:rPr>
          <w:position w:val="-14"/>
        </w:rPr>
        <w:object w:dxaOrig="1460" w:dyaOrig="380" w14:anchorId="3DA8B1B0">
          <v:shape id="_x0000_i1050" type="#_x0000_t75" style="width:72.75pt;height:18.75pt" o:ole="">
            <v:imagedata r:id="rId115" o:title=""/>
          </v:shape>
          <o:OLEObject Type="Embed" ProgID="Equation.DSMT4" ShapeID="_x0000_i1050" DrawAspect="Content" ObjectID="_1691865560" r:id="rId116"/>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7" o:title=""/>
          </v:shape>
          <o:OLEObject Type="Embed" ProgID="Equation.DSMT4" ShapeID="_x0000_i1051" DrawAspect="Content" ObjectID="_1691865561"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9" o:title=""/>
          </v:shape>
          <o:OLEObject Type="Embed" ProgID="Equation.3" ShapeID="_x0000_i1052" DrawAspect="Content" ObjectID="_1691865562"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691865563" r:id="rId122"/>
        </w:object>
      </w:r>
      <w:r w:rsidRPr="0098259C">
        <w:t xml:space="preserve"> communication step, </w:t>
      </w:r>
      <w:r w:rsidRPr="0098259C">
        <w:rPr>
          <w:position w:val="-12"/>
        </w:rPr>
        <w:object w:dxaOrig="1480" w:dyaOrig="360" w14:anchorId="261D435C">
          <v:shape id="_x0000_i1054" type="#_x0000_t75" style="width:76.5pt;height:18.75pt" o:ole="">
            <v:imagedata r:id="rId123" o:title=""/>
          </v:shape>
          <o:OLEObject Type="Embed" ProgID="Equation.3" ShapeID="_x0000_i1054" DrawAspect="Content" ObjectID="_1691865564"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347" w:name="_Toc55136516"/>
      <w:r>
        <w:t>Mathematical Model</w:t>
      </w:r>
      <w:bookmarkEnd w:id="347"/>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D26C52"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D26C52"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D26C52"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D26C52"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D26C52"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D26C52"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D26C52"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D26C52"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8"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D26C52"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D26C52"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D26C52"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48"/>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49" w:name="_Toc55136517"/>
      <w:bookmarkStart w:id="350" w:name="_Toc240646382"/>
      <w:bookmarkStart w:id="351" w:name="_Toc247884555"/>
      <w:r w:rsidRPr="0098259C">
        <w:t>FMI Application Programming Interface</w:t>
      </w:r>
      <w:bookmarkEnd w:id="349"/>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52" w:name="_Toc247964771"/>
      <w:bookmarkStart w:id="353" w:name="_Toc274647154"/>
      <w:bookmarkStart w:id="354" w:name="_Ref290826996"/>
      <w:bookmarkStart w:id="355" w:name="_Ref304553841"/>
      <w:bookmarkStart w:id="356" w:name="_Ref369580299"/>
      <w:bookmarkStart w:id="357"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52"/>
      <w:r w:rsidRPr="0098259C">
        <w:t xml:space="preserve"> and </w:t>
      </w:r>
      <w:r w:rsidR="00966C27" w:rsidRPr="0098259C">
        <w:t>P</w:t>
      </w:r>
      <w:r w:rsidRPr="0098259C">
        <w:t>arameters</w:t>
      </w:r>
      <w:bookmarkEnd w:id="353"/>
      <w:bookmarkEnd w:id="354"/>
      <w:bookmarkEnd w:id="355"/>
      <w:bookmarkEnd w:id="356"/>
      <w:bookmarkEnd w:id="357"/>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07FC7C18" w:rsidR="00D97820" w:rsidRPr="0098259C" w:rsidRDefault="00D97820" w:rsidP="0082183C">
            <w:pPr>
              <w:pStyle w:val="Textkrper-Tabelle"/>
              <w:autoSpaceDE w:val="0"/>
              <w:autoSpaceDN w:val="0"/>
              <w:adjustRightInd w:val="0"/>
              <w:ind w:left="0"/>
              <w:rPr>
                <w:color w:val="000000"/>
                <w:szCs w:val="20"/>
              </w:rPr>
            </w:pPr>
            <w:r>
              <w:t>Different</w:t>
            </w:r>
            <w:del w:id="358" w:author="Bertsch Christian (CR/AEE3)" w:date="2020-12-29T20:13:00Z">
              <w:r w:rsidDel="00466CB8">
                <w:delText>s</w:delText>
              </w:r>
            </w:del>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59" w:name="_Ref248821476"/>
      <w:bookmarkStart w:id="360" w:name="_Toc274647155"/>
      <w:bookmarkStart w:id="361" w:name="_Toc55136519"/>
      <w:r w:rsidRPr="0098259C">
        <w:t>Computation</w:t>
      </w:r>
      <w:bookmarkEnd w:id="359"/>
      <w:bookmarkEnd w:id="360"/>
      <w:bookmarkEnd w:id="361"/>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62" w:name="_Toc247964773"/>
      <w:bookmarkStart w:id="363" w:name="_Toc274647156"/>
      <w:bookmarkStart w:id="364" w:name="_Ref369578323"/>
      <w:r>
        <w:br w:type="page"/>
      </w:r>
    </w:p>
    <w:p w14:paraId="771EDC9D" w14:textId="222085D8" w:rsidR="00885BF4" w:rsidRPr="0098259C" w:rsidRDefault="00885BF4" w:rsidP="00885BF4">
      <w:pPr>
        <w:pStyle w:val="Heading3"/>
        <w:spacing w:line="336" w:lineRule="auto"/>
        <w:jc w:val="both"/>
      </w:pPr>
      <w:bookmarkStart w:id="365" w:name="_Ref20232792"/>
      <w:bookmarkStart w:id="366" w:name="_Toc55136520"/>
      <w:r w:rsidRPr="0098259C">
        <w:t>Retrieving Status Information</w:t>
      </w:r>
      <w:bookmarkEnd w:id="362"/>
      <w:r w:rsidRPr="0098259C">
        <w:t xml:space="preserve"> from the Slave</w:t>
      </w:r>
      <w:bookmarkEnd w:id="363"/>
      <w:bookmarkEnd w:id="364"/>
      <w:bookmarkEnd w:id="365"/>
      <w:bookmarkEnd w:id="366"/>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67" w:name="_Toc247964774"/>
      <w:bookmarkStart w:id="368" w:name="_Ref248821801"/>
      <w:bookmarkStart w:id="369" w:name="_Toc274647157"/>
    </w:p>
    <w:p w14:paraId="0A5EDE80" w14:textId="77777777" w:rsidR="00966C27" w:rsidRPr="0098259C" w:rsidRDefault="00966C27" w:rsidP="007137D7">
      <w:pPr>
        <w:pStyle w:val="Heading3"/>
      </w:pPr>
      <w:bookmarkStart w:id="370" w:name="_Ref349039747"/>
      <w:bookmarkStart w:id="371" w:name="_Toc55136521"/>
      <w:r w:rsidRPr="0098259C">
        <w:t>State Machine of Calling Sequenc</w:t>
      </w:r>
      <w:bookmarkEnd w:id="367"/>
      <w:r w:rsidRPr="0098259C">
        <w:t>e from Master to Slave</w:t>
      </w:r>
      <w:bookmarkEnd w:id="368"/>
      <w:bookmarkEnd w:id="369"/>
      <w:bookmarkEnd w:id="370"/>
      <w:bookmarkEnd w:id="371"/>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372" w:name="_Toc247964775"/>
      <w:bookmarkStart w:id="373" w:name="_Toc274647158"/>
      <w:bookmarkStart w:id="374" w:name="_Ref289781010"/>
      <w:bookmarkStart w:id="375"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376" w:name="_Toc55136522"/>
      <w:r w:rsidRPr="0098259C">
        <w:t>Pseudo</w:t>
      </w:r>
      <w:r w:rsidR="00C34D46">
        <w:t>c</w:t>
      </w:r>
      <w:r w:rsidRPr="0098259C">
        <w:t>ode Example</w:t>
      </w:r>
      <w:bookmarkEnd w:id="372"/>
      <w:bookmarkEnd w:id="373"/>
      <w:bookmarkEnd w:id="374"/>
      <w:bookmarkEnd w:id="375"/>
      <w:bookmarkEnd w:id="376"/>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77" w:name="_Toc55136523"/>
      <w:r w:rsidRPr="0098259C">
        <w:t>FMI Description Schema</w:t>
      </w:r>
      <w:bookmarkEnd w:id="377"/>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78" w:name="_Ref289268602"/>
      <w:bookmarkStart w:id="379" w:name="_Ref298170400"/>
      <w:bookmarkStart w:id="380" w:name="_Toc55136524"/>
      <w:r w:rsidRPr="0098259C">
        <w:t>Co</w:t>
      </w:r>
      <w:r w:rsidRPr="0098259C">
        <w:noBreakHyphen/>
        <w:t>Simulation</w:t>
      </w:r>
      <w:bookmarkEnd w:id="378"/>
      <w:r w:rsidR="00121EF8" w:rsidRPr="0098259C">
        <w:t xml:space="preserve"> FMU (CoSimulation)</w:t>
      </w:r>
      <w:bookmarkEnd w:id="379"/>
      <w:bookmarkEnd w:id="380"/>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81" w:name="_Toc55136525"/>
      <w:r w:rsidRPr="0098259C">
        <w:t xml:space="preserve">Example </w:t>
      </w:r>
      <w:r w:rsidR="00374F39" w:rsidRPr="0098259C">
        <w:t>XML</w:t>
      </w:r>
      <w:r w:rsidRPr="0098259C">
        <w:t xml:space="preserve"> Description File</w:t>
      </w:r>
      <w:bookmarkEnd w:id="381"/>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82" w:name="_Ref305442034"/>
      <w:bookmarkStart w:id="383" w:name="_Toc55136526"/>
      <w:r w:rsidRPr="0098259C">
        <w:t>Literature</w:t>
      </w:r>
      <w:bookmarkEnd w:id="350"/>
      <w:bookmarkEnd w:id="351"/>
      <w:bookmarkEnd w:id="382"/>
      <w:bookmarkEnd w:id="383"/>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84" w:name="_Toc247884556"/>
      <w:bookmarkStart w:id="385" w:name="_Toc55136527"/>
      <w:r w:rsidRPr="0098259C">
        <w:t>FMI Revision History</w:t>
      </w:r>
      <w:bookmarkEnd w:id="384"/>
      <w:bookmarkEnd w:id="385"/>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86" w:name="_Toc247884557"/>
      <w:bookmarkStart w:id="387" w:name="_Toc55136528"/>
      <w:r w:rsidRPr="0098259C">
        <w:t>Version 1.0</w:t>
      </w:r>
      <w:bookmarkEnd w:id="386"/>
      <w:r w:rsidRPr="0098259C">
        <w:t xml:space="preserve"> – FMI for Model Exchange</w:t>
      </w:r>
      <w:bookmarkEnd w:id="387"/>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88" w:name="_Toc55136529"/>
      <w:r w:rsidRPr="0098259C">
        <w:t>Version 1.0 – FMI for Co-Simulation</w:t>
      </w:r>
      <w:bookmarkEnd w:id="388"/>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89" w:name="_Toc20839962"/>
      <w:bookmarkStart w:id="390" w:name="_Toc20839963"/>
      <w:bookmarkStart w:id="391" w:name="_Toc20839964"/>
      <w:bookmarkStart w:id="392" w:name="_Toc20839965"/>
      <w:bookmarkStart w:id="393" w:name="_Toc20839966"/>
      <w:bookmarkStart w:id="394" w:name="_Toc20839967"/>
      <w:bookmarkStart w:id="395" w:name="_Toc20839968"/>
      <w:bookmarkStart w:id="396" w:name="_Toc20839969"/>
      <w:bookmarkStart w:id="397" w:name="_Toc20839970"/>
      <w:bookmarkStart w:id="398" w:name="_Toc20839971"/>
      <w:bookmarkStart w:id="399" w:name="_Toc20839972"/>
      <w:bookmarkStart w:id="400" w:name="_Toc20839973"/>
      <w:bookmarkStart w:id="401" w:name="_Toc20839974"/>
      <w:bookmarkStart w:id="402" w:name="_Toc20839975"/>
      <w:bookmarkStart w:id="403" w:name="_Toc20839976"/>
      <w:bookmarkStart w:id="404" w:name="_Toc20839977"/>
      <w:bookmarkStart w:id="405" w:name="_Toc20839978"/>
      <w:bookmarkStart w:id="406" w:name="_Toc20839979"/>
      <w:bookmarkStart w:id="407" w:name="_Toc20839980"/>
      <w:bookmarkStart w:id="408" w:name="_Toc20839981"/>
      <w:bookmarkStart w:id="409" w:name="_Toc20839982"/>
      <w:bookmarkStart w:id="410" w:name="_Toc5513653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sidRPr="0098259C">
        <w:t>Version 2.0</w:t>
      </w:r>
      <w:r w:rsidR="00C47A06" w:rsidRPr="0098259C">
        <w:t xml:space="preserve"> – FMI for Model Exchange and Co-Simulation</w:t>
      </w:r>
      <w:bookmarkEnd w:id="410"/>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11" w:name="_Ref305158977"/>
      <w:bookmarkStart w:id="412" w:name="_Toc55136531"/>
      <w:r w:rsidRPr="0098259C">
        <w:t>Overview</w:t>
      </w:r>
      <w:bookmarkEnd w:id="411"/>
      <w:bookmarkEnd w:id="412"/>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13" w:name="_Toc55136532"/>
      <w:r w:rsidRPr="0098259C">
        <w:t>Main changes</w:t>
      </w:r>
      <w:bookmarkEnd w:id="413"/>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14" w:name="_Toc55136533"/>
      <w:r w:rsidRPr="0098259C">
        <w:t>Contributors</w:t>
      </w:r>
      <w:bookmarkEnd w:id="414"/>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415" w:name="_Toc55136534"/>
      <w:r>
        <w:t>F</w:t>
      </w:r>
      <w:r w:rsidR="001F176C">
        <w:t>MI 2.0.1 m</w:t>
      </w:r>
      <w:r>
        <w:t>a</w:t>
      </w:r>
      <w:r w:rsidR="00460616">
        <w:t>i</w:t>
      </w:r>
      <w:r>
        <w:t xml:space="preserve">ntenane release: </w:t>
      </w:r>
      <w:r w:rsidR="001F176C">
        <w:t>c</w:t>
      </w:r>
      <w:r>
        <w:t>hanges and contributors</w:t>
      </w:r>
      <w:bookmarkEnd w:id="415"/>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7335BC35" w14:textId="7C47BC84" w:rsidR="00530EF9" w:rsidDel="005469A6" w:rsidRDefault="00530EF9" w:rsidP="00D2781E">
      <w:pPr>
        <w:pStyle w:val="BodyText"/>
        <w:spacing w:before="0"/>
        <w:rPr>
          <w:del w:id="416" w:author="Bertsch Christian (CR/AEE3)" w:date="2021-08-30T21:38:00Z"/>
        </w:rPr>
      </w:pPr>
    </w:p>
    <w:p w14:paraId="67181B1F" w14:textId="293BC642" w:rsidR="00530EF9" w:rsidRDefault="00530EF9" w:rsidP="00D2781E">
      <w:pPr>
        <w:pStyle w:val="BodyText"/>
        <w:spacing w:before="0"/>
      </w:pPr>
    </w:p>
    <w:p w14:paraId="2EF3D497" w14:textId="7A2032A8" w:rsidR="00530EF9" w:rsidRPr="0098259C" w:rsidRDefault="00530EF9" w:rsidP="00466CB8">
      <w:pPr>
        <w:pStyle w:val="Appendix3"/>
      </w:pPr>
      <w:bookmarkStart w:id="417" w:name="_Toc55136535"/>
      <w:r>
        <w:t>FMI 2.0.2 maintenane release: changes and contributors</w:t>
      </w:r>
      <w:bookmarkEnd w:id="417"/>
    </w:p>
    <w:p w14:paraId="5B2F7062" w14:textId="3FCCAF68" w:rsidR="00530EF9" w:rsidRDefault="00530EF9" w:rsidP="00530EF9">
      <w:pPr>
        <w:pStyle w:val="BodyText"/>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BodyText"/>
        <w:spacing w:before="0"/>
      </w:pPr>
    </w:p>
    <w:p w14:paraId="0065AA22" w14:textId="0D255DD7" w:rsidR="00530EF9" w:rsidRPr="0098259C" w:rsidRDefault="00530EF9" w:rsidP="00530EF9">
      <w:pPr>
        <w:pStyle w:val="BodyText"/>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5469A6">
      <w:pPr>
        <w:pStyle w:val="Appendix3"/>
        <w:rPr>
          <w:ins w:id="418" w:author="Bertsch Christian (CR/AEE3)" w:date="2021-08-30T21:36:00Z"/>
        </w:rPr>
        <w:pPrChange w:id="419" w:author="Bertsch Christian (CR/AEE3)" w:date="2021-08-30T21:38:00Z">
          <w:pPr>
            <w:pStyle w:val="BodyText"/>
            <w:spacing w:before="0"/>
          </w:pPr>
        </w:pPrChange>
      </w:pPr>
      <w:bookmarkStart w:id="420" w:name="_GoBack"/>
      <w:bookmarkEnd w:id="420"/>
      <w:ins w:id="421" w:author="Bertsch Christian (CR/AEE3)" w:date="2021-08-30T21:36:00Z">
        <w:r>
          <w:t>FMI 2.0.</w:t>
        </w:r>
      </w:ins>
      <w:ins w:id="422" w:author="Bertsch Christian (CR/AEE3)" w:date="2021-08-30T21:37:00Z">
        <w:r>
          <w:t>3</w:t>
        </w:r>
      </w:ins>
      <w:ins w:id="423" w:author="Bertsch Christian (CR/AEE3)" w:date="2021-08-30T21:36:00Z">
        <w:r>
          <w:t xml:space="preserve"> maintenane release: changes and contributors</w:t>
        </w:r>
      </w:ins>
    </w:p>
    <w:p w14:paraId="08E12904" w14:textId="58EEE15A" w:rsidR="005469A6" w:rsidRDefault="005469A6" w:rsidP="005469A6">
      <w:pPr>
        <w:pStyle w:val="BodyText"/>
        <w:rPr>
          <w:ins w:id="424" w:author="Bertsch Christian (CR/AEE3)" w:date="2021-08-30T21:38:00Z"/>
        </w:rPr>
      </w:pPr>
      <w:ins w:id="425" w:author="Bertsch Christian (CR/AEE3)" w:date="2021-08-30T21:38:00Z">
        <w:r>
          <w:t>The changes w.r.t. FMI 2.0.2(clarifications and bugfixes) are summarized on the release page for FMI 2.0.3</w:t>
        </w:r>
        <w:r>
          <w:t xml:space="preserve"> </w:t>
        </w:r>
        <w:r>
          <w:t>https://github.com/modelica/fm</w:t>
        </w:r>
        <w:r>
          <w:t xml:space="preserve">i-standard/releases/tag/v2.0.3 </w:t>
        </w:r>
        <w:r>
          <w:br/>
        </w:r>
      </w:ins>
    </w:p>
    <w:p w14:paraId="40EF44A9" w14:textId="77777777" w:rsidR="005469A6" w:rsidRPr="0098259C" w:rsidRDefault="005469A6" w:rsidP="005469A6">
      <w:pPr>
        <w:pStyle w:val="BodyText"/>
        <w:spacing w:before="0"/>
        <w:rPr>
          <w:ins w:id="426" w:author="Bertsch Christian (CR/AEE3)" w:date="2021-08-30T21:38:00Z"/>
        </w:rPr>
      </w:pPr>
      <w:ins w:id="427" w:author="Bertsch Christian (CR/AEE3)" w:date="2021-08-30T21:38:00Z">
        <w:r>
          <w:t>For contributors please refer to the issue tracking system https://github.com/modelica/fmi-standard/milestone/18</w:t>
        </w:r>
      </w:ins>
    </w:p>
    <w:p w14:paraId="0F1ADB1A" w14:textId="77777777" w:rsidR="005469A6" w:rsidRDefault="005469A6" w:rsidP="00D2781E">
      <w:pPr>
        <w:pStyle w:val="BodyText"/>
        <w:spacing w:before="0"/>
        <w:rPr>
          <w:ins w:id="428" w:author="Bertsch Christian (CR/AEE3)" w:date="2021-08-30T21:36:00Z"/>
        </w:rPr>
      </w:pPr>
    </w:p>
    <w:p w14:paraId="120AD4F8" w14:textId="6539D7E0" w:rsidR="005469A6" w:rsidRPr="0098259C" w:rsidDel="005469A6" w:rsidRDefault="005469A6" w:rsidP="005469A6">
      <w:pPr>
        <w:pStyle w:val="BodyText"/>
        <w:spacing w:before="0"/>
        <w:rPr>
          <w:del w:id="429" w:author="Bertsch Christian (CR/AEE3)" w:date="2021-08-30T21:38:00Z"/>
        </w:rPr>
      </w:pPr>
    </w:p>
    <w:p w14:paraId="44179EAF" w14:textId="697C1A62" w:rsidR="00C12C1B" w:rsidRPr="0098259C" w:rsidRDefault="00C12C1B" w:rsidP="00C12C1B">
      <w:pPr>
        <w:pStyle w:val="Appendix1"/>
      </w:pPr>
      <w:bookmarkStart w:id="430" w:name="_Toc240646383"/>
      <w:bookmarkStart w:id="431" w:name="_Toc247884564"/>
      <w:bookmarkStart w:id="432" w:name="_Toc55136536"/>
      <w:bookmarkEnd w:id="43"/>
      <w:bookmarkEnd w:id="44"/>
      <w:bookmarkEnd w:id="45"/>
      <w:bookmarkEnd w:id="46"/>
      <w:bookmarkEnd w:id="47"/>
      <w:bookmarkEnd w:id="48"/>
      <w:r w:rsidRPr="0098259C">
        <w:t>Glossary</w:t>
      </w:r>
      <w:bookmarkEnd w:id="430"/>
      <w:bookmarkEnd w:id="431"/>
      <w:bookmarkEnd w:id="432"/>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7CC0C" w14:textId="77777777" w:rsidR="00D26C52" w:rsidRDefault="00D26C52">
      <w:r>
        <w:separator/>
      </w:r>
    </w:p>
  </w:endnote>
  <w:endnote w:type="continuationSeparator" w:id="0">
    <w:p w14:paraId="653588B3" w14:textId="77777777" w:rsidR="00D26C52" w:rsidRDefault="00D26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7D565" w14:textId="77777777" w:rsidR="00D26C52" w:rsidRDefault="00D26C52">
      <w:r>
        <w:separator/>
      </w:r>
    </w:p>
  </w:footnote>
  <w:footnote w:type="continuationSeparator" w:id="0">
    <w:p w14:paraId="643329B6" w14:textId="77777777" w:rsidR="00D26C52" w:rsidRDefault="00D26C52">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78E4083B"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EE3)" w:date="2021-08-30T21:18:00Z">
      <w:r w:rsidR="005469A6">
        <w:rPr>
          <w:color w:val="000000" w:themeColor="text1"/>
        </w:rPr>
        <w:t>3</w:t>
      </w:r>
    </w:ins>
    <w:del w:id="1" w:author="Bertsch Christian (CR/AEE3)" w:date="2021-08-30T21:18:00Z">
      <w:r w:rsidDel="005469A6">
        <w:rPr>
          <w:color w:val="000000" w:themeColor="text1"/>
        </w:rPr>
        <w:delText xml:space="preserve">2 </w:delText>
      </w:r>
    </w:del>
  </w:p>
  <w:p w14:paraId="4812F36A" w14:textId="325F68A8"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2" w:author="Bertsch Christian (CR/AEE3)" w:date="2021-08-30T21:19:00Z">
      <w:r w:rsidDel="005469A6">
        <w:rPr>
          <w:color w:val="000000" w:themeColor="text1"/>
        </w:rPr>
        <w:delText>Dec 15</w:delText>
      </w:r>
      <w:r w:rsidRPr="00466CB8" w:rsidDel="005469A6">
        <w:rPr>
          <w:color w:val="000000" w:themeColor="text1"/>
          <w:vertAlign w:val="superscript"/>
        </w:rPr>
        <w:delText>th</w:delText>
      </w:r>
    </w:del>
    <w:ins w:id="3" w:author="Bertsch Christian (CR/AEE3)" w:date="2021-08-30T21:19:00Z">
      <w:r w:rsidR="005469A6">
        <w:rPr>
          <w:color w:val="000000" w:themeColor="text1"/>
        </w:rPr>
        <w:t>Oct 1st</w:t>
      </w:r>
    </w:ins>
    <w:r>
      <w:rPr>
        <w:color w:val="000000" w:themeColor="text1"/>
      </w:rPr>
      <w:t xml:space="preserve"> 202</w:t>
    </w:r>
    <w:ins w:id="4" w:author="Bertsch Christian (CR/AEE3)" w:date="2021-08-30T21:19:00Z">
      <w:r w:rsidR="005469A6">
        <w:rPr>
          <w:color w:val="000000" w:themeColor="text1"/>
        </w:rPr>
        <w:t>1</w:t>
      </w:r>
    </w:ins>
    <w:del w:id="5" w:author="Bertsch Christian (CR/AEE3)" w:date="2021-08-30T21:19:00Z">
      <w:r w:rsidDel="005469A6">
        <w:rPr>
          <w:color w:val="000000" w:themeColor="text1"/>
        </w:rPr>
        <w:delText>0</w:delText>
      </w:r>
    </w:del>
  </w:p>
  <w:p w14:paraId="1A111003" w14:textId="0F782405"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8F5E88">
      <w:rPr>
        <w:noProof/>
        <w:color w:val="000000" w:themeColor="text1"/>
      </w:rPr>
      <w:t>130</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8F5E88">
      <w:rPr>
        <w:rStyle w:val="PageNumber"/>
        <w:rFonts w:cs="Times New Roman"/>
        <w:noProof/>
        <w:color w:val="000000" w:themeColor="text1"/>
        <w:spacing w:val="0"/>
        <w:szCs w:val="18"/>
      </w:rPr>
      <w:t>132</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hyperlink" Target="http://www.w3.org/TR/xml-infoset/"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38" Type="http://schemas.openxmlformats.org/officeDocument/2006/relationships/hyperlink" Target="https://fmi-standard.org/downloads/"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16.png"/><Relationship Id="rId74" Type="http://schemas.openxmlformats.org/officeDocument/2006/relationships/image" Target="media/image31.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28" Type="http://schemas.openxmlformats.org/officeDocument/2006/relationships/image" Target="media/image63.png"/><Relationship Id="rId144" Type="http://schemas.openxmlformats.org/officeDocument/2006/relationships/hyperlink" Target="http://www.autosar.org/" TargetMode="External"/><Relationship Id="rId14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hyperlink" Target="http://www.w3.org/TR/xmlschema-2/"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49.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9.bin"/><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image" Target="media/image43.wmf"/><Relationship Id="rId96" Type="http://schemas.openxmlformats.org/officeDocument/2006/relationships/oleObject" Target="embeddings/oleObject15.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7.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netlib.org/toms/618" TargetMode="External"/><Relationship Id="rId52" Type="http://schemas.openxmlformats.org/officeDocument/2006/relationships/image" Target="media/image13.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00FDA-ED31-4D97-AFBB-BFAAC9900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48126</Words>
  <Characters>274324</Characters>
  <Application>Microsoft Office Word</Application>
  <DocSecurity>0</DocSecurity>
  <Lines>2286</Lines>
  <Paragraphs>643</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2</cp:revision>
  <cp:lastPrinted>2020-12-24T11:15:00Z</cp:lastPrinted>
  <dcterms:created xsi:type="dcterms:W3CDTF">2021-08-30T19:51:00Z</dcterms:created>
  <dcterms:modified xsi:type="dcterms:W3CDTF">2021-08-30T19:51:00Z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