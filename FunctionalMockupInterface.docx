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Pr="00CA5256"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23A70693"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0" w:author="Bertsch Christian (CR/ADX2.2)" w:date="2024-04-08T11:37:00Z">
        <w:r w:rsidR="008766FD">
          <w:rPr>
            <w:sz w:val="24"/>
          </w:rPr>
          <w:t>5</w:t>
        </w:r>
      </w:ins>
      <w:del w:id="1" w:author="Bertsch Christian (CR/ADX2.2)" w:date="2024-04-08T11:37:00Z">
        <w:r w:rsidR="00D92E3F" w:rsidDel="008766FD">
          <w:rPr>
            <w:sz w:val="24"/>
          </w:rPr>
          <w:delText>x</w:delText>
        </w:r>
      </w:del>
    </w:p>
    <w:p w14:paraId="1B2D96DD" w14:textId="6ED16B6F" w:rsidR="0084747C" w:rsidRDefault="00D0034A" w:rsidP="00D0034A">
      <w:pPr>
        <w:pStyle w:val="Subtitlefrontpage"/>
        <w:tabs>
          <w:tab w:val="left" w:pos="3060"/>
        </w:tabs>
        <w:rPr>
          <w:sz w:val="24"/>
        </w:rPr>
      </w:pPr>
      <w:r w:rsidRPr="00AE2A4F">
        <w:rPr>
          <w:sz w:val="24"/>
        </w:rPr>
        <w:tab/>
      </w:r>
      <w:del w:id="2" w:author="Bertsch Christian (CR/ADX2.2)" w:date="2024-04-08T11:38:00Z">
        <w:r w:rsidR="00CB29A4" w:rsidDel="00E3674C">
          <w:rPr>
            <w:sz w:val="24"/>
          </w:rPr>
          <w:delText>Nov</w:delText>
        </w:r>
        <w:r w:rsidR="005C72B1" w:rsidDel="00E3674C">
          <w:rPr>
            <w:sz w:val="24"/>
          </w:rPr>
          <w:delText>. 1</w:delText>
        </w:r>
        <w:r w:rsidR="00CB29A4" w:rsidDel="00E3674C">
          <w:rPr>
            <w:sz w:val="24"/>
          </w:rPr>
          <w:delText>0</w:delText>
        </w:r>
        <w:r w:rsidR="005C72B1" w:rsidRPr="00D92E3F" w:rsidDel="00E3674C">
          <w:rPr>
            <w:sz w:val="24"/>
            <w:vertAlign w:val="superscript"/>
          </w:rPr>
          <w:delText>th</w:delText>
        </w:r>
      </w:del>
      <w:proofErr w:type="gramStart"/>
      <w:ins w:id="3" w:author="Bertsch Christian (CR/ADX2.2)" w:date="2024-04-08T11:38:00Z">
        <w:r w:rsidR="00E3674C">
          <w:rPr>
            <w:sz w:val="24"/>
          </w:rPr>
          <w:t>xxx</w:t>
        </w:r>
      </w:ins>
      <w:r w:rsidR="005C72B1">
        <w:rPr>
          <w:sz w:val="24"/>
        </w:rPr>
        <w:t xml:space="preserve">  202</w:t>
      </w:r>
      <w:ins w:id="4" w:author="Bertsch Christian (CR/ADX2.2)" w:date="2024-04-08T11:38:00Z">
        <w:r w:rsidR="00E3674C">
          <w:rPr>
            <w:sz w:val="24"/>
          </w:rPr>
          <w:t>4</w:t>
        </w:r>
      </w:ins>
      <w:proofErr w:type="gramEnd"/>
      <w:del w:id="5" w:author="Bertsch Christian (CR/ADX2.2)" w:date="2024-04-08T11:38:00Z">
        <w:r w:rsidR="005C72B1" w:rsidDel="00E3674C">
          <w:rPr>
            <w:sz w:val="24"/>
          </w:rPr>
          <w:delText>2</w:delText>
        </w:r>
      </w:del>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2013491C"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917DAB">
        <w:rPr>
          <w:szCs w:val="20"/>
        </w:rPr>
        <w:t>4</w:t>
      </w:r>
      <w:r w:rsidR="00FD58BF">
        <w:rPr>
          <w:szCs w:val="20"/>
        </w:rPr>
        <w:t>.</w:t>
      </w:r>
      <w:r w:rsidRPr="00A75A80">
        <w:rPr>
          <w:szCs w:val="20"/>
        </w:rPr>
        <w:t xml:space="preserve"> </w:t>
      </w:r>
      <w:r w:rsidR="00FD58BF">
        <w:rPr>
          <w:szCs w:val="20"/>
        </w:rPr>
        <w:t xml:space="preserve">This is a maintenance release </w:t>
      </w:r>
      <w:r w:rsidR="0068175B">
        <w:rPr>
          <w:szCs w:val="20"/>
        </w:rPr>
        <w:t>for</w:t>
      </w:r>
      <w:r w:rsidR="00FD58BF">
        <w:rPr>
          <w:szCs w:val="20"/>
        </w:rPr>
        <w:t xml:space="preserve">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w:t>
      </w:r>
      <w:proofErr w:type="gramStart"/>
      <w:r w:rsidRPr="00A75A80">
        <w:rPr>
          <w:szCs w:val="20"/>
        </w:rPr>
        <w:t>Asia</w:t>
      </w:r>
      <w:proofErr w:type="gramEnd"/>
      <w:r w:rsidRPr="00A75A80">
        <w:rPr>
          <w:szCs w:val="20"/>
        </w:rPr>
        <w:t xml:space="preserve">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 w:name="_Toc215371355"/>
      <w:bookmarkStart w:id="7" w:name="_Toc217788014"/>
      <w:r w:rsidR="00882F43" w:rsidRPr="0098259C">
        <w:lastRenderedPageBreak/>
        <w:t>History</w:t>
      </w:r>
      <w:bookmarkEnd w:id="6"/>
      <w:bookmarkEnd w:id="7"/>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r w:rsidR="00917DAB" w:rsidRPr="0098259C" w14:paraId="095476C4" w14:textId="77777777" w:rsidTr="00EA73BA">
        <w:tc>
          <w:tcPr>
            <w:tcW w:w="1560" w:type="dxa"/>
          </w:tcPr>
          <w:p w14:paraId="5FF5AC27" w14:textId="3AA3FFEA" w:rsidR="00917DAB" w:rsidRDefault="00917DAB" w:rsidP="005469A6">
            <w:pPr>
              <w:pStyle w:val="tablecontents"/>
            </w:pPr>
            <w:r>
              <w:t>2.0.4</w:t>
            </w:r>
          </w:p>
        </w:tc>
        <w:tc>
          <w:tcPr>
            <w:tcW w:w="1212" w:type="dxa"/>
          </w:tcPr>
          <w:p w14:paraId="6EDA3CEA" w14:textId="5457D46F" w:rsidR="00917DAB" w:rsidRDefault="00917DAB" w:rsidP="005469A6">
            <w:pPr>
              <w:pStyle w:val="tablecontents"/>
            </w:pPr>
            <w:r>
              <w:t>2022-</w:t>
            </w:r>
            <w:r w:rsidR="00CB29A4">
              <w:t>11-10</w:t>
            </w:r>
          </w:p>
        </w:tc>
        <w:tc>
          <w:tcPr>
            <w:tcW w:w="6768" w:type="dxa"/>
          </w:tcPr>
          <w:p w14:paraId="455FDAAA" w14:textId="74D8D294" w:rsidR="00917DAB" w:rsidRDefault="00917DAB" w:rsidP="005469A6">
            <w:pPr>
              <w:pStyle w:val="tablecontents"/>
            </w:pPr>
            <w:r>
              <w:t>Bugfix/maintenance release of FMI for Model Exchange and Co-Simulation 2.0</w:t>
            </w:r>
            <w:r>
              <w:br/>
              <w:t xml:space="preserve">Backporting of “orthogonal” features “Terminals and </w:t>
            </w:r>
            <w:proofErr w:type="gramStart"/>
            <w:r>
              <w:t>Icons”  and</w:t>
            </w:r>
            <w:proofErr w:type="gramEnd"/>
            <w:r>
              <w:t xml:space="preserve"> “Build Configuration” from FMI 3.0</w:t>
            </w:r>
          </w:p>
        </w:tc>
      </w:tr>
      <w:tr w:rsidR="00E3674C" w:rsidRPr="0098259C" w14:paraId="620A4535" w14:textId="77777777" w:rsidTr="00EA73BA">
        <w:trPr>
          <w:ins w:id="8" w:author="Bertsch Christian (CR/ADX2.2)" w:date="2024-04-08T11:39:00Z"/>
        </w:trPr>
        <w:tc>
          <w:tcPr>
            <w:tcW w:w="1560" w:type="dxa"/>
          </w:tcPr>
          <w:p w14:paraId="4CFF396D" w14:textId="42FBC4EE" w:rsidR="00E3674C" w:rsidRDefault="00E3674C" w:rsidP="005469A6">
            <w:pPr>
              <w:pStyle w:val="tablecontents"/>
              <w:rPr>
                <w:ins w:id="9" w:author="Bertsch Christian (CR/ADX2.2)" w:date="2024-04-08T11:39:00Z"/>
              </w:rPr>
            </w:pPr>
            <w:ins w:id="10" w:author="Bertsch Christian (CR/ADX2.2)" w:date="2024-04-08T11:39:00Z">
              <w:r>
                <w:t>2.0.5</w:t>
              </w:r>
            </w:ins>
          </w:p>
        </w:tc>
        <w:tc>
          <w:tcPr>
            <w:tcW w:w="1212" w:type="dxa"/>
          </w:tcPr>
          <w:p w14:paraId="764ADC0B" w14:textId="4CBF8460" w:rsidR="00E3674C" w:rsidRDefault="00E3674C" w:rsidP="005469A6">
            <w:pPr>
              <w:pStyle w:val="tablecontents"/>
              <w:rPr>
                <w:ins w:id="11" w:author="Bertsch Christian (CR/ADX2.2)" w:date="2024-04-08T11:39:00Z"/>
              </w:rPr>
            </w:pPr>
            <w:ins w:id="12" w:author="Bertsch Christian (CR/ADX2.2)" w:date="2024-04-08T11:39:00Z">
              <w:r>
                <w:t>2024-</w:t>
              </w:r>
            </w:ins>
            <w:ins w:id="13" w:author="Bertsch Christian (CR/ASI3)" w:date="2024-06-18T19:38:00Z">
              <w:r w:rsidR="00317D71">
                <w:t>06-18</w:t>
              </w:r>
            </w:ins>
            <w:ins w:id="14" w:author="Bertsch Christian (CR/ADX2.2)" w:date="2024-04-08T11:39:00Z">
              <w:del w:id="15" w:author="Bertsch Christian (CR/ASI3)" w:date="2024-06-18T19:38:00Z">
                <w:r w:rsidDel="00317D71">
                  <w:delText>x-x</w:delText>
                </w:r>
              </w:del>
            </w:ins>
          </w:p>
        </w:tc>
        <w:tc>
          <w:tcPr>
            <w:tcW w:w="6768" w:type="dxa"/>
          </w:tcPr>
          <w:p w14:paraId="30E87CD8" w14:textId="30895EDD" w:rsidR="00E3674C" w:rsidRDefault="00E3674C" w:rsidP="005469A6">
            <w:pPr>
              <w:pStyle w:val="tablecontents"/>
              <w:rPr>
                <w:ins w:id="16" w:author="Bertsch Christian (CR/ADX2.2)" w:date="2024-04-08T11:39:00Z"/>
              </w:rPr>
            </w:pPr>
            <w:ins w:id="17" w:author="Bertsch Christian (CR/ADX2.2)" w:date="2024-04-08T11:39: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00000"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1EE86D59"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917DAB">
        <w:t>2</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 xml:space="preserve">the material in any medium or </w:t>
            </w:r>
            <w:proofErr w:type="gramStart"/>
            <w:r w:rsidR="005B682A">
              <w:t>format</w:t>
            </w:r>
            <w:proofErr w:type="gramEnd"/>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 xml:space="preserve">remix, transform, and build upon the </w:t>
            </w:r>
            <w:proofErr w:type="gramStart"/>
            <w:r w:rsidR="005B682A">
              <w:t>material</w:t>
            </w:r>
            <w:proofErr w:type="gramEnd"/>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 xml:space="preserve">The licensor cannot revoke these freedoms </w:t>
            </w:r>
            <w:proofErr w:type="gramStart"/>
            <w:r>
              <w:rPr>
                <w:bCs/>
              </w:rPr>
              <w:t>as long as</w:t>
            </w:r>
            <w:proofErr w:type="gramEnd"/>
            <w:r>
              <w:rPr>
                <w:bCs/>
              </w:rPr>
              <w:t xml:space="preserve">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000000"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 xml:space="preserve">Article (3a) of this license requires that modifications of this work must clearly label, </w:t>
      </w:r>
      <w:proofErr w:type="gramStart"/>
      <w:r w:rsidRPr="0098259C">
        <w:t>demarcate</w:t>
      </w:r>
      <w:proofErr w:type="gramEnd"/>
      <w:r w:rsidRPr="0098259C">
        <w:t xml:space="preserv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55B7AF52" w:rsidR="00364630" w:rsidRPr="0098259C" w:rsidRDefault="00364630" w:rsidP="00364630">
      <w:pPr>
        <w:pStyle w:val="Textkrper"/>
      </w:pPr>
      <w:r w:rsidRPr="0098259C">
        <w:t>This document defines the Functional Mock-up Interface (FMI), version 2.0</w:t>
      </w:r>
      <w:r w:rsidR="00FD58BF">
        <w:t>.</w:t>
      </w:r>
      <w:r w:rsidR="00917DAB">
        <w:t>4</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 xml:space="preserve">The two interface standards have many parts in common. </w:t>
      </w:r>
      <w:proofErr w:type="gramStart"/>
      <w:r w:rsidRPr="0098259C">
        <w:t>In particular, it</w:t>
      </w:r>
      <w:proofErr w:type="gramEnd"/>
      <w:r w:rsidRPr="0098259C">
        <w:t xml:space="preserve">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w:t>
      </w:r>
      <w:proofErr w:type="gramStart"/>
      <w:r w:rsidR="005A2A81" w:rsidRPr="0098259C">
        <w:t>slave</w:t>
      </w:r>
      <w:proofErr w:type="gramEnd"/>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00000"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0FF1115D" w14:textId="3310A03E" w:rsidR="00917DAB" w:rsidRPr="003200BB" w:rsidRDefault="00917DAB" w:rsidP="00917DAB">
      <w:pPr>
        <w:pStyle w:val="Textkrper"/>
        <w:jc w:val="center"/>
        <w:rPr>
          <w:b/>
          <w:sz w:val="24"/>
        </w:rPr>
      </w:pPr>
      <w:r w:rsidRPr="003200BB">
        <w:rPr>
          <w:b/>
          <w:sz w:val="24"/>
        </w:rPr>
        <w:lastRenderedPageBreak/>
        <w:t>About FMI 2.0</w:t>
      </w:r>
      <w:r>
        <w:rPr>
          <w:b/>
          <w:sz w:val="24"/>
        </w:rPr>
        <w:t>.4</w:t>
      </w:r>
    </w:p>
    <w:p w14:paraId="58B41EC1" w14:textId="55027B00" w:rsidR="00917DAB" w:rsidRDefault="00917DAB" w:rsidP="00917DAB">
      <w:pPr>
        <w:pStyle w:val="Textkrper"/>
      </w:pPr>
      <w:r>
        <w:t xml:space="preserve">FMI 2.0.4 is a maintenance release </w:t>
      </w:r>
      <w:r>
        <w:br/>
        <w:t>FMUs created according to FMI 2.0.</w:t>
      </w:r>
      <w:r w:rsidR="0068175B">
        <w:t>4</w:t>
      </w:r>
      <w:r>
        <w:t xml:space="preserve"> are valid FMUs according to FMI 2.0, 2.0.1, 2.0.2 and 2.0.3. </w:t>
      </w:r>
      <w:r>
        <w:br/>
        <w:t xml:space="preserve">FMI 2.0.4 contains small bugfixes and two backports from FMI 3.0: </w:t>
      </w:r>
    </w:p>
    <w:p w14:paraId="5FAA4FBC" w14:textId="77777777" w:rsidR="00917DAB" w:rsidRDefault="00917DAB" w:rsidP="00917DAB">
      <w:pPr>
        <w:pStyle w:val="Textkrper"/>
        <w:numPr>
          <w:ilvl w:val="0"/>
          <w:numId w:val="77"/>
        </w:numPr>
      </w:pPr>
      <w:r>
        <w:t>Terminals and Icons</w:t>
      </w:r>
    </w:p>
    <w:p w14:paraId="3335225A" w14:textId="23C1BA30" w:rsidR="00917DAB" w:rsidRDefault="00917DAB" w:rsidP="00917DAB">
      <w:pPr>
        <w:pStyle w:val="Textkrper"/>
        <w:numPr>
          <w:ilvl w:val="0"/>
          <w:numId w:val="77"/>
        </w:numPr>
      </w:pPr>
      <w:r>
        <w:t>- Build configuration</w:t>
      </w:r>
    </w:p>
    <w:p w14:paraId="5A108393" w14:textId="51426615" w:rsidR="00917DAB" w:rsidRDefault="00917DAB" w:rsidP="00917DAB">
      <w:pPr>
        <w:pStyle w:val="Textkrper"/>
      </w:pPr>
      <w:r>
        <w:t xml:space="preserve">These are new features compared to FMI </w:t>
      </w:r>
      <w:proofErr w:type="gramStart"/>
      <w:r>
        <w:t>2.0.3, but</w:t>
      </w:r>
      <w:proofErr w:type="gramEnd"/>
      <w:r>
        <w:t xml:space="preserve"> are “orthogonal” extensions that do not interfere with FMI 2.0 </w:t>
      </w:r>
      <w:proofErr w:type="spellStart"/>
      <w:r>
        <w:t>behaviour</w:t>
      </w:r>
      <w:proofErr w:type="spellEnd"/>
      <w:r>
        <w:t>.</w:t>
      </w:r>
    </w:p>
    <w:p w14:paraId="4B9AE286" w14:textId="77777777" w:rsidR="00917DAB" w:rsidRDefault="00917DAB" w:rsidP="005469A6">
      <w:pPr>
        <w:pStyle w:val="Textkrper"/>
        <w:jc w:val="center"/>
        <w:rPr>
          <w:b/>
          <w:sz w:val="24"/>
        </w:rPr>
      </w:pPr>
    </w:p>
    <w:p w14:paraId="4D93B780" w14:textId="226D0664" w:rsidR="005469A6" w:rsidRPr="003200BB" w:rsidRDefault="005469A6" w:rsidP="005469A6">
      <w:pPr>
        <w:pStyle w:val="Textkrper"/>
        <w:jc w:val="center"/>
        <w:rPr>
          <w:b/>
          <w:sz w:val="24"/>
        </w:rPr>
      </w:pPr>
      <w:r w:rsidRPr="003200BB">
        <w:rPr>
          <w:b/>
          <w:sz w:val="24"/>
        </w:rPr>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2CC775A8"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EE265D">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 xml:space="preserve">Conventions used in this </w:t>
      </w:r>
      <w:proofErr w:type="gramStart"/>
      <w:r w:rsidRPr="0098259C">
        <w:rPr>
          <w:b/>
          <w:sz w:val="24"/>
        </w:rPr>
        <w:t>Document</w:t>
      </w:r>
      <w:proofErr w:type="gramEnd"/>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 xml:space="preserve">important </w:t>
      </w:r>
      <w:proofErr w:type="gramStart"/>
      <w:r w:rsidR="00611D03" w:rsidRPr="0098259C">
        <w:t>tools</w:t>
      </w:r>
      <w:proofErr w:type="gramEnd"/>
      <w:r w:rsidR="00611D03" w:rsidRPr="0098259C">
        <w:t xml:space="preserve">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 xml:space="preserve">In the implementation view, one-dimensional C-arrays are used. In order to access an array </w:t>
      </w:r>
      <w:proofErr w:type="gramStart"/>
      <w:r w:rsidRPr="0098259C">
        <w:t>element</w:t>
      </w:r>
      <w:proofErr w:type="gramEnd"/>
      <w:r w:rsidRPr="0098259C">
        <w:t xml:space="preserve">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proofErr w:type="gramStart"/>
      <w:r w:rsidRPr="0098259C">
        <w:rPr>
          <w:rStyle w:val="CODE"/>
        </w:rPr>
        <w:t>x[</w:t>
      </w:r>
      <w:proofErr w:type="gramEnd"/>
      <w:r w:rsidRPr="0098259C">
        <w:rPr>
          <w:rStyle w:val="CODE"/>
        </w:rPr>
        <w:t>0]</w:t>
      </w:r>
      <w:r w:rsidRPr="0098259C">
        <w:t>.</w:t>
      </w:r>
    </w:p>
    <w:p w14:paraId="64EFDFCB" w14:textId="2EE37108" w:rsidR="00517CFF" w:rsidRPr="00466CB8" w:rsidRDefault="00517CFF" w:rsidP="00466CB8">
      <w:pPr>
        <w:pStyle w:val="Textkrper"/>
        <w:spacing w:before="60"/>
        <w:ind w:left="249"/>
        <w:rPr>
          <w:i/>
        </w:rPr>
      </w:pPr>
      <w:r w:rsidRPr="00466CB8">
        <w:rPr>
          <w:rStyle w:val="pl-mi"/>
          <w:i/>
        </w:rPr>
        <w:lastRenderedPageBreak/>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6B174F2F" w14:textId="788FB8AF" w:rsidR="00917DAB" w:rsidRPr="00D92E3F" w:rsidRDefault="00917DAB" w:rsidP="00917DAB">
      <w:pPr>
        <w:pStyle w:val="Textkrper"/>
        <w:numPr>
          <w:ilvl w:val="0"/>
          <w:numId w:val="70"/>
        </w:numPr>
      </w:pPr>
      <w:r w:rsidRPr="00D92E3F">
        <w:rPr>
          <w:b/>
          <w:bCs/>
        </w:rPr>
        <w:t>Refere</w:t>
      </w:r>
      <w:r w:rsidR="00B61437">
        <w:rPr>
          <w:b/>
          <w:bCs/>
        </w:rPr>
        <w:t>n</w:t>
      </w:r>
      <w:r w:rsidRPr="00D92E3F">
        <w:rPr>
          <w:b/>
          <w:bCs/>
        </w:rPr>
        <w:t>ce FMUs</w:t>
      </w:r>
      <w:r>
        <w:br/>
        <w:t xml:space="preserve">A set of </w:t>
      </w:r>
      <w:proofErr w:type="gramStart"/>
      <w:r>
        <w:t>hand-coded</w:t>
      </w:r>
      <w:proofErr w:type="gramEnd"/>
      <w:r>
        <w:t xml:space="preserve"> FMUs for development, testing and debugging of the </w:t>
      </w:r>
      <w:r w:rsidRPr="00D92E3F">
        <w:t>Functional Mock-up Interface</w:t>
      </w:r>
      <w:r>
        <w:t xml:space="preserve"> available at </w:t>
      </w:r>
      <w:hyperlink r:id="rId21" w:history="1">
        <w:r w:rsidRPr="00917DAB">
          <w:rPr>
            <w:rStyle w:val="Hyperlink"/>
          </w:rPr>
          <w:t>https://github.com/modelica/Reference-FMUs/</w:t>
        </w:r>
      </w:hyperlink>
    </w:p>
    <w:p w14:paraId="3C9A41DE" w14:textId="02CDBB47" w:rsidR="00917DAB" w:rsidRDefault="00F1049A" w:rsidP="00917DAB">
      <w:pPr>
        <w:pStyle w:val="Textkrper"/>
        <w:numPr>
          <w:ilvl w:val="0"/>
          <w:numId w:val="70"/>
        </w:numPr>
      </w:pPr>
      <w:r w:rsidRPr="002F3E46">
        <w:rPr>
          <w:b/>
        </w:rPr>
        <w:t>FMU Compliance Checker</w:t>
      </w:r>
      <w:r w:rsidRPr="00F1049A">
        <w:t xml:space="preserve"> </w:t>
      </w:r>
      <w:r>
        <w:br/>
        <w:t xml:space="preserve">Free software to check whether an FMI model is compliant to the FMI </w:t>
      </w:r>
      <w:proofErr w:type="gramStart"/>
      <w:r>
        <w:t>standard</w:t>
      </w:r>
      <w:proofErr w:type="gramEnd"/>
    </w:p>
    <w:p w14:paraId="626C2B9E" w14:textId="7C9C0D8F" w:rsidR="009047AB" w:rsidRDefault="009047AB">
      <w:pPr>
        <w:pStyle w:val="Textkrper"/>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18" w:name="_Toc448903945"/>
      <w:bookmarkStart w:id="19" w:name="_Toc450645653"/>
      <w:r w:rsidR="00E04F7A" w:rsidRPr="002F3E46">
        <w:rPr>
          <w:sz w:val="24"/>
        </w:rPr>
        <w:lastRenderedPageBreak/>
        <w:t>Contents</w:t>
      </w:r>
      <w:bookmarkStart w:id="20" w:name="_Toc240646361"/>
      <w:bookmarkStart w:id="21" w:name="_Toc247884534"/>
      <w:bookmarkStart w:id="22" w:name="_Toc471724423"/>
      <w:bookmarkStart w:id="23" w:name="_Toc471724556"/>
      <w:bookmarkStart w:id="24" w:name="_Toc471785676"/>
      <w:bookmarkStart w:id="25" w:name="_Toc497546652"/>
      <w:bookmarkStart w:id="26" w:name="_Toc497547108"/>
      <w:bookmarkStart w:id="27" w:name="_Toc153341732"/>
      <w:bookmarkEnd w:id="18"/>
      <w:bookmarkEnd w:id="19"/>
    </w:p>
    <w:p w14:paraId="1A5EB4A2" w14:textId="6542CA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EE265D">
          <w:rPr>
            <w:webHidden/>
          </w:rPr>
          <w:t>9</w:t>
        </w:r>
        <w:r w:rsidR="00F57D4A">
          <w:rPr>
            <w:webHidden/>
          </w:rPr>
          <w:fldChar w:fldCharType="end"/>
        </w:r>
      </w:hyperlink>
    </w:p>
    <w:p w14:paraId="3E446CB7" w14:textId="63FF38D1" w:rsidR="00F57D4A" w:rsidRDefault="00000000">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EE265D">
          <w:rPr>
            <w:webHidden/>
          </w:rPr>
          <w:t>10</w:t>
        </w:r>
        <w:r w:rsidR="00F57D4A">
          <w:rPr>
            <w:webHidden/>
          </w:rPr>
          <w:fldChar w:fldCharType="end"/>
        </w:r>
      </w:hyperlink>
    </w:p>
    <w:p w14:paraId="620B755B" w14:textId="42B70C54" w:rsidR="00F57D4A" w:rsidRDefault="00000000">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EE265D">
          <w:rPr>
            <w:webHidden/>
          </w:rPr>
          <w:t>13</w:t>
        </w:r>
        <w:r w:rsidR="00F57D4A">
          <w:rPr>
            <w:webHidden/>
          </w:rPr>
          <w:fldChar w:fldCharType="end"/>
        </w:r>
      </w:hyperlink>
    </w:p>
    <w:p w14:paraId="6CA20BD5" w14:textId="342AA99E" w:rsidR="00F57D4A" w:rsidRDefault="00000000">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EE265D">
          <w:rPr>
            <w:webHidden/>
          </w:rPr>
          <w:t>14</w:t>
        </w:r>
        <w:r w:rsidR="00F57D4A">
          <w:rPr>
            <w:webHidden/>
          </w:rPr>
          <w:fldChar w:fldCharType="end"/>
        </w:r>
      </w:hyperlink>
    </w:p>
    <w:p w14:paraId="1FACDA2D" w14:textId="6F1E8C87" w:rsidR="00F57D4A" w:rsidRDefault="00000000">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EE265D">
          <w:rPr>
            <w:webHidden/>
          </w:rPr>
          <w:t>14</w:t>
        </w:r>
        <w:r w:rsidR="00F57D4A">
          <w:rPr>
            <w:webHidden/>
          </w:rPr>
          <w:fldChar w:fldCharType="end"/>
        </w:r>
      </w:hyperlink>
    </w:p>
    <w:p w14:paraId="453AA420" w14:textId="22DE5942" w:rsidR="00F57D4A" w:rsidRDefault="00000000">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EE265D">
          <w:rPr>
            <w:webHidden/>
          </w:rPr>
          <w:t>14</w:t>
        </w:r>
        <w:r w:rsidR="00F57D4A">
          <w:rPr>
            <w:webHidden/>
          </w:rPr>
          <w:fldChar w:fldCharType="end"/>
        </w:r>
      </w:hyperlink>
    </w:p>
    <w:p w14:paraId="75B726CE" w14:textId="3D5C176D" w:rsidR="00F57D4A" w:rsidRDefault="00000000">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EE265D">
          <w:rPr>
            <w:webHidden/>
          </w:rPr>
          <w:t>16</w:t>
        </w:r>
        <w:r w:rsidR="00F57D4A">
          <w:rPr>
            <w:webHidden/>
          </w:rPr>
          <w:fldChar w:fldCharType="end"/>
        </w:r>
      </w:hyperlink>
    </w:p>
    <w:p w14:paraId="0E589C1C" w14:textId="1CCCBE6E" w:rsidR="00F57D4A" w:rsidRDefault="00000000">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EE265D">
          <w:rPr>
            <w:webHidden/>
          </w:rPr>
          <w:t>18</w:t>
        </w:r>
        <w:r w:rsidR="00F57D4A">
          <w:rPr>
            <w:webHidden/>
          </w:rPr>
          <w:fldChar w:fldCharType="end"/>
        </w:r>
      </w:hyperlink>
    </w:p>
    <w:p w14:paraId="7869879B" w14:textId="54C96C8B" w:rsidR="00F57D4A" w:rsidRDefault="00000000">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EE265D">
          <w:rPr>
            <w:webHidden/>
          </w:rPr>
          <w:t>19</w:t>
        </w:r>
        <w:r w:rsidR="00F57D4A">
          <w:rPr>
            <w:webHidden/>
          </w:rPr>
          <w:fldChar w:fldCharType="end"/>
        </w:r>
      </w:hyperlink>
    </w:p>
    <w:p w14:paraId="0384304F" w14:textId="51A13030" w:rsidR="00F57D4A" w:rsidRDefault="00000000">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EE265D">
          <w:rPr>
            <w:webHidden/>
          </w:rPr>
          <w:t>19</w:t>
        </w:r>
        <w:r w:rsidR="00F57D4A">
          <w:rPr>
            <w:webHidden/>
          </w:rPr>
          <w:fldChar w:fldCharType="end"/>
        </w:r>
      </w:hyperlink>
    </w:p>
    <w:p w14:paraId="013E08DD" w14:textId="2E29E183" w:rsidR="00F57D4A" w:rsidRDefault="00000000">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EE265D">
          <w:rPr>
            <w:webHidden/>
          </w:rPr>
          <w:t>23</w:t>
        </w:r>
        <w:r w:rsidR="00F57D4A">
          <w:rPr>
            <w:webHidden/>
          </w:rPr>
          <w:fldChar w:fldCharType="end"/>
        </w:r>
      </w:hyperlink>
    </w:p>
    <w:p w14:paraId="43E6C8AC" w14:textId="3049B293" w:rsidR="00F57D4A" w:rsidRDefault="00000000">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00000">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00000">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00000">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00000">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00000">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00000">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00000">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00000">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00000">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00000">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00000">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00000">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00000">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00000">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00000">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00000">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00000">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00000">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00000">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00000">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00000">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00000">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00000">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00000">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00000">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00000">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00000">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00000">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00000">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00000">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00000">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00000">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00000">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00000">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00000">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00000">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00000">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00000">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00000">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00000">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00000">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00000">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00000">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00000">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00000">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00000">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28" w:name="_Toc55136478"/>
      <w:r w:rsidR="00990EFE" w:rsidRPr="0098259C">
        <w:t>Overview</w:t>
      </w:r>
      <w:bookmarkEnd w:id="20"/>
      <w:bookmarkEnd w:id="21"/>
      <w:bookmarkEnd w:id="28"/>
    </w:p>
    <w:p w14:paraId="5635EB9D" w14:textId="6BDE2F7D"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EE265D">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EE265D">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334D594"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EE265D">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w:t>
      </w:r>
      <w:proofErr w:type="gramStart"/>
      <w:r w:rsidRPr="0098259C">
        <w:t>structure</w:t>
      </w:r>
      <w:proofErr w:type="gramEnd"/>
      <w:r w:rsidRPr="0098259C">
        <w:t xml:space="preserv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2"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3" w:history="1">
        <w:r w:rsidRPr="0098259C">
          <w:rPr>
            <w:rStyle w:val="Hyperlink"/>
          </w:rPr>
          <w:t>http://sax.sourceforge.net/</w:t>
        </w:r>
      </w:hyperlink>
      <w:r w:rsidRPr="0098259C">
        <w:t xml:space="preserve">, </w:t>
      </w:r>
      <w:hyperlink r:id="rId24" w:history="1">
        <w:r w:rsidRPr="0098259C">
          <w:rPr>
            <w:rStyle w:val="Hyperlink"/>
          </w:rPr>
          <w:t>http://en.wikipedia.org/wiki/Simple_API_for_</w:t>
        </w:r>
        <w:r w:rsidR="00374F39" w:rsidRPr="0098259C">
          <w:rPr>
            <w:rStyle w:val="Hyperlink"/>
          </w:rPr>
          <w:t>XML</w:t>
        </w:r>
      </w:hyperlink>
      <w:r w:rsidRPr="0098259C">
        <w:t>).</w:t>
      </w:r>
    </w:p>
    <w:p w14:paraId="648E6469" w14:textId="0CEB59E1"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EE265D">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51F0FCB5"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EE265D" w:rsidRPr="0098259C">
        <w:t xml:space="preserve">Figure </w:t>
      </w:r>
      <w:r w:rsidR="00EE265D">
        <w:rPr>
          <w:noProof/>
        </w:rPr>
        <w:t>1</w:t>
      </w:r>
      <w:r w:rsidR="00520A5E">
        <w:fldChar w:fldCharType="end"/>
      </w:r>
      <w:r w:rsidR="00520A5E">
        <w:t>:</w:t>
      </w:r>
    </w:p>
    <w:p w14:paraId="5EEDDB51" w14:textId="77777777" w:rsidR="00990EFE" w:rsidRPr="0098259C" w:rsidRDefault="00000000" w:rsidP="00A019C0">
      <w:pPr>
        <w:pStyle w:val="Bild"/>
        <w:spacing w:before="0"/>
        <w:rPr>
          <w:lang w:val="en-US"/>
        </w:rPr>
      </w:pPr>
      <w:r>
        <w:rPr>
          <w:lang w:val="en-US"/>
        </w:rPr>
        <w:object w:dxaOrig="1440" w:dyaOrig="1440" w14:anchorId="52BF534E">
          <v:group id="_x0000_s2137"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134;top:572;width:9666;height:3714" o:preferrelative="f">
              <v:fill o:detectmouseclick="t"/>
              <v:path o:extrusionok="t" o:connecttype="none"/>
              <o:lock v:ext="edit" text="t"/>
            </v:shape>
            <v:rect id="_x0000_s2140" style="position:absolute;left:2792;top:1234;width:6408;height:2922;mso-wrap-style:none;v-text-anchor:middle" fillcolor="#eaeaea" strokeweight="1.5pt">
              <v:fill rotate="t" angle="-135" type="gradient"/>
            </v:rect>
            <v:line id="_x0000_s2141" style="position:absolute;v-text-anchor:middle" from="6632,722" to="6633,1623" strokecolor="red" strokeweight="2.25pt">
              <v:stroke endarrow="block" endarrowlength="long"/>
            </v:line>
            <v:rect id="_x0000_s2142"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2143" type="#_x0000_t202" style="position:absolute;left:3077;top:2479;width:363;height:448" filled="f" fillcolor="#bbe0e3" stroked="f">
              <v:textbox style="mso-next-textbox:#_x0000_s2143;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2144" type="#_x0000_t202" style="position:absolute;left:8520;top:2504;width:362;height:448" filled="f" fillcolor="#bbe0e3" stroked="f">
              <v:textbox style="mso-next-textbox:#_x0000_s2144;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2145" type="#_x0000_t202" style="position:absolute;left:2733;top:1182;width:3286;height:475" filled="f" fillcolor="#bbe0e3" stroked="f">
              <v:textbox style="mso-next-textbox:#_x0000_s2145;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2146" style="position:absolute;v-text-anchor:middle" from="3020,2992" to="3585,2992" strokecolor="red" strokeweight="2.25pt">
              <v:stroke endarrow="block" endarrowlength="long"/>
            </v:line>
            <v:line id="_x0000_s2147" style="position:absolute;flip:y;v-text-anchor:middle" from="8475,3012" to="9061,3013" strokecolor="#339" strokeweight="2.25pt">
              <v:stroke endarrow="block" endarrowlength="long"/>
            </v:line>
            <v:line id="_x0000_s2155" style="position:absolute;v-text-anchor:middle" from="7598,722" to="7599,1617" strokecolor="#339" strokeweight="2.25pt">
              <v:stroke startarrow="block" endarrowlength="long"/>
            </v:line>
            <v:shape id="_x0000_s2156" type="#_x0000_t202" style="position:absolute;left:7738;top:651;width:362;height:448" filled="f" fillcolor="#bbe0e3" stroked="f">
              <v:textbox style="mso-next-textbox:#_x0000_s2156;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2157" type="#_x0000_t75" style="position:absolute;left:3335;top:766;width:3159;height:321">
              <v:imagedata r:id="rId25" o:title=""/>
            </v:shape>
            <v:shape id="_x0000_s2158" type="#_x0000_t202" style="position:absolute;left:3601;top:1650;width:4830;height:2126" stroked="f">
              <v:fill color2="#bbe0e3" rotate="t" focus="100%" type="gradient"/>
              <v:textbox style="mso-next-textbox:#_x0000_s2158">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2159" type="#_x0000_t202" style="position:absolute;left:3663;top:3101;width:4762;height:751" filled="f" fillcolor="#bbe0e3" stroked="f">
              <v:textbox style="mso-next-textbox:#_x0000_s2159;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2157" DrawAspect="Content" ObjectID="_1790608743" r:id="rId26"/>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4856077" w:rsidR="00990EFE" w:rsidRPr="0098259C" w:rsidRDefault="000D0261" w:rsidP="00B93F47">
      <w:pPr>
        <w:pStyle w:val="Beschriftung"/>
        <w:spacing w:before="0"/>
        <w:ind w:left="1163" w:hanging="879"/>
        <w:rPr>
          <w:b w:val="0"/>
        </w:rPr>
      </w:pPr>
      <w:bookmarkStart w:id="29" w:name="_Ref289631998"/>
      <w:bookmarkStart w:id="30" w:name="OLE_LINK5"/>
      <w:r w:rsidRPr="0098259C">
        <w:t xml:space="preserve">Figure </w:t>
      </w:r>
      <w:r w:rsidRPr="0098259C">
        <w:fldChar w:fldCharType="begin"/>
      </w:r>
      <w:r w:rsidRPr="0098259C">
        <w:instrText xml:space="preserve"> SEQ Figure \* ARABIC </w:instrText>
      </w:r>
      <w:r w:rsidRPr="0098259C">
        <w:fldChar w:fldCharType="separate"/>
      </w:r>
      <w:r w:rsidR="00EE265D">
        <w:rPr>
          <w:noProof/>
        </w:rPr>
        <w:t>1</w:t>
      </w:r>
      <w:r w:rsidRPr="0098259C">
        <w:fldChar w:fldCharType="end"/>
      </w:r>
      <w:bookmarkEnd w:id="29"/>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EE265D">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EE265D">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0"/>
    </w:p>
    <w:p w14:paraId="3478D83A" w14:textId="35762276" w:rsidR="00DE46C4" w:rsidRPr="0098259C" w:rsidRDefault="000A1398" w:rsidP="00DE46C4">
      <w:pPr>
        <w:pStyle w:val="Textkrper"/>
        <w:rPr>
          <w:rFonts w:eastAsia="MS Mincho"/>
        </w:rPr>
      </w:pPr>
      <w:bookmarkStart w:id="31" w:name="_Toc240646362"/>
      <w:bookmarkStart w:id="32" w:name="_Toc247884535"/>
      <w:bookmarkStart w:id="33"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7"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8"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34" w:name="_Toc55136479"/>
      <w:r w:rsidRPr="0098259C">
        <w:rPr>
          <w:rFonts w:eastAsia="MS Mincho"/>
        </w:rPr>
        <w:t>Properties and Guiding Ideas</w:t>
      </w:r>
      <w:bookmarkEnd w:id="31"/>
      <w:bookmarkEnd w:id="32"/>
      <w:bookmarkEnd w:id="33"/>
      <w:bookmarkEnd w:id="34"/>
    </w:p>
    <w:p w14:paraId="32D084BF" w14:textId="77777777" w:rsidR="00990EFE" w:rsidRPr="0098259C" w:rsidRDefault="00990EFE" w:rsidP="00990EFE">
      <w:pPr>
        <w:pStyle w:val="Textkrper"/>
        <w:rPr>
          <w:lang w:eastAsia="ar-SA"/>
        </w:rPr>
      </w:pPr>
      <w:r w:rsidRPr="0098259C">
        <w:rPr>
          <w:lang w:eastAsia="ar-SA"/>
        </w:rPr>
        <w:t xml:space="preserve">In this section, properties are </w:t>
      </w:r>
      <w:proofErr w:type="gramStart"/>
      <w:r w:rsidRPr="0098259C">
        <w:rPr>
          <w:lang w:eastAsia="ar-SA"/>
        </w:rPr>
        <w:t>listed</w:t>
      </w:r>
      <w:proofErr w:type="gramEnd"/>
      <w:r w:rsidRPr="0098259C">
        <w:rPr>
          <w:lang w:eastAsia="ar-SA"/>
        </w:rPr>
        <w:t xml:space="preserve">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w:t>
      </w:r>
      <w:proofErr w:type="gramStart"/>
      <w:r w:rsidRPr="0098259C">
        <w:rPr>
          <w:lang w:eastAsia="ar-SA"/>
        </w:rPr>
        <w:t>be connected with</w:t>
      </w:r>
      <w:proofErr w:type="gramEnd"/>
      <w:r w:rsidRPr="0098259C">
        <w:rPr>
          <w:lang w:eastAsia="ar-SA"/>
        </w:rPr>
        <w:t xml:space="preserve">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 xml:space="preserve">simulator will use numerical solvers. These solvers require vectors for states, </w:t>
      </w:r>
      <w:proofErr w:type="gramStart"/>
      <w:r w:rsidRPr="0098259C">
        <w:rPr>
          <w:lang w:eastAsia="ar-SA"/>
        </w:rPr>
        <w:t>derivatives</w:t>
      </w:r>
      <w:proofErr w:type="gramEnd"/>
      <w:r w:rsidRPr="0098259C">
        <w:rPr>
          <w:lang w:eastAsia="ar-SA"/>
        </w:rPr>
        <w:t xml:space="preserve"> and zero-crossing functions. The FMU directly fills the values of such vectors provided by the solvers. Reason: minimize execution time. The exposure of these </w:t>
      </w:r>
      <w:proofErr w:type="gramStart"/>
      <w:r w:rsidRPr="0098259C">
        <w:rPr>
          <w:lang w:eastAsia="ar-SA"/>
        </w:rPr>
        <w:t>vectors</w:t>
      </w:r>
      <w:proofErr w:type="gramEnd"/>
      <w:r w:rsidRPr="0098259C">
        <w:rPr>
          <w:lang w:eastAsia="ar-SA"/>
        </w:rPr>
        <w:t xml:space="preserve">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35" w:name="_Toc240646363"/>
      <w:bookmarkStart w:id="36" w:name="_Toc247884536"/>
      <w:r>
        <w:br w:type="page"/>
      </w:r>
    </w:p>
    <w:p w14:paraId="1C712CBD" w14:textId="77777777" w:rsidR="00990EFE" w:rsidRPr="0098259C" w:rsidRDefault="00990EFE" w:rsidP="00990EFE">
      <w:pPr>
        <w:pStyle w:val="berschrift2"/>
      </w:pPr>
      <w:bookmarkStart w:id="37" w:name="_Toc55136480"/>
      <w:r w:rsidRPr="0098259C">
        <w:lastRenderedPageBreak/>
        <w:t>Acknowledgements</w:t>
      </w:r>
      <w:bookmarkEnd w:id="35"/>
      <w:bookmarkEnd w:id="36"/>
      <w:bookmarkEnd w:id="37"/>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9"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30"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38" w:name="_Ref289418462"/>
      <w:bookmarkStart w:id="39" w:name="_Toc55136481"/>
      <w:bookmarkStart w:id="40" w:name="_Ref240515678"/>
      <w:bookmarkStart w:id="41" w:name="_Ref240515685"/>
      <w:bookmarkStart w:id="42" w:name="_Toc240646364"/>
      <w:bookmarkStart w:id="43" w:name="_Toc247884537"/>
      <w:r w:rsidRPr="0098259C">
        <w:lastRenderedPageBreak/>
        <w:t>F</w:t>
      </w:r>
      <w:r w:rsidR="00592436" w:rsidRPr="0098259C">
        <w:t>MI Common Concepts</w:t>
      </w:r>
      <w:bookmarkEnd w:id="38"/>
      <w:r w:rsidR="00564CCD" w:rsidRPr="0098259C">
        <w:t xml:space="preserve"> for Model Exchange and Co-Simulation</w:t>
      </w:r>
      <w:bookmarkEnd w:id="39"/>
    </w:p>
    <w:p w14:paraId="2F170CC2" w14:textId="185D9FD2"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w:t>
      </w:r>
      <w:proofErr w:type="gramStart"/>
      <w:r w:rsidR="00DD4124" w:rsidRPr="0098259C">
        <w:t xml:space="preserve">particular </w:t>
      </w:r>
      <w:r w:rsidR="000954E9" w:rsidRPr="0098259C">
        <w:t>case</w:t>
      </w:r>
      <w:r>
        <w:t>s</w:t>
      </w:r>
      <w:proofErr w:type="gramEnd"/>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EE265D">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EE265D">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44" w:name="_Ref288030525"/>
      <w:bookmarkStart w:id="45" w:name="_Ref289411602"/>
      <w:bookmarkStart w:id="46" w:name="_Toc55136482"/>
      <w:r w:rsidRPr="0098259C">
        <w:t xml:space="preserve">FMI </w:t>
      </w:r>
      <w:bookmarkEnd w:id="44"/>
      <w:r w:rsidRPr="0098259C">
        <w:t>Application Programming Interface</w:t>
      </w:r>
      <w:bookmarkEnd w:id="45"/>
      <w:bookmarkEnd w:id="46"/>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608B19B9"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proofErr w:type="gramStart"/>
      <w:r w:rsidR="00272754">
        <w:t>thread-</w:t>
      </w:r>
      <w:r w:rsidR="007E0F17">
        <w:t>safe</w:t>
      </w:r>
      <w:proofErr w:type="gramEnd"/>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EE265D">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EE265D">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w:t>
      </w:r>
      <w:proofErr w:type="gramStart"/>
      <w:r>
        <w:t>floating point</w:t>
      </w:r>
      <w:proofErr w:type="gramEnd"/>
      <w:r>
        <w:t xml:space="preserve">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w:t>
      </w:r>
      <w:proofErr w:type="gramStart"/>
      <w:r w:rsidR="00B94B26" w:rsidRPr="007B0F62">
        <w:rPr>
          <w:i/>
        </w:rPr>
        <w:t>floating point</w:t>
      </w:r>
      <w:proofErr w:type="gramEnd"/>
      <w:r w:rsidR="00B94B26" w:rsidRPr="007B0F62">
        <w:rPr>
          <w:i/>
        </w:rPr>
        <w:t xml:space="preserve"> control word of the CPU, it must restore the previous value before return of the function. For x86 CPUs, the </w:t>
      </w:r>
      <w:proofErr w:type="gramStart"/>
      <w:r w:rsidR="00B94B26" w:rsidRPr="007B0F62">
        <w:rPr>
          <w:i/>
        </w:rPr>
        <w:t>floating point</w:t>
      </w:r>
      <w:proofErr w:type="gramEnd"/>
      <w:r w:rsidR="00B94B26" w:rsidRPr="007B0F62">
        <w:rPr>
          <w:i/>
        </w:rPr>
        <w:t xml:space="preserve">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w:t>
      </w:r>
      <w:proofErr w:type="gramStart"/>
      <w:r w:rsidR="00B94B26" w:rsidRPr="007B0F62">
        <w:rPr>
          <w:i/>
        </w:rPr>
        <w:t>floating point</w:t>
      </w:r>
      <w:proofErr w:type="gramEnd"/>
      <w:r w:rsidR="00B94B26" w:rsidRPr="007B0F62">
        <w:rPr>
          <w:i/>
        </w:rPr>
        <w:t xml:space="preserve">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47" w:name="_Ref289261358"/>
      <w:bookmarkStart w:id="48" w:name="_Toc55136483"/>
      <w:r w:rsidRPr="0098259C">
        <w:t>Header Files and Naming of Functions</w:t>
      </w:r>
      <w:bookmarkEnd w:id="47"/>
      <w:bookmarkEnd w:id="48"/>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2571B8B6"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proofErr w:type="gramStart"/>
      <w:r w:rsidRPr="0098259C">
        <w:rPr>
          <w:rStyle w:val="CODE"/>
        </w:rPr>
        <w:t>SetTimeTYPE(</w:t>
      </w:r>
      <w:proofErr w:type="gramEnd"/>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01028B9"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EE265D">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4863D79"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w:t>
      </w:r>
      <w:proofErr w:type="gramStart"/>
      <w:r w:rsidRPr="0098259C">
        <w:t xml:space="preserve">In order </w:t>
      </w:r>
      <w:r w:rsidR="007956F5" w:rsidRPr="0098259C">
        <w:t>for</w:t>
      </w:r>
      <w:proofErr w:type="gramEnd"/>
      <w:r w:rsidR="007956F5" w:rsidRPr="0098259C">
        <w:t xml:space="preserve">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EE265D">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EE265D">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w:t>
      </w:r>
      <w:proofErr w:type="gramStart"/>
      <w:r w:rsidRPr="0098259C">
        <w:rPr>
          <w:b/>
          <w:noProof w:val="0"/>
        </w:rPr>
        <w:t>define</w:t>
      </w:r>
      <w:r w:rsidRPr="0098259C">
        <w:rPr>
          <w:noProof w:val="0"/>
        </w:rPr>
        <w:t xml:space="preserve">  </w:t>
      </w:r>
      <w:r w:rsidR="00422068">
        <w:rPr>
          <w:noProof w:val="0"/>
        </w:rPr>
        <w:t>FMI</w:t>
      </w:r>
      <w:proofErr w:type="gramEnd"/>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49"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49"/>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proofErr w:type="gramStart"/>
      <w:r w:rsidR="00656E44" w:rsidRPr="0098259C">
        <w:t>”</w:t>
      </w:r>
      <w:r w:rsidR="0022690C">
        <w:t>.</w:t>
      </w:r>
      <w:r w:rsidR="00656E44" w:rsidRPr="0098259C">
        <w:t>A</w:t>
      </w:r>
      <w:proofErr w:type="gramEnd"/>
      <w:r w:rsidR="00656E44" w:rsidRPr="0098259C">
        <w:t xml:space="preserve">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 xml:space="preserve">in other </w:t>
      </w:r>
      <w:proofErr w:type="gramStart"/>
      <w:r w:rsidR="00D73B94" w:rsidRPr="0098259C">
        <w:t>words</w:t>
      </w:r>
      <w:proofErr w:type="gramEnd"/>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5B691337"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1707BF" w:rsidRPr="001707BF">
        <w:rPr>
          <w:rStyle w:val="berschrift1Zchn"/>
        </w:rPr>
        <w:t xml:space="preserve"> </w:t>
      </w:r>
      <w:r w:rsidR="001B4A5F">
        <w:rPr>
          <w:rStyle w:val="berschrift1Zchn"/>
        </w:rPr>
        <w:br/>
      </w:r>
      <w:r w:rsidR="001B4A5F" w:rsidRPr="00D92E3F">
        <w:rPr>
          <w:rStyle w:val="blob-code-inner"/>
          <w:i/>
          <w:iCs/>
        </w:rPr>
        <w:t>[New in FMI 2.0.4:]</w:t>
      </w:r>
      <w:r w:rsidR="001B4A5F">
        <w:rPr>
          <w:rStyle w:val="blob-code-inner"/>
          <w:i/>
          <w:iCs/>
        </w:rPr>
        <w:t xml:space="preserve"> </w:t>
      </w:r>
      <w:r w:rsidR="001B4A5F">
        <w:rPr>
          <w:rStyle w:val="blob-code-inner"/>
        </w:rPr>
        <w:t>U</w:t>
      </w:r>
      <w:r w:rsidR="001707BF">
        <w:rPr>
          <w:rStyle w:val="blob-code-inner"/>
        </w:rPr>
        <w:t xml:space="preserve">sing the standard-supplied version of </w:t>
      </w:r>
      <w:r w:rsidR="001707BF">
        <w:rPr>
          <w:rStyle w:val="CODE"/>
        </w:rPr>
        <w:t>“fmi2Functions.h”,</w:t>
      </w:r>
      <w:r w:rsidR="001707BF">
        <w:rPr>
          <w:rStyle w:val="blob-code-inner"/>
        </w:rPr>
        <w:t xml:space="preserve"> the same effect can </w:t>
      </w:r>
      <w:r w:rsidR="001707BF">
        <w:rPr>
          <w:rStyle w:val="blob-code-inner"/>
        </w:rPr>
        <w:lastRenderedPageBreak/>
        <w:t xml:space="preserve">be achieved by defining the </w:t>
      </w:r>
      <w:r w:rsidR="001707BF">
        <w:rPr>
          <w:rStyle w:val="CODE"/>
        </w:rPr>
        <w:t>“</w:t>
      </w:r>
      <w:r w:rsidR="001707BF" w:rsidRPr="00D92E3F">
        <w:rPr>
          <w:rStyle w:val="blob-code-inner"/>
          <w:rFonts w:ascii="Courier New" w:hAnsi="Courier New" w:cs="Courier New"/>
        </w:rPr>
        <w:t>FMI2_OVERRIDE_FUNCTION_</w:t>
      </w:r>
      <w:proofErr w:type="gramStart"/>
      <w:r w:rsidR="001707BF" w:rsidRPr="00D92E3F">
        <w:rPr>
          <w:rStyle w:val="blob-code-inner"/>
          <w:rFonts w:ascii="Courier New" w:hAnsi="Courier New" w:cs="Courier New"/>
        </w:rPr>
        <w:t>PREFIX</w:t>
      </w:r>
      <w:r w:rsidR="001707BF">
        <w:rPr>
          <w:rStyle w:val="CODE"/>
        </w:rPr>
        <w:t>“</w:t>
      </w:r>
      <w:r w:rsidR="001707BF">
        <w:rPr>
          <w:rStyle w:val="blob-code-inner"/>
        </w:rPr>
        <w:t xml:space="preserve"> </w:t>
      </w:r>
      <w:proofErr w:type="spellStart"/>
      <w:r w:rsidR="001707BF">
        <w:rPr>
          <w:rStyle w:val="blob-code-inner"/>
        </w:rPr>
        <w:t>precompiler</w:t>
      </w:r>
      <w:proofErr w:type="spellEnd"/>
      <w:proofErr w:type="gram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 xml:space="preserve">in other </w:t>
      </w:r>
      <w:proofErr w:type="gramStart"/>
      <w:r w:rsidR="00D73B94" w:rsidRPr="0098259C">
        <w:t>words</w:t>
      </w:r>
      <w:proofErr w:type="gramEnd"/>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35F8C781"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EE265D">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w:t>
      </w:r>
      <w:proofErr w:type="gramStart"/>
      <w:r w:rsidRPr="003B0888">
        <w:rPr>
          <w:i/>
        </w:rPr>
        <w:t>model</w:t>
      </w:r>
      <w:proofErr w:type="gramEnd"/>
      <w:r w:rsidRPr="003B0888">
        <w:rPr>
          <w:i/>
        </w:rPr>
        <w:t xml:space="preserve"> name and therefore a DLL/Shared Object has to be generated for every model. FMI 2.0 improves this situation since model names are no longer used as prefix in case of D</w:t>
      </w:r>
      <w:r>
        <w:rPr>
          <w:i/>
        </w:rPr>
        <w:t xml:space="preserve">LL/Shared Objects: </w:t>
      </w:r>
      <w:proofErr w:type="gramStart"/>
      <w:r>
        <w:rPr>
          <w:i/>
        </w:rPr>
        <w:t>Therefore</w:t>
      </w:r>
      <w:proofErr w:type="gramEnd"/>
      <w:r>
        <w:rPr>
          <w:i/>
        </w:rPr>
        <w:t xml:space="preserv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proofErr w:type="gramStart"/>
      <w:r w:rsidR="009115F0" w:rsidRPr="0098259C">
        <w:rPr>
          <w:rFonts w:cs="Arial"/>
          <w:i/>
        </w:rPr>
        <w:t>C“</w:t>
      </w:r>
      <w:proofErr w:type="gramEnd"/>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1"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50" w:name="_Ref289633171"/>
      <w:bookmarkStart w:id="51"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0"/>
      <w:bookmarkEnd w:id="51"/>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proofErr w:type="gramStart"/>
            <w:r w:rsidR="00FD07B1" w:rsidRPr="0098259C">
              <w:rPr>
                <w:rStyle w:val="CODE"/>
              </w:rPr>
              <w:t xml:space="preserve"> </w:t>
            </w:r>
            <w:r w:rsidRPr="0098259C">
              <w:rPr>
                <w:rStyle w:val="CODE"/>
              </w:rPr>
              <w:t xml:space="preserve"> :</w:t>
            </w:r>
            <w:proofErr w:type="gramEnd"/>
            <w:r w:rsidRPr="0098259C">
              <w:rPr>
                <w:rStyle w:val="CODE"/>
              </w:rPr>
              <w:t xml:space="preserve">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w:t>
            </w:r>
            <w:proofErr w:type="gramStart"/>
            <w:r w:rsidRPr="0098259C">
              <w:rPr>
                <w:rStyle w:val="CODE"/>
              </w:rPr>
              <w:t xml:space="preserve">  :</w:t>
            </w:r>
            <w:proofErr w:type="gramEnd"/>
            <w:r w:rsidRPr="0098259C">
              <w:rPr>
                <w:rStyle w:val="CODE"/>
              </w:rPr>
              <w:t xml:space="preserve">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w:t>
            </w:r>
            <w:proofErr w:type="gramStart"/>
            <w:r>
              <w:rPr>
                <w:rStyle w:val="CODE"/>
              </w:rPr>
              <w:t xml:space="preserve">  :</w:t>
            </w:r>
            <w:proofErr w:type="gramEnd"/>
            <w:r>
              <w:rPr>
                <w:rStyle w:val="CODE"/>
              </w:rPr>
              <w:t xml:space="preserve">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proofErr w:type="gramStart"/>
            <w:r w:rsidR="00FD07B1" w:rsidRPr="0098259C">
              <w:rPr>
                <w:rStyle w:val="CODE"/>
              </w:rPr>
              <w:t xml:space="preserve">  </w:t>
            </w:r>
            <w:r w:rsidRPr="0098259C">
              <w:rPr>
                <w:rStyle w:val="CODE"/>
              </w:rPr>
              <w:t>:</w:t>
            </w:r>
            <w:proofErr w:type="gramEnd"/>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w:t>
            </w:r>
            <w:proofErr w:type="gramStart"/>
            <w:r w:rsidRPr="0098259C">
              <w:rPr>
                <w:rStyle w:val="CODE"/>
              </w:rPr>
              <w:t xml:space="preserve">  :</w:t>
            </w:r>
            <w:proofErr w:type="gramEnd"/>
            <w:r w:rsidRPr="0098259C">
              <w:rPr>
                <w:rStyle w:val="CODE"/>
              </w:rPr>
              <w:t xml:space="preserve">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3EC6B8C4"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EE265D">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2E2656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EE265D">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547AE584"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xml:space="preserve">, then the function </w:t>
            </w:r>
            <w:proofErr w:type="gramStart"/>
            <w:r w:rsidRPr="0098259C">
              <w:t>has to</w:t>
            </w:r>
            <w:proofErr w:type="gramEnd"/>
            <w:r w:rsidRPr="0098259C">
              <w:t xml:space="preserve">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EE265D">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w:t>
            </w:r>
            <w:proofErr w:type="gramStart"/>
            <w:r w:rsidRPr="0098259C">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proofErr w:type="gramStart"/>
            <w:r>
              <w:rPr>
                <w:rStyle w:val="CODE"/>
                <w:rFonts w:cs="Courier New"/>
              </w:rPr>
              <w:t>Char</w:t>
            </w:r>
            <w:r w:rsidRPr="0098259C">
              <w:rPr>
                <w:rStyle w:val="CODE"/>
                <w:rFonts w:cs="Courier New"/>
              </w:rPr>
              <w:t xml:space="preserve">;  </w:t>
            </w:r>
            <w:r>
              <w:rPr>
                <w:rStyle w:val="CODE"/>
                <w:rFonts w:cs="Courier New"/>
              </w:rPr>
              <w:t xml:space="preserve"> </w:t>
            </w:r>
            <w:proofErr w:type="gramEnd"/>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proofErr w:type="gramStart"/>
            <w:r w:rsidRPr="0098259C">
              <w:rPr>
                <w:rStyle w:val="CODE"/>
                <w:rFonts w:cs="Courier New"/>
              </w:rPr>
              <w:t xml:space="preserve">Byte; </w:t>
            </w:r>
            <w:r w:rsidR="000101A2">
              <w:rPr>
                <w:rStyle w:val="CODE"/>
                <w:rFonts w:cs="Courier New"/>
              </w:rPr>
              <w:t xml:space="preserve">  </w:t>
            </w:r>
            <w:proofErr w:type="gramEnd"/>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proofErr w:type="gramStart"/>
            <w:r w:rsidRPr="0098259C">
              <w:rPr>
                <w:rFonts w:ascii="Courier New" w:hAnsi="Courier New" w:cs="Courier New"/>
                <w:sz w:val="19"/>
              </w:rPr>
              <w:t>True  1</w:t>
            </w:r>
            <w:proofErr w:type="gramEnd"/>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w:t>
            </w:r>
            <w:proofErr w:type="gramStart"/>
            <w:r w:rsidRPr="0098259C">
              <w:t>In order to</w:t>
            </w:r>
            <w:proofErr w:type="gramEnd"/>
            <w:r w:rsidRPr="0098259C">
              <w:t xml:space="preserve">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lastRenderedPageBreak/>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52" w:name="_Ref289242802"/>
      <w:bookmarkStart w:id="53" w:name="_Toc55136485"/>
      <w:r w:rsidRPr="0098259C">
        <w:lastRenderedPageBreak/>
        <w:t>Status Returned by Functions</w:t>
      </w:r>
      <w:bookmarkEnd w:id="52"/>
      <w:bookmarkEnd w:id="53"/>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proofErr w:type="gramStart"/>
            <w:r w:rsidRPr="0098259C">
              <w:rPr>
                <w:rStyle w:val="CODE"/>
              </w:rPr>
              <w:t>{</w:t>
            </w:r>
            <w:r w:rsidR="00975881" w:rsidRPr="0098259C">
              <w:rPr>
                <w:rStyle w:val="CODE"/>
              </w:rPr>
              <w:t xml:space="preserve"> </w:t>
            </w:r>
            <w:r w:rsidR="00140C25">
              <w:rPr>
                <w:rStyle w:val="CODE"/>
                <w:rFonts w:cs="Courier New"/>
              </w:rPr>
              <w:t>fmi</w:t>
            </w:r>
            <w:proofErr w:type="gramEnd"/>
            <w:r w:rsidR="00140C25">
              <w:rPr>
                <w:rStyle w:val="CODE"/>
                <w:rFonts w:cs="Courier New"/>
              </w:rPr>
              <w:t>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proofErr w:type="gramStart"/>
            <w:r w:rsidRPr="0098259C">
              <w:rPr>
                <w:rStyle w:val="CODE"/>
                <w:rFonts w:eastAsia="StarSymbol"/>
              </w:rPr>
              <w:t>Pending</w:t>
            </w:r>
            <w:r w:rsidRPr="0098259C">
              <w:rPr>
                <w:rStyle w:val="CODE"/>
              </w:rPr>
              <w:t xml:space="preserve"> </w:t>
            </w:r>
            <w:r w:rsidR="00DF063F" w:rsidRPr="0098259C">
              <w:rPr>
                <w:rStyle w:val="CODE"/>
              </w:rPr>
              <w:t>}</w:t>
            </w:r>
            <w:proofErr w:type="gramEnd"/>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 xml:space="preserve">Status returned by functions. The status has the following </w:t>
            </w:r>
            <w:proofErr w:type="gramStart"/>
            <w:r w:rsidRPr="0098259C">
              <w:t>meaning</w:t>
            </w:r>
            <w:proofErr w:type="gramEnd"/>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w:t>
            </w:r>
            <w:proofErr w:type="gramStart"/>
            <w:r w:rsidR="00DF063F" w:rsidRPr="0098259C">
              <w:t>has to</w:t>
            </w:r>
            <w:proofErr w:type="gramEnd"/>
            <w:r w:rsidR="00DF063F" w:rsidRPr="0098259C">
              <w:t xml:space="preserve">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(see below</w:t>
            </w:r>
            <w:proofErr w:type="gramStart"/>
            <w:r w:rsidR="00DF063F" w:rsidRPr="0098259C">
              <w:t>)</w:t>
            </w:r>
            <w:proofErr w:type="gramEnd"/>
            <w:r w:rsidR="00DF063F" w:rsidRPr="0098259C">
              <w:t xml:space="preserve">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66085050"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w:t>
            </w:r>
            <w:ins w:id="54" w:author="Bertsch Christian (CR/ASI3)" w:date="2024-10-16T18:28:00Z">
              <w:r w:rsidR="0017155B">
                <w:t xml:space="preserve">. </w:t>
              </w:r>
              <w:r w:rsidR="0017155B">
                <w:rPr>
                  <w:rStyle w:val="blob-code-inner"/>
                </w:rPr>
                <w:t xml:space="preserve">It is also possible to reset the instance of the FMU by calling </w:t>
              </w:r>
              <w:r w:rsidR="0017155B" w:rsidRPr="0017155B">
                <w:rPr>
                  <w:rStyle w:val="CODE"/>
                  <w:rPrChange w:id="55" w:author="Bertsch Christian (CR/ASI3)" w:date="2024-10-16T18:28:00Z">
                    <w:rPr>
                      <w:rStyle w:val="blob-code-inner"/>
                    </w:rPr>
                  </w:rPrChange>
                </w:rPr>
                <w:t>fmi2Reset</w:t>
              </w:r>
            </w:ins>
            <w:r w:rsidR="00781141" w:rsidRPr="00781141">
              <w:t>.</w:t>
            </w:r>
            <w:ins w:id="56" w:author="Bertsch Christian (CR/ASI3)" w:date="2024-06-18T19:40:00Z">
              <w:r w:rsidR="00317D71">
                <w:rPr>
                  <w:rStyle w:val="Funotenzeichen"/>
                </w:rPr>
                <w:footnoteReference w:id="4"/>
              </w:r>
            </w:ins>
            <w:r w:rsidR="00781141" w:rsidRPr="00781141">
              <w:t xml:space="preserve"> </w:t>
            </w:r>
            <w:r w:rsidR="00781141" w:rsidRPr="00317D71">
              <w:rPr>
                <w:strike/>
                <w:rPrChange w:id="59" w:author="Bertsch Christian (CR/ASI3)" w:date="2024-06-18T19:40:00Z">
                  <w:rPr/>
                </w:rPrChange>
              </w:rPr>
              <w:t xml:space="preserve">If not, the simulation cannot be continued and </w:t>
            </w:r>
            <w:r w:rsidR="00781141" w:rsidRPr="00317D71">
              <w:rPr>
                <w:rStyle w:val="CODE"/>
                <w:strike/>
                <w:rPrChange w:id="60" w:author="Bertsch Christian (CR/ASI3)" w:date="2024-06-18T19:40:00Z">
                  <w:rPr>
                    <w:rStyle w:val="CODE"/>
                  </w:rPr>
                </w:rPrChange>
              </w:rPr>
              <w:t>fmi2FreeInstance</w:t>
            </w:r>
            <w:r w:rsidR="00781141" w:rsidRPr="00317D71">
              <w:rPr>
                <w:strike/>
                <w:rPrChange w:id="61" w:author="Bertsch Christian (CR/ASI3)" w:date="2024-06-18T19:40:00Z">
                  <w:rPr/>
                </w:rPrChange>
              </w:rPr>
              <w:t xml:space="preserve"> or </w:t>
            </w:r>
            <w:r w:rsidR="00781141" w:rsidRPr="00317D71">
              <w:rPr>
                <w:rStyle w:val="CODE"/>
                <w:strike/>
                <w:rPrChange w:id="62" w:author="Bertsch Christian (CR/ASI3)" w:date="2024-06-18T19:40:00Z">
                  <w:rPr>
                    <w:rStyle w:val="CODE"/>
                  </w:rPr>
                </w:rPrChange>
              </w:rPr>
              <w:t>fmi2Reset</w:t>
            </w:r>
            <w:r w:rsidR="00781141" w:rsidRPr="00317D71">
              <w:rPr>
                <w:strike/>
                <w:rPrChange w:id="63" w:author="Bertsch Christian (CR/ASI3)" w:date="2024-06-18T19:40:00Z">
                  <w:rPr/>
                </w:rPrChange>
              </w:rPr>
              <w:t xml:space="preserve"> </w:t>
            </w:r>
            <w:r w:rsidR="00781141" w:rsidRPr="00317D71">
              <w:rPr>
                <w:strike/>
                <w:u w:val="single"/>
                <w:rPrChange w:id="64" w:author="Bertsch Christian (CR/ASI3)" w:date="2024-06-18T19:40:00Z">
                  <w:rPr>
                    <w:u w:val="single"/>
                  </w:rPr>
                </w:rPrChange>
              </w:rPr>
              <w:t>must</w:t>
            </w:r>
            <w:r w:rsidR="00781141" w:rsidRPr="00317D71">
              <w:rPr>
                <w:strike/>
                <w:rPrChange w:id="65" w:author="Bertsch Christian (CR/ASI3)" w:date="2024-06-18T19:40:00Z">
                  <w:rPr/>
                </w:rPrChange>
              </w:rPr>
              <w:t xml:space="preserve"> be called afterwards.</w:t>
            </w:r>
            <w:ins w:id="66" w:author="Bertsch Christian (CR/ASI3)" w:date="2024-06-18T19:40:00Z">
              <w:r w:rsidR="00317D71" w:rsidDel="00317D71">
                <w:rPr>
                  <w:rStyle w:val="Funotenzeichen"/>
                </w:rPr>
                <w:t xml:space="preserve"> </w:t>
              </w:r>
            </w:ins>
            <w:del w:id="67" w:author="Bertsch Christian (CR/ASI3)" w:date="2024-06-18T19:40:00Z">
              <w:r w:rsidR="004D298B" w:rsidDel="00317D71">
                <w:rPr>
                  <w:rStyle w:val="Funotenzeichen"/>
                </w:rPr>
                <w:footnoteReference w:id="5"/>
              </w:r>
            </w:del>
            <w:ins w:id="70" w:author="Bertsch Christian (CR/ASI3)" w:date="2024-06-18T19:40:00Z">
              <w:r w:rsidR="00317D71">
                <w:t xml:space="preserve"> </w:t>
              </w:r>
            </w:ins>
            <w:ins w:id="71" w:author="Bertsch Christian (CR/ASI3)" w:date="2024-06-18T19:41:00Z">
              <w:r w:rsidR="00317D71">
                <w:rPr>
                  <w:i/>
                  <w:iCs/>
                </w:rPr>
                <w:t>[Deleted in FMI 2.0.5].</w:t>
              </w:r>
            </w:ins>
            <w:r w:rsidR="00ED58AD" w:rsidRPr="0098259C">
              <w:br/>
            </w:r>
            <w:r w:rsidR="00ED58AD" w:rsidRPr="0098259C">
              <w:lastRenderedPageBreak/>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3B1B2928"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w:t>
            </w:r>
            <w:proofErr w:type="gramStart"/>
            <w:r w:rsidR="00512E08" w:rsidRPr="0098259C">
              <w:t xml:space="preserve">interface, </w:t>
            </w:r>
            <w:r w:rsidR="00ED58AD" w:rsidRPr="0098259C">
              <w:t>if</w:t>
            </w:r>
            <w:proofErr w:type="gramEnd"/>
            <w:r w:rsidR="00ED58AD" w:rsidRPr="0098259C">
              <w:t xml:space="preserve"> the slave executes the function in an asynchronous way. That means the slave starts to compute but returns immediately. The master has to call </w:t>
            </w:r>
            <w:r>
              <w:rPr>
                <w:rStyle w:val="CODE"/>
                <w:rFonts w:eastAsia="StarSymbol"/>
              </w:rPr>
              <w:t>fmi2</w:t>
            </w:r>
            <w:proofErr w:type="gramStart"/>
            <w:r w:rsidR="00ED58AD" w:rsidRPr="0098259C">
              <w:rPr>
                <w:rStyle w:val="CODE"/>
              </w:rPr>
              <w:t>GetStatus(</w:t>
            </w:r>
            <w:proofErr w:type="gramEnd"/>
            <w:r w:rsidR="00ED58AD" w:rsidRPr="0098259C">
              <w:rPr>
                <w:rStyle w:val="CODE"/>
              </w:rPr>
              <w:t xml:space="preserve">...,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EE265D">
              <w:t>4.2.3</w:t>
            </w:r>
            <w:r w:rsidR="00546BF2">
              <w:fldChar w:fldCharType="end"/>
            </w:r>
            <w:r w:rsidR="00512E08" w:rsidRPr="0098259C">
              <w:t>).</w:t>
            </w:r>
          </w:p>
        </w:tc>
      </w:tr>
    </w:tbl>
    <w:p w14:paraId="38262163" w14:textId="77777777" w:rsidR="003D0107" w:rsidRPr="0098259C" w:rsidRDefault="003D0107" w:rsidP="00FF0916">
      <w:pPr>
        <w:pStyle w:val="berschrift3"/>
      </w:pPr>
      <w:bookmarkStart w:id="72" w:name="_Ref289256130"/>
      <w:bookmarkStart w:id="73" w:name="_Toc55136486"/>
      <w:r w:rsidRPr="0098259C">
        <w:lastRenderedPageBreak/>
        <w:t>Inquire Platform and Version Number of Header Files</w:t>
      </w:r>
      <w:bookmarkEnd w:id="72"/>
      <w:bookmarkEnd w:id="73"/>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74" w:name="_Ref289413928"/>
      <w:bookmarkStart w:id="75" w:name="_Ref289414283"/>
      <w:bookmarkStart w:id="76"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74"/>
      <w:bookmarkEnd w:id="75"/>
      <w:bookmarkEnd w:id="76"/>
    </w:p>
    <w:p w14:paraId="7CA0884B" w14:textId="77777777" w:rsidR="0043791A" w:rsidRPr="0098259C" w:rsidRDefault="0043791A" w:rsidP="0043791A">
      <w:pPr>
        <w:pStyle w:val="Textkrper"/>
      </w:pPr>
      <w:r w:rsidRPr="0098259C">
        <w:t>This section documents functions that deal with instantiation</w:t>
      </w:r>
      <w:r w:rsidR="006A1530">
        <w:t xml:space="preserve">, </w:t>
      </w:r>
      <w:proofErr w:type="gramStart"/>
      <w:r w:rsidR="006A1530">
        <w:t>destruction</w:t>
      </w:r>
      <w:proofErr w:type="gramEnd"/>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proofErr w:type="gramStart"/>
            <w:r w:rsidR="0043791A" w:rsidRPr="0098259C">
              <w:rPr>
                <w:rStyle w:val="CODE"/>
                <w:rFonts w:cs="Courier New"/>
              </w:rPr>
              <w:t>Instantiate(</w:t>
            </w:r>
            <w:proofErr w:type="gramEnd"/>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proofErr w:type="gramStart"/>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proofErr w:type="gram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proofErr w:type="gramStart"/>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proofErr w:type="gram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proofErr w:type="gramStart"/>
            <w:r w:rsidRPr="0098259C">
              <w:rPr>
                <w:rStyle w:val="CODE"/>
                <w:rFonts w:cs="Courier New"/>
              </w:rPr>
              <w:t>);</w:t>
            </w:r>
            <w:proofErr w:type="gramEnd"/>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proofErr w:type="gramStart"/>
            <w:r w:rsidRPr="00512046">
              <w:rPr>
                <w:rStyle w:val="CODE"/>
                <w:rFonts w:eastAsia="StarSymbol" w:cs="Courier New"/>
              </w:rPr>
              <w:t>}</w:t>
            </w:r>
            <w:r w:rsidR="00140C25">
              <w:rPr>
                <w:rStyle w:val="CODE"/>
                <w:rFonts w:eastAsia="StarSymbol" w:cs="Courier New"/>
              </w:rPr>
              <w:t>fmi</w:t>
            </w:r>
            <w:proofErr w:type="gramEnd"/>
            <w:r w:rsidR="00140C25">
              <w:rPr>
                <w:rStyle w:val="CODE"/>
                <w:rFonts w:eastAsia="StarSymbol" w:cs="Courier New"/>
              </w:rPr>
              <w:t>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Default="0043791A" w:rsidP="005A1732">
            <w:pPr>
              <w:pStyle w:val="Textkrper-Tabelle"/>
              <w:spacing w:before="120"/>
              <w:ind w:left="23"/>
              <w:rPr>
                <w:ins w:id="77" w:author="Bertsch Christian (CR/ADX2.2)" w:date="2024-04-05T16:35:00Z"/>
              </w:rPr>
            </w:pPr>
            <w:r w:rsidRPr="0098259C">
              <w:lastRenderedPageBreak/>
              <w:t xml:space="preserve">This function must be called successfully before any of the following functions can be called. </w:t>
            </w:r>
            <w:r w:rsidR="00F47752" w:rsidRPr="0098259C">
              <w:t xml:space="preserve">For co-simulation, this function call </w:t>
            </w:r>
            <w:proofErr w:type="gramStart"/>
            <w:r w:rsidRPr="0098259C">
              <w:t>has to</w:t>
            </w:r>
            <w:proofErr w:type="gramEnd"/>
            <w:r w:rsidRPr="0098259C">
              <w:t xml:space="preserve">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6B62BEA0" w14:textId="3375C640" w:rsidR="00095271" w:rsidRPr="00095271" w:rsidRDefault="00095271" w:rsidP="00095271">
            <w:pPr>
              <w:pStyle w:val="Textkrper-Tabelle"/>
              <w:spacing w:before="120"/>
              <w:ind w:left="23"/>
              <w:rPr>
                <w:i/>
                <w:iCs/>
                <w:rPrChange w:id="78" w:author="Bertsch Christian (CR/ADX2.2)" w:date="2024-04-05T16:36:00Z">
                  <w:rPr/>
                </w:rPrChange>
              </w:rPr>
            </w:pPr>
            <w:ins w:id="79" w:author="Bertsch Christian (CR/ADX2.2)" w:date="2024-04-05T16:35:00Z">
              <w:r w:rsidRPr="00095271">
                <w:rPr>
                  <w:i/>
                  <w:iCs/>
                  <w:rPrChange w:id="80" w:author="Bertsch Christian (CR/ADX2.2)" w:date="2024-04-05T16:36:00Z">
                    <w:rPr/>
                  </w:rPrChange>
                </w:rPr>
                <w:t>[Note that all pointers passed into this function are only valid during the extent of the call.</w:t>
              </w:r>
            </w:ins>
            <w:ins w:id="81" w:author="Bertsch Christian (CR/ADX2.2)" w:date="2024-04-05T16:36:00Z">
              <w:r w:rsidRPr="00095271">
                <w:rPr>
                  <w:i/>
                  <w:iCs/>
                  <w:rPrChange w:id="82" w:author="Bertsch Christian (CR/ADX2.2)" w:date="2024-04-05T16:36:00Z">
                    <w:rPr/>
                  </w:rPrChange>
                </w:rPr>
                <w:br/>
              </w:r>
            </w:ins>
            <w:ins w:id="83" w:author="Bertsch Christian (CR/ADX2.2)" w:date="2024-04-05T16:35:00Z">
              <w:r w:rsidRPr="00095271">
                <w:rPr>
                  <w:i/>
                  <w:iCs/>
                  <w:rPrChange w:id="84" w:author="Bertsch Christian (CR/ADX2.2)" w:date="2024-04-05T16:36:00Z">
                    <w:rPr/>
                  </w:rPrChange>
                </w:rPr>
                <w:t xml:space="preserve">This also applies to the struct pointer passed as the `functions` argument, even though the </w:t>
              </w:r>
              <w:proofErr w:type="gramStart"/>
              <w:r w:rsidRPr="00095271">
                <w:rPr>
                  <w:i/>
                  <w:iCs/>
                  <w:rPrChange w:id="85" w:author="Bertsch Christian (CR/ADX2.2)" w:date="2024-04-05T16:36:00Z">
                    <w:rPr/>
                  </w:rPrChange>
                </w:rPr>
                <w:t>pointers</w:t>
              </w:r>
              <w:proofErr w:type="gramEnd"/>
              <w:r w:rsidRPr="00095271">
                <w:rPr>
                  <w:i/>
                  <w:iCs/>
                  <w:rPrChange w:id="86" w:author="Bertsch Christian (CR/ADX2.2)" w:date="2024-04-05T16:36:00Z">
                    <w:rPr/>
                  </w:rPrChange>
                </w:rPr>
                <w:t xml:space="preserve"> to the callback functions themselves have a longer lifetime, as specified below.]</w:t>
              </w:r>
            </w:ins>
          </w:p>
          <w:p w14:paraId="79C19661" w14:textId="74990268" w:rsidR="0043791A" w:rsidRDefault="0043791A" w:rsidP="00E96FCF">
            <w:pPr>
              <w:pStyle w:val="Textkrper-Tabelle"/>
              <w:spacing w:before="120"/>
              <w:ind w:left="0"/>
            </w:pPr>
            <w:r w:rsidRPr="0098259C">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w:t>
            </w:r>
            <w:proofErr w:type="gramStart"/>
            <w:r w:rsidR="005A1732">
              <w:rPr>
                <w:rStyle w:val="CODE"/>
                <w:i/>
              </w:rPr>
              <w:t>”..</w:t>
            </w:r>
            <w:proofErr w:type="gram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48C14103"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EE265D">
              <w:t>3</w:t>
            </w:r>
            <w:r>
              <w:fldChar w:fldCharType="end"/>
            </w:r>
            <w:r>
              <w:t>).</w:t>
            </w:r>
          </w:p>
          <w:p w14:paraId="57BE4CB2" w14:textId="34E6570C"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EE265D">
              <w:t>4</w:t>
            </w:r>
            <w:r>
              <w:fldChar w:fldCharType="end"/>
            </w:r>
            <w:r>
              <w:t>).</w:t>
            </w:r>
          </w:p>
          <w:p w14:paraId="3A9122CE" w14:textId="58C6B10B"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EE265D">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EE265D">
              <w:t>0</w:t>
            </w:r>
            <w:r w:rsidR="006D2A1B" w:rsidRPr="0098259C">
              <w:fldChar w:fldCharType="end"/>
            </w:r>
            <w:r w:rsidR="003E4392" w:rsidRPr="0098259C">
              <w:t xml:space="preserve">) and </w:t>
            </w:r>
            <w:proofErr w:type="gramStart"/>
            <w:r w:rsidR="003E4392" w:rsidRPr="0098259C">
              <w:t>has to</w:t>
            </w:r>
            <w:proofErr w:type="gramEnd"/>
            <w:r w:rsidR="003E4392" w:rsidRPr="0098259C">
              <w:t xml:space="preserve">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proofErr w:type="gramStart"/>
            <w:r w:rsidR="00705843">
              <w:t>o</w:t>
            </w:r>
            <w:r w:rsidRPr="0098259C">
              <w:t>therwise</w:t>
            </w:r>
            <w:proofErr w:type="gramEnd"/>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2"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proofErr w:type="gramStart"/>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w:t>
            </w:r>
            <w:proofErr w:type="gramEnd"/>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roofErr w:type="gramStart"/>
            <w:r w:rsidR="0043791A" w:rsidRPr="0098259C">
              <w:rPr>
                <w:rStyle w:val="CODE"/>
                <w:rFonts w:eastAsia="StarSymbol"/>
              </w:rPr>
              <w:t>);</w:t>
            </w:r>
            <w:proofErr w:type="gramEnd"/>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proofErr w:type="gramStart"/>
            <w:r w:rsidR="0043791A" w:rsidRPr="0098259C">
              <w:rPr>
                <w:rStyle w:val="CODE"/>
              </w:rPr>
              <w:t>allocateMemory</w:t>
            </w:r>
            <w:proofErr w:type="spellEnd"/>
            <w:r w:rsidR="0043791A" w:rsidRPr="0098259C">
              <w:rPr>
                <w:rStyle w:val="CODE"/>
              </w:rPr>
              <w:t>)(</w:t>
            </w:r>
            <w:proofErr w:type="spellStart"/>
            <w:proofErr w:type="gramEnd"/>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proofErr w:type="gramStart"/>
            <w:r w:rsidR="0043791A" w:rsidRPr="0098259C">
              <w:rPr>
                <w:rStyle w:val="CODE"/>
                <w:b/>
              </w:rPr>
              <w:t>void</w:t>
            </w:r>
            <w:r w:rsidR="0043791A" w:rsidRPr="0098259C">
              <w:rPr>
                <w:rStyle w:val="CODE"/>
              </w:rPr>
              <w:t xml:space="preserve">  (</w:t>
            </w:r>
            <w:proofErr w:type="gramEnd"/>
            <w:r w:rsidR="0043791A" w:rsidRPr="0098259C">
              <w:rPr>
                <w:rStyle w:val="CODE"/>
              </w:rPr>
              <w:t>*</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w:t>
            </w:r>
            <w:proofErr w:type="gramStart"/>
            <w:r w:rsidRPr="0098259C">
              <w:rPr>
                <w:rStyle w:val="CODE"/>
                <w:rFonts w:eastAsia="StarSymbol"/>
                <w:b/>
              </w:rPr>
              <w:t>void</w:t>
            </w:r>
            <w:r w:rsidRPr="0098259C">
              <w:rPr>
                <w:rStyle w:val="CODE"/>
                <w:rFonts w:eastAsia="StarSymbol"/>
              </w:rPr>
              <w:t xml:space="preserve">  (</w:t>
            </w:r>
            <w:proofErr w:type="gramEnd"/>
            <w:r w:rsidRPr="0098259C">
              <w:rPr>
                <w:rStyle w:val="CODE"/>
                <w:rFonts w:eastAsia="StarSymbol"/>
              </w:rPr>
              <w:t>*</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roofErr w:type="gramStart"/>
            <w:r w:rsidR="00CA675C" w:rsidRPr="0098259C">
              <w:rPr>
                <w:rStyle w:val="CODE"/>
                <w:rFonts w:eastAsia="StarSymbol"/>
              </w:rPr>
              <w:t>);</w:t>
            </w:r>
            <w:proofErr w:type="gramEnd"/>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proofErr w:type="gramStart"/>
            <w:r w:rsidRPr="0098259C">
              <w:rPr>
                <w:rStyle w:val="CODE"/>
              </w:rPr>
              <w:t>componentEnvironment</w:t>
            </w:r>
            <w:proofErr w:type="spellEnd"/>
            <w:r w:rsidRPr="0098259C">
              <w:rPr>
                <w:rStyle w:val="CODE"/>
              </w:rPr>
              <w:t>;</w:t>
            </w:r>
            <w:proofErr w:type="gramEnd"/>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w:t>
            </w:r>
            <w:proofErr w:type="gramStart"/>
            <w:r w:rsidR="00CA675C" w:rsidRPr="0098259C">
              <w:t>has to</w:t>
            </w:r>
            <w:proofErr w:type="gramEnd"/>
            <w:r w:rsidR="00CA675C" w:rsidRPr="0098259C">
              <w:t xml:space="preserve">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w:t>
            </w:r>
            <w:proofErr w:type="gramStart"/>
            <w:r>
              <w:t>not</w:t>
            </w:r>
            <w:proofErr w:type="gramEnd"/>
            <w:r>
              <w:t xml:space="preserve">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is a string that contains the message to log. It may contain line-</w:t>
            </w:r>
            <w:proofErr w:type="gramStart"/>
            <w:r>
              <w:t>breaks</w:t>
            </w:r>
            <w:proofErr w:type="gramEnd"/>
            <w:r>
              <w:t xml:space="preserve">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If character “</w:t>
            </w:r>
            <w:proofErr w:type="gramStart"/>
            <w:r w:rsidRPr="0098259C">
              <w:t>#”shall</w:t>
            </w:r>
            <w:proofErr w:type="gramEnd"/>
            <w:r w:rsidRPr="0098259C">
              <w:t xml:space="preserve">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lastRenderedPageBreak/>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proofErr w:type="gramStart"/>
            <w:r w:rsidRPr="0098259C">
              <w:rPr>
                <w:rStyle w:val="CODE"/>
                <w:rFonts w:eastAsia="StarSymbol"/>
                <w:i/>
              </w:rPr>
              <w:t>body</w:t>
            </w:r>
            <w:proofErr w:type="gramEnd"/>
            <w:r w:rsidRPr="0098259C">
              <w:rPr>
                <w:rStyle w:val="CODE"/>
                <w:rFonts w:eastAsia="StarSymbol"/>
                <w:i/>
              </w:rPr>
              <w:t>.m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w:t>
            </w:r>
            <w:proofErr w:type="gramStart"/>
            <w:r w:rsidRPr="00466CB8">
              <w:rPr>
                <w:i/>
              </w:rPr>
              <w:t>materialize</w:t>
            </w:r>
            <w:proofErr w:type="gramEnd"/>
            <w:r w:rsidRPr="00466CB8">
              <w:rPr>
                <w:i/>
              </w:rPr>
              <w:t xml:space="preserv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 xml:space="preserve">String </w:t>
            </w:r>
            <w:proofErr w:type="gramStart"/>
            <w:r w:rsidR="006A1530" w:rsidRPr="0098259C">
              <w:rPr>
                <w:rStyle w:val="CODE"/>
                <w:noProof w:val="0"/>
              </w:rPr>
              <w:t>categories[</w:t>
            </w:r>
            <w:proofErr w:type="gramEnd"/>
            <w:r w:rsidR="006A1530" w:rsidRPr="0098259C">
              <w:rPr>
                <w:rStyle w:val="CODE"/>
                <w:noProof w:val="0"/>
              </w:rPr>
              <w:t>]</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w:t>
            </w:r>
            <w:proofErr w:type="gramStart"/>
            <w:r>
              <w:t>otherwise</w:t>
            </w:r>
            <w:proofErr w:type="gramEnd"/>
            <w:r>
              <w:t xml:space="preserve"> it is disabled. </w:t>
            </w:r>
            <w:proofErr w:type="spellStart"/>
            <w:r w:rsidRPr="009E5B13">
              <w:rPr>
                <w:rStyle w:val="CODE"/>
                <w:rFonts w:eastAsia="StarSymbol"/>
              </w:rPr>
              <w:t>nCategories</w:t>
            </w:r>
            <w:proofErr w:type="spellEnd"/>
            <w:r>
              <w:t xml:space="preserve"> defines the length of the </w:t>
            </w:r>
            <w:proofErr w:type="gramStart"/>
            <w:r>
              <w:t>argument</w:t>
            </w:r>
            <w:proofErr w:type="gramEnd"/>
            <w:r>
              <w:t xml:space="preserve">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lastRenderedPageBreak/>
              <w:t>categories</w:t>
            </w:r>
            <w:r>
              <w:t xml:space="preserve"> </w:t>
            </w:r>
            <w:proofErr w:type="gramStart"/>
            <w:r>
              <w:t>is</w:t>
            </w:r>
            <w:proofErr w:type="gramEnd"/>
            <w:r>
              <w:t xml:space="preserve">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87" w:name="_Toc55136488"/>
      <w:bookmarkStart w:id="88" w:name="_Ref289783610"/>
      <w:r w:rsidRPr="0098259C">
        <w:lastRenderedPageBreak/>
        <w:t>Initialization</w:t>
      </w:r>
      <w:r>
        <w:t>,</w:t>
      </w:r>
      <w:r w:rsidRPr="0098259C">
        <w:t xml:space="preserve"> Termination</w:t>
      </w:r>
      <w:r>
        <w:t>, and Resetting an FMU</w:t>
      </w:r>
      <w:bookmarkEnd w:id="87"/>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101915">
              <w:rPr>
                <w:rStyle w:val="CODE"/>
                <w:rFonts w:eastAsia="StarSymbol" w:cs="Courier New"/>
              </w:rPr>
              <w:t>SetupExperiment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6"/>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w:t>
            </w:r>
            <w:proofErr w:type="gramStart"/>
            <w:r w:rsidRPr="0098259C">
              <w:t>has to</w:t>
            </w:r>
            <w:proofErr w:type="gramEnd"/>
            <w:r w:rsidRPr="0098259C">
              <w:t xml:space="preserve">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9ED7FEF"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EE265D">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proofErr w:type="gramEnd"/>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Terminate</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proofErr w:type="gramStart"/>
            <w:r w:rsidR="00E93AC0" w:rsidRPr="0098259C">
              <w:rPr>
                <w:rStyle w:val="CODE"/>
                <w:rFonts w:eastAsia="StarSymbol"/>
              </w:rPr>
              <w:t>Reset</w:t>
            </w:r>
            <w:r w:rsidR="00E93AC0" w:rsidRPr="0098259C">
              <w:rPr>
                <w:rStyle w:val="CODE"/>
                <w:rFonts w:eastAsia="StarSymbol" w:cs="Courier New"/>
              </w:rPr>
              <w:t>(</w:t>
            </w:r>
            <w:proofErr w:type="gramEnd"/>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proofErr w:type="gramStart"/>
            <w:r w:rsidR="00D01B29" w:rsidRPr="0098259C">
              <w:t>ha</w:t>
            </w:r>
            <w:r w:rsidR="00D01B29">
              <w:t>ve</w:t>
            </w:r>
            <w:r w:rsidR="00D01B29" w:rsidRPr="0098259C">
              <w:t xml:space="preserve"> </w:t>
            </w:r>
            <w:r w:rsidRPr="0098259C">
              <w:t>to</w:t>
            </w:r>
            <w:proofErr w:type="gramEnd"/>
            <w:r w:rsidRPr="0098259C">
              <w:t xml:space="preserve"> be</w:t>
            </w:r>
            <w:r w:rsidR="00101915">
              <w:t xml:space="preserve"> called</w:t>
            </w:r>
            <w:r w:rsidRPr="0098259C">
              <w:t>.</w:t>
            </w:r>
          </w:p>
        </w:tc>
      </w:tr>
    </w:tbl>
    <w:p w14:paraId="7DCB729F" w14:textId="421F2FFF" w:rsidR="003D0107" w:rsidRPr="0098259C" w:rsidRDefault="00B35DE5" w:rsidP="00FF0916">
      <w:pPr>
        <w:pStyle w:val="berschrift3"/>
      </w:pPr>
      <w:bookmarkStart w:id="89" w:name="_Ref383617125"/>
      <w:bookmarkStart w:id="90" w:name="_Ref383617168"/>
      <w:bookmarkStart w:id="91" w:name="_Toc55136489"/>
      <w:r w:rsidRPr="0098259C">
        <w:t xml:space="preserve">Getting and </w:t>
      </w:r>
      <w:r w:rsidR="00DF4861" w:rsidRPr="0098259C">
        <w:t>Set</w:t>
      </w:r>
      <w:r w:rsidR="00EC58B8" w:rsidRPr="0098259C">
        <w:t xml:space="preserve">ting </w:t>
      </w:r>
      <w:r w:rsidR="00DF4861" w:rsidRPr="0098259C">
        <w:t>Variable Values</w:t>
      </w:r>
      <w:bookmarkEnd w:id="88"/>
      <w:bookmarkEnd w:id="89"/>
      <w:bookmarkEnd w:id="90"/>
      <w:bookmarkEnd w:id="91"/>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xml:space="preserve">, then they have identical </w:t>
      </w:r>
      <w:proofErr w:type="gramStart"/>
      <w:r w:rsidR="00E9550E" w:rsidRPr="0098259C">
        <w:t>values</w:t>
      </w:r>
      <w:proofErr w:type="gramEnd"/>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w:t>
            </w:r>
            <w:proofErr w:type="gramStart"/>
            <w:r w:rsidR="00DF4861" w:rsidRPr="0098259C">
              <w:rPr>
                <w:rStyle w:val="CODE"/>
              </w:rPr>
              <w:t xml:space="preserve">   (</w:t>
            </w:r>
            <w:proofErr w:type="gramEnd"/>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proofErr w:type="gramStart"/>
            <w:r w:rsidR="00DF4861" w:rsidRPr="0098259C">
              <w:rPr>
                <w:rStyle w:val="CODE"/>
                <w:rFonts w:cs="Courier New"/>
              </w:rPr>
              <w:t>GetInteger(</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proofErr w:type="gramStart"/>
            <w:r w:rsidR="00DF4861" w:rsidRPr="0098259C">
              <w:rPr>
                <w:rStyle w:val="CODE"/>
                <w:rFonts w:cs="Courier New"/>
              </w:rPr>
              <w:t>GetBoolean(</w:t>
            </w:r>
            <w:proofErr w:type="gramEnd"/>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proofErr w:type="gramStart"/>
            <w:r w:rsidR="00DF4861" w:rsidRPr="0098259C">
              <w:rPr>
                <w:rStyle w:val="CODE"/>
                <w:rFonts w:cs="Courier New"/>
              </w:rPr>
              <w:t>vr</w:t>
            </w:r>
            <w:proofErr w:type="spellEnd"/>
            <w:r w:rsidR="00DF4861" w:rsidRPr="0098259C">
              <w:rPr>
                <w:rStyle w:val="CODE"/>
                <w:rFonts w:cs="Courier New"/>
              </w:rPr>
              <w:t>[</w:t>
            </w:r>
            <w:proofErr w:type="gram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4F32AF9"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w:t>
            </w:r>
            <w:proofErr w:type="gramStart"/>
            <w:r w:rsidRPr="0098259C">
              <w:rPr>
                <w:i/>
              </w:rPr>
              <w:t>is connected with</w:t>
            </w:r>
            <w:proofErr w:type="gramEnd"/>
            <w:r w:rsidRPr="0098259C">
              <w:rPr>
                <w:i/>
              </w:rPr>
              <w:t xml:space="preserve">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 xml:space="preserve">the </w:t>
            </w:r>
            <w:proofErr w:type="gramStart"/>
            <w:r w:rsidR="006E2326" w:rsidRPr="0098259C">
              <w:rPr>
                <w:i/>
              </w:rPr>
              <w:t>actually defined</w:t>
            </w:r>
            <w:proofErr w:type="gramEnd"/>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EE265D">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lastRenderedPageBreak/>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w:t>
            </w:r>
            <w:proofErr w:type="gramStart"/>
            <w:r w:rsidRPr="0098259C">
              <w:t>variables</w:t>
            </w:r>
            <w:proofErr w:type="gramEnd"/>
            <w:r w:rsidRPr="0098259C">
              <w:t xml:space="preserve">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w:t>
      </w:r>
      <w:proofErr w:type="gramStart"/>
      <w:r w:rsidRPr="0098259C">
        <w:t>particular instants</w:t>
      </w:r>
      <w:proofErr w:type="gramEnd"/>
      <w:r w:rsidRPr="0098259C">
        <w:t xml:space="preserve">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w:t>
            </w:r>
            <w:proofErr w:type="gramStart"/>
            <w:r w:rsidR="003F0941" w:rsidRPr="0098259C">
              <w:rPr>
                <w:rStyle w:val="CODE"/>
              </w:rPr>
              <w:t xml:space="preserve">   (</w:t>
            </w:r>
            <w:proofErr w:type="gramEnd"/>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proofErr w:type="gramStart"/>
            <w:r w:rsidR="003F0941" w:rsidRPr="0098259C">
              <w:rPr>
                <w:rStyle w:val="CODE"/>
                <w:rFonts w:cs="Courier New"/>
              </w:rPr>
              <w:t>SetInteger(</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proofErr w:type="gramStart"/>
            <w:r w:rsidR="003F0941" w:rsidRPr="0098259C">
              <w:rPr>
                <w:rStyle w:val="CODE"/>
                <w:rFonts w:cs="Courier New"/>
              </w:rPr>
              <w:t>SetBoolean(</w:t>
            </w:r>
            <w:proofErr w:type="gramEnd"/>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proofErr w:type="gramStart"/>
            <w:r w:rsidR="003F0941" w:rsidRPr="0098259C">
              <w:rPr>
                <w:rStyle w:val="CODE"/>
                <w:rFonts w:cs="Courier New"/>
              </w:rPr>
              <w:t>vr</w:t>
            </w:r>
            <w:proofErr w:type="spellEnd"/>
            <w:r w:rsidR="003F0941" w:rsidRPr="0098259C">
              <w:rPr>
                <w:rStyle w:val="CODE"/>
                <w:rFonts w:cs="Courier New"/>
              </w:rPr>
              <w:t>[</w:t>
            </w:r>
            <w:proofErr w:type="gram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10DE3745"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EE265D">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EE265D">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EE265D">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51EAB03"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EE265D">
        <w:t>4.2.1</w:t>
      </w:r>
      <w:r w:rsidR="002A2099">
        <w:fldChar w:fldCharType="end"/>
      </w:r>
      <w:r w:rsidRPr="0098259C">
        <w:t xml:space="preserve"> to set and inquire derivatives </w:t>
      </w:r>
      <w:r w:rsidR="00BE4E91" w:rsidRPr="0098259C">
        <w:t xml:space="preserve">of variables </w:t>
      </w:r>
      <w:r w:rsidR="000E0ED2" w:rsidRPr="0098259C">
        <w:t xml:space="preserve">with respect to time </w:t>
      </w:r>
      <w:proofErr w:type="gramStart"/>
      <w:r w:rsidR="000E0ED2" w:rsidRPr="0098259C">
        <w:t>in order to</w:t>
      </w:r>
      <w:proofErr w:type="gramEnd"/>
      <w:r w:rsidR="000E0ED2" w:rsidRPr="0098259C">
        <w:t xml:space="preserve"> allow interpolation</w:t>
      </w:r>
      <w:r w:rsidRPr="0098259C">
        <w:t>.</w:t>
      </w:r>
    </w:p>
    <w:p w14:paraId="32BB13AE" w14:textId="77777777" w:rsidR="00C31261" w:rsidRPr="0098259C" w:rsidRDefault="00B35DE5" w:rsidP="00F554E4">
      <w:pPr>
        <w:pStyle w:val="berschrift3"/>
      </w:pPr>
      <w:bookmarkStart w:id="92" w:name="_Ref290826787"/>
      <w:bookmarkStart w:id="93" w:name="_Ref290826791"/>
      <w:bookmarkStart w:id="94" w:name="_Toc55136490"/>
      <w:r w:rsidRPr="0098259C">
        <w:t xml:space="preserve">Getting and </w:t>
      </w:r>
      <w:r w:rsidR="00C31261" w:rsidRPr="0098259C">
        <w:t>Setting the Complete FMU State</w:t>
      </w:r>
      <w:bookmarkEnd w:id="92"/>
      <w:bookmarkEnd w:id="93"/>
      <w:bookmarkEnd w:id="94"/>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w:t>
      </w:r>
      <w:proofErr w:type="gramStart"/>
      <w:r w:rsidR="00D53B4F" w:rsidRPr="0098259C">
        <w:t>in order to</w:t>
      </w:r>
      <w:proofErr w:type="gramEnd"/>
      <w:r w:rsidR="00D53B4F" w:rsidRPr="0098259C">
        <w:t xml:space="preserve">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 xml:space="preserve">every sample period, set new continuous states from an observer, </w:t>
      </w:r>
      <w:proofErr w:type="gramStart"/>
      <w:r w:rsidR="00044961" w:rsidRPr="0098259C">
        <w:rPr>
          <w:i/>
        </w:rPr>
        <w:t>initialize</w:t>
      </w:r>
      <w:proofErr w:type="gramEnd"/>
      <w:r w:rsidR="00044961" w:rsidRPr="0098259C">
        <w:rPr>
          <w:i/>
        </w:rPr>
        <w:t xml:space="preserv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 xml:space="preserve">ive steady-state initialization, copy the received FMU state in a byte vector </w:t>
      </w:r>
      <w:r w:rsidR="0004467B" w:rsidRPr="0098259C">
        <w:rPr>
          <w:i/>
        </w:rPr>
        <w:lastRenderedPageBreak/>
        <w:t>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proofErr w:type="gramStart"/>
            <w:r w:rsidR="00520CE8" w:rsidRPr="0098259C">
              <w:rPr>
                <w:rStyle w:val="CODE"/>
              </w:rPr>
              <w:t>);</w:t>
            </w:r>
            <w:proofErr w:type="gramEnd"/>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proofErr w:type="gramStart"/>
            <w:r w:rsidR="00520CE8" w:rsidRPr="0098259C">
              <w:rPr>
                <w:rStyle w:val="CODE"/>
              </w:rPr>
              <w:t xml:space="preserve">FMUstate  </w:t>
            </w:r>
            <w:proofErr w:type="spellStart"/>
            <w:r w:rsidR="00520CE8" w:rsidRPr="0098259C">
              <w:rPr>
                <w:rStyle w:val="CODE"/>
              </w:rPr>
              <w:t>FMUstate</w:t>
            </w:r>
            <w:proofErr w:type="spellEnd"/>
            <w:proofErr w:type="gram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proofErr w:type="gramStart"/>
            <w:r w:rsidR="00520CE8" w:rsidRPr="0098259C">
              <w:rPr>
                <w:rStyle w:val="CODE"/>
              </w:rPr>
              <w:t>FreeFMUstate(</w:t>
            </w:r>
            <w:proofErr w:type="gramEnd"/>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proofErr w:type="gramStart"/>
            <w:r w:rsidR="00B85BF7" w:rsidRPr="000D0C24">
              <w:rPr>
                <w:rStyle w:val="CODE"/>
              </w:rPr>
              <w:t>FMUstate</w:t>
            </w:r>
            <w:proofErr w:type="spellEnd"/>
            <w:r w:rsidR="00B85BF7" w:rsidRPr="000D0C24">
              <w:rPr>
                <w:rStyle w:val="CODE"/>
              </w:rPr>
              <w:t xml:space="preserve"> !</w:t>
            </w:r>
            <w:proofErr w:type="gramEnd"/>
            <w:r w:rsidR="00B85BF7" w:rsidRPr="000D0C24">
              <w:rPr>
                <w:rStyle w:val="CODE"/>
              </w:rPr>
              <w:t>=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w:t>
            </w:r>
            <w:proofErr w:type="gramStart"/>
            <w:r w:rsidR="00B85BF7">
              <w:t xml:space="preserve">In particular, </w:t>
            </w:r>
            <w:r>
              <w:rPr>
                <w:rStyle w:val="CODE"/>
              </w:rPr>
              <w:t>fmi2</w:t>
            </w:r>
            <w:r w:rsidR="00B85BF7" w:rsidRPr="000D0C24">
              <w:rPr>
                <w:rStyle w:val="CODE"/>
              </w:rPr>
              <w:t>FreeFMUstate</w:t>
            </w:r>
            <w:proofErr w:type="gramEnd"/>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2DDE7BA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proofErr w:type="gramStart"/>
            <w:r w:rsidR="00823CAF" w:rsidRPr="0098259C">
              <w:rPr>
                <w:rStyle w:val="CODE"/>
              </w:rPr>
              <w:t>SerializedFMUstateSize(</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roofErr w:type="gramStart"/>
            <w:r w:rsidRPr="0098259C">
              <w:rPr>
                <w:rStyle w:val="CODE"/>
              </w:rPr>
              <w:t>);</w:t>
            </w:r>
            <w:proofErr w:type="gramEnd"/>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 xml:space="preserve">SerializeFMUstate  </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w:t>
            </w:r>
            <w:proofErr w:type="gramStart"/>
            <w:r w:rsidR="00823CAF" w:rsidRPr="0098259C">
              <w:rPr>
                <w:rStyle w:val="CODE"/>
              </w:rPr>
              <w:t xml:space="preserve">   (</w:t>
            </w:r>
            <w:proofErr w:type="gramEnd"/>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proofErr w:type="gramStart"/>
            <w:r w:rsidRPr="0098259C">
              <w:rPr>
                <w:rStyle w:val="CODE"/>
              </w:rPr>
              <w:t>serializedState</w:t>
            </w:r>
            <w:proofErr w:type="spellEnd"/>
            <w:r w:rsidRPr="0098259C">
              <w:rPr>
                <w:rStyle w:val="CODE"/>
              </w:rPr>
              <w:t>[</w:t>
            </w:r>
            <w:proofErr w:type="gram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w:t>
            </w:r>
            <w:proofErr w:type="gramStart"/>
            <w:r w:rsidR="00FB334E" w:rsidRPr="0098259C">
              <w:t>has to</w:t>
            </w:r>
            <w:proofErr w:type="gramEnd"/>
            <w:r w:rsidR="00FB334E" w:rsidRPr="0098259C">
              <w:t xml:space="preserve">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w:t>
            </w:r>
            <w:proofErr w:type="gramStart"/>
            <w:r w:rsidR="00FB334E" w:rsidRPr="0098259C">
              <w:t xml:space="preserve">in </w:t>
            </w:r>
            <w:r w:rsidR="00235809" w:rsidRPr="0098259C">
              <w:t>to</w:t>
            </w:r>
            <w:proofErr w:type="gramEnd"/>
            <w:r w:rsidR="00235809" w:rsidRPr="0098259C">
              <w:t xml:space="preserve">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22B52C0D"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EE265D">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EE265D">
              <w:t>4.3.1</w:t>
            </w:r>
            <w:r w:rsidRPr="0098259C">
              <w:fldChar w:fldCharType="end"/>
            </w:r>
            <w:r w:rsidRPr="0098259C">
              <w:t>).</w:t>
            </w:r>
          </w:p>
        </w:tc>
      </w:tr>
    </w:tbl>
    <w:p w14:paraId="2ED4F955" w14:textId="77777777" w:rsidR="008B73CE" w:rsidRPr="0098259C" w:rsidRDefault="008B73CE" w:rsidP="008B73CE">
      <w:pPr>
        <w:pStyle w:val="berschrift3"/>
      </w:pPr>
      <w:bookmarkStart w:id="95" w:name="_Toc55136491"/>
      <w:r w:rsidRPr="0098259C">
        <w:t>Getting Partial Derivatives</w:t>
      </w:r>
      <w:bookmarkEnd w:id="95"/>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w:t>
      </w:r>
      <w:r w:rsidRPr="0098259C">
        <w:lastRenderedPageBreak/>
        <w:t xml:space="preserve">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proofErr w:type="gramStart"/>
            <w:r w:rsidR="00130200" w:rsidRPr="0098259C">
              <w:rPr>
                <w:rStyle w:val="CODE"/>
              </w:rPr>
              <w:t>Get</w:t>
            </w:r>
            <w:r w:rsidR="00AB63B7" w:rsidRPr="0098259C">
              <w:rPr>
                <w:rStyle w:val="CODE"/>
              </w:rPr>
              <w:t>DirectionalDerivative(</w:t>
            </w:r>
            <w:proofErr w:type="gramEnd"/>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w:t>
            </w:r>
            <w:proofErr w:type="gramStart"/>
            <w:r w:rsidRPr="0098259C">
              <w:rPr>
                <w:rStyle w:val="CODE"/>
              </w:rPr>
              <w:t>ref</w:t>
            </w:r>
            <w:proofErr w:type="spellEnd"/>
            <w:r w:rsidRPr="0098259C">
              <w:rPr>
                <w:rStyle w:val="CODE"/>
              </w:rPr>
              <w:t>[</w:t>
            </w:r>
            <w:proofErr w:type="gram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proofErr w:type="gramStart"/>
            <w:r w:rsidR="00674EEC">
              <w:rPr>
                <w:rStyle w:val="CODE"/>
              </w:rPr>
              <w:t>dvK</w:t>
            </w:r>
            <w:r w:rsidR="00122BA1">
              <w:rPr>
                <w:rStyle w:val="CODE"/>
              </w:rPr>
              <w:t>nown</w:t>
            </w:r>
            <w:proofErr w:type="spellEnd"/>
            <w:r w:rsidRPr="0098259C">
              <w:rPr>
                <w:rStyle w:val="CODE"/>
              </w:rPr>
              <w:t>[</w:t>
            </w:r>
            <w:proofErr w:type="gram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proofErr w:type="gramStart"/>
            <w:r w:rsidRPr="0098259C">
              <w:rPr>
                <w:rStyle w:val="CODE"/>
              </w:rPr>
              <w:t>d</w:t>
            </w:r>
            <w:r w:rsidR="00674EEC">
              <w:rPr>
                <w:rStyle w:val="CODE"/>
              </w:rPr>
              <w:t>vU</w:t>
            </w:r>
            <w:r w:rsidR="00122BA1">
              <w:rPr>
                <w:rStyle w:val="CODE"/>
              </w:rPr>
              <w:t>nknown</w:t>
            </w:r>
            <w:proofErr w:type="spellEnd"/>
            <w:r w:rsidRPr="0098259C">
              <w:rPr>
                <w:rStyle w:val="CODE"/>
              </w:rPr>
              <w:t>[</w:t>
            </w:r>
            <w:proofErr w:type="gram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69C90601"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EE265D">
              <w:t>3.1</w:t>
            </w:r>
            <w:r>
              <w:fldChar w:fldCharType="end"/>
            </w:r>
            <w:r>
              <w:t xml:space="preserve">) and Co-Simulation (section </w:t>
            </w:r>
            <w:r>
              <w:fldChar w:fldCharType="begin"/>
            </w:r>
            <w:r>
              <w:instrText xml:space="preserve"> REF _Ref356504426 \n \h </w:instrText>
            </w:r>
            <w:r>
              <w:fldChar w:fldCharType="separate"/>
            </w:r>
            <w:r w:rsidR="00EE265D">
              <w:t>4.1</w:t>
            </w:r>
            <w:r>
              <w:fldChar w:fldCharType="end"/>
            </w:r>
            <w:r>
              <w:t>). In every Mode, the general form of th</w:t>
            </w:r>
            <w:r w:rsidR="00122BA1">
              <w:t xml:space="preserve">e FMU equations </w:t>
            </w:r>
            <w:proofErr w:type="gramStart"/>
            <w:r w:rsidR="00122BA1">
              <w:t>are</w:t>
            </w:r>
            <w:proofErr w:type="gramEnd"/>
            <w:r>
              <w:t>:</w:t>
            </w:r>
          </w:p>
          <w:p w14:paraId="011B64C9" w14:textId="19C09D5D" w:rsidR="00C81421" w:rsidRDefault="0000000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proofErr w:type="gramStart"/>
            <w:r>
              <w:t>where</w:t>
            </w:r>
            <w:proofErr w:type="gramEnd"/>
          </w:p>
          <w:p w14:paraId="203294AC" w14:textId="18C01120" w:rsidR="00B10E5A" w:rsidRPr="002F3E46" w:rsidRDefault="0000000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54DC8FD4" w:rsidR="003E5933" w:rsidRDefault="0000000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EE265D">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lastRenderedPageBreak/>
              <w:t>The function may compute the directional derivative</w:t>
            </w:r>
            <w:r w:rsidR="00674EEC">
              <w:rPr>
                <w:i/>
              </w:rPr>
              <w:t>s</w:t>
            </w:r>
            <w:r w:rsidRPr="00674EEC">
              <w:rPr>
                <w:i/>
              </w:rPr>
              <w:t xml:space="preserve"> by numerical differentiation </w:t>
            </w:r>
            <w:proofErr w:type="gramStart"/>
            <w:r w:rsidRPr="00674EEC">
              <w:rPr>
                <w:i/>
              </w:rPr>
              <w:t>taking into account</w:t>
            </w:r>
            <w:proofErr w:type="gramEnd"/>
            <w:r w:rsidRPr="00674EEC">
              <w:rPr>
                <w:i/>
              </w:rPr>
              <w:t xml:space="preserve">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 xml:space="preserve">Assume an FMU has the output </w:t>
            </w:r>
            <w:proofErr w:type="gramStart"/>
            <w:r w:rsidRPr="0098259C">
              <w:rPr>
                <w:i/>
              </w:rPr>
              <w:t>equations</w:t>
            </w:r>
            <w:proofErr w:type="gramEnd"/>
          </w:p>
          <w:p w14:paraId="16F05A90" w14:textId="77777777" w:rsidR="00E557DF" w:rsidRPr="0098259C" w:rsidRDefault="0000000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w:t>
            </w:r>
            <w:proofErr w:type="gramStart"/>
            <w:r w:rsidRPr="0098259C">
              <w:rPr>
                <w:i/>
              </w:rPr>
              <w:t>Jacobian</w:t>
            </w:r>
            <w:proofErr w:type="gramEnd"/>
            <w:r w:rsidRPr="0098259C">
              <w:rPr>
                <w:i/>
              </w:rPr>
              <w:t xml:space="preserve">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w:t>
            </w:r>
            <w:proofErr w:type="gramStart"/>
            <w:r w:rsidRPr="0098259C">
              <w:rPr>
                <w:i/>
              </w:rPr>
              <w:t>provided</w:t>
            </w:r>
            <w:proofErr w:type="gramEnd"/>
            <w:r w:rsidRPr="0098259C">
              <w:rPr>
                <w:i/>
              </w:rPr>
              <w:t xml:space="preserve">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5pt;height:31.5pt" o:ole="">
                  <v:imagedata r:id="rId33" o:title=""/>
                </v:shape>
                <o:OLEObject Type="Embed" ProgID="Equation.DSMT4" ShapeID="_x0000_i1026" DrawAspect="Content" ObjectID="_1790608716" r:id="rId34"/>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5.75pt" o:ole="">
                  <v:imagedata r:id="rId35" o:title=""/>
                </v:shape>
                <o:OLEObject Type="Embed" ProgID="Equation.DSMT4" ShapeID="_x0000_i1027" DrawAspect="Content" ObjectID="_1790608717" r:id="rId36"/>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w:t>
            </w:r>
            <w:proofErr w:type="gramStart"/>
            <w:r>
              <w:rPr>
                <w:i/>
              </w:rPr>
              <w:t>so</w:t>
            </w:r>
            <w:proofErr w:type="gramEnd"/>
            <w:r>
              <w:rPr>
                <w:i/>
              </w:rPr>
              <w:t xml:space="preserve">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96" w:name="_Ref308190567"/>
      <w:bookmarkStart w:id="97"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5pt;height:32.25pt" o:ole="">
            <v:imagedata r:id="rId37" o:title=""/>
          </v:shape>
          <o:OLEObject Type="Embed" ProgID="Equation.DSMT4" ShapeID="_x0000_i1028" DrawAspect="Content" ObjectID="_1790608718" r:id="rId38"/>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 xml:space="preserve">If the FMU </w:t>
      </w:r>
      <w:proofErr w:type="gramStart"/>
      <w:r w:rsidRPr="0098259C">
        <w:rPr>
          <w:i/>
        </w:rPr>
        <w:t>is connected with</w:t>
      </w:r>
      <w:proofErr w:type="gramEnd"/>
      <w:r w:rsidRPr="0098259C">
        <w:rPr>
          <w:i/>
        </w:rPr>
        <w:t xml:space="preserve">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5pt;height:32.25pt" o:ole="">
            <v:imagedata r:id="rId37" o:title=""/>
          </v:shape>
          <o:OLEObject Type="Embed" ProgID="Equation.DSMT4" ShapeID="_x0000_i1029" DrawAspect="Content" ObjectID="_1790608719" r:id="rId39"/>
        </w:object>
      </w:r>
      <w:r>
        <w:t xml:space="preserve"> and </w:t>
      </w:r>
      <w:r w:rsidRPr="007A6A51">
        <w:rPr>
          <w:position w:val="-26"/>
        </w:rPr>
        <w:object w:dxaOrig="340" w:dyaOrig="600" w14:anchorId="410FC9A1">
          <v:shape id="_x0000_i1030" type="#_x0000_t75" style="width:19.5pt;height:32.25pt" o:ole="">
            <v:imagedata r:id="rId40" o:title=""/>
          </v:shape>
          <o:OLEObject Type="Embed" ProgID="Equation.DSMT4" ShapeID="_x0000_i1030" DrawAspect="Content" ObjectID="_1790608720" r:id="rId41"/>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2.25pt" o:ole="">
            <v:imagedata r:id="rId42" o:title=""/>
          </v:shape>
          <o:OLEObject Type="Embed" ProgID="Equation.DSMT4" ShapeID="_x0000_i1031" DrawAspect="Content" ObjectID="_1790608721" r:id="rId43"/>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proofErr w:type="gramStart"/>
            <w:r>
              <w:rPr>
                <w:lang w:val="en-US"/>
              </w:rPr>
              <w:t>Instantiate</w:t>
            </w:r>
            <w:r w:rsidR="00A33508" w:rsidRPr="00E32E4A">
              <w:rPr>
                <w:lang w:val="en-US"/>
              </w:rPr>
              <w:t>(</w:t>
            </w:r>
            <w:proofErr w:type="gramEnd"/>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lastRenderedPageBreak/>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proofErr w:type="gramStart"/>
            <w:r w:rsidRPr="00FA3E81">
              <w:rPr>
                <w:lang w:val="en-US"/>
              </w:rPr>
              <w:t>dvKnown</w:t>
            </w:r>
            <w:proofErr w:type="spellEnd"/>
            <w:r w:rsidRPr="00FA3E81">
              <w:rPr>
                <w:lang w:val="en-US"/>
              </w:rPr>
              <w:t>[</w:t>
            </w:r>
            <w:proofErr w:type="gram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t xml:space="preserve">   // Set time, </w:t>
            </w:r>
            <w:proofErr w:type="gramStart"/>
            <w:r w:rsidRPr="00E32E4A">
              <w:rPr>
                <w:color w:val="008000"/>
                <w:lang w:val="en-US"/>
              </w:rPr>
              <w:t>states</w:t>
            </w:r>
            <w:proofErr w:type="gramEnd"/>
            <w:r w:rsidRPr="00E32E4A">
              <w:rPr>
                <w:color w:val="008000"/>
                <w:lang w:val="en-US"/>
              </w:rPr>
              <w:t xml:space="preserve">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SetTime(</w:t>
            </w:r>
            <w:proofErr w:type="gramEnd"/>
            <w:r w:rsidRPr="00E32E4A">
              <w:rPr>
                <w:lang w:val="en-US"/>
              </w:rPr>
              <w:t>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proofErr w:type="gramStart"/>
            <w:r w:rsidRPr="00E32E4A">
              <w:rPr>
                <w:lang w:val="en-US"/>
              </w:rPr>
              <w:t>SetContinuousStates(</w:t>
            </w:r>
            <w:proofErr w:type="gramEnd"/>
            <w:r w:rsidRPr="00E32E4A">
              <w:rPr>
                <w:lang w:val="en-US"/>
              </w:rPr>
              <w:t xml:space="preserve">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w:t>
            </w:r>
            <w:proofErr w:type="gramStart"/>
            <w:r w:rsidRPr="00E32E4A">
              <w:rPr>
                <w:lang w:val="en-US"/>
              </w:rPr>
              <w:t>String(</w:t>
            </w:r>
            <w:proofErr w:type="gramEnd"/>
            <w:r w:rsidRPr="00E32E4A">
              <w:rPr>
                <w:lang w:val="en-US"/>
              </w:rPr>
              <w:t>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proofErr w:type="gramStart"/>
            <w:r w:rsidRPr="00E32E4A">
              <w:rPr>
                <w:color w:val="008000"/>
                <w:lang w:val="en-US"/>
              </w:rPr>
              <w:t>[:,:</w:t>
            </w:r>
            <w:proofErr w:type="gramEnd"/>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w:t>
            </w:r>
            <w:proofErr w:type="gramStart"/>
            <w:r w:rsidRPr="00E32E4A">
              <w:rPr>
                <w:lang w:val="en-US"/>
              </w:rPr>
              <w:t>1:nx</w:t>
            </w:r>
            <w:proofErr w:type="gramEnd"/>
            <w:r w:rsidRPr="00E32E4A">
              <w:rPr>
                <w:lang w:val="en-US"/>
              </w:rPr>
              <w:t xml:space="preserve">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M_fmi2</w:t>
            </w:r>
            <w:proofErr w:type="gramStart"/>
            <w:r w:rsidR="00270E0B" w:rsidRPr="00466CB8">
              <w:rPr>
                <w:lang w:val="en-US"/>
              </w:rPr>
              <w:t>GetDirectionalDerivative(</w:t>
            </w:r>
            <w:proofErr w:type="gramEnd"/>
            <w:r w:rsidR="00270E0B" w:rsidRPr="00466CB8">
              <w:rPr>
                <w:lang w:val="en-US"/>
              </w:rPr>
              <w:t xml:space="preser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 xml:space="preserve">If the sparsity of a matrix shall be </w:t>
      </w:r>
      <w:proofErr w:type="gramStart"/>
      <w:r w:rsidRPr="00A33508">
        <w:rPr>
          <w:i/>
        </w:rPr>
        <w:t>taken into account</w:t>
      </w:r>
      <w:proofErr w:type="gramEnd"/>
      <w:r w:rsidRPr="00A33508">
        <w:rPr>
          <w:i/>
        </w:rPr>
        <w: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4"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5"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98" w:name="_Ref386213289"/>
      <w:bookmarkStart w:id="99" w:name="_Toc55136492"/>
      <w:r w:rsidRPr="0098259C">
        <w:t xml:space="preserve">FMI </w:t>
      </w:r>
      <w:r w:rsidR="003D0107" w:rsidRPr="0098259C">
        <w:t>Description Schema</w:t>
      </w:r>
      <w:bookmarkEnd w:id="96"/>
      <w:bookmarkEnd w:id="97"/>
      <w:bookmarkEnd w:id="98"/>
      <w:bookmarkEnd w:id="99"/>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lastRenderedPageBreak/>
        <w:t>In this section the</w:t>
      </w:r>
      <w:r w:rsidR="007909D6" w:rsidRPr="0098259C">
        <w:t>se</w:t>
      </w:r>
      <w:r w:rsidRPr="0098259C">
        <w:t xml:space="preserve"> schema files are</w:t>
      </w:r>
      <w:r w:rsidR="005A3ED9" w:rsidRPr="0098259C">
        <w:t xml:space="preserve"> discussed</w:t>
      </w:r>
      <w:r w:rsidRPr="0098259C">
        <w:t xml:space="preserve">. The normative definition </w:t>
      </w:r>
      <w:proofErr w:type="gramStart"/>
      <w:r w:rsidRPr="0098259C">
        <w:t>are</w:t>
      </w:r>
      <w:proofErr w:type="gramEnd"/>
      <w:r w:rsidRPr="0098259C">
        <w:t xml:space="preserve"> the above mentioned schema files</w:t>
      </w:r>
      <w:r w:rsidRPr="0098259C">
        <w:rPr>
          <w:rStyle w:val="Funotenzeichen"/>
        </w:rPr>
        <w:footnoteReference w:id="7"/>
      </w:r>
      <w:r w:rsidRPr="0098259C">
        <w:t xml:space="preserve">. Below, optional elements are marked with a “dashed” box. The required data types (like: </w:t>
      </w:r>
      <w:proofErr w:type="spellStart"/>
      <w:proofErr w:type="gramStart"/>
      <w:r w:rsidRPr="0098259C">
        <w:t>xs:normalizedString</w:t>
      </w:r>
      <w:proofErr w:type="spellEnd"/>
      <w:proofErr w:type="gramEnd"/>
      <w:r w:rsidRPr="0098259C">
        <w:t xml:space="preserve">) are defined in the </w:t>
      </w:r>
      <w:r w:rsidR="00374F39" w:rsidRPr="0098259C">
        <w:t>XML</w:t>
      </w:r>
      <w:r w:rsidRPr="0098259C">
        <w:t xml:space="preserve">-schema standard: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7"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proofErr w:type="gramStart"/>
            <w:r w:rsidRPr="0098259C">
              <w:t>xs:double</w:t>
            </w:r>
            <w:proofErr w:type="spellEnd"/>
            <w:proofErr w:type="gram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 xml:space="preserve">for </w:t>
            </w:r>
            <w:proofErr w:type="gramStart"/>
            <w:r w:rsidR="009F2AEB" w:rsidRPr="0098259C">
              <w:rPr>
                <w:i/>
              </w:rPr>
              <w:t>example</w:t>
            </w:r>
            <w:proofErr w:type="gramEnd"/>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w:t>
            </w:r>
            <w:proofErr w:type="gramStart"/>
            <w:r w:rsidRPr="0098259C">
              <w:rPr>
                <w:rStyle w:val="TextkrperZchn1"/>
              </w:rPr>
              <w:t>32 bit</w:t>
            </w:r>
            <w:proofErr w:type="gramEnd"/>
            <w:r w:rsidRPr="0098259C">
              <w:rPr>
                <w:rStyle w:val="TextkrperZchn1"/>
              </w:rPr>
              <w:t xml:space="preserve">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proofErr w:type="gramStart"/>
            <w:r w:rsidRPr="0098259C">
              <w:t>xs:unsignedInt</w:t>
            </w:r>
            <w:proofErr w:type="spellEnd"/>
            <w:proofErr w:type="gram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w:t>
            </w:r>
            <w:proofErr w:type="gramStart"/>
            <w:r w:rsidRPr="0098259C">
              <w:t>number  with</w:t>
            </w:r>
            <w:proofErr w:type="gramEnd"/>
            <w:r w:rsidRPr="0098259C">
              <w:t xml:space="preserve">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proofErr w:type="gramStart"/>
            <w:r w:rsidRPr="0098259C">
              <w:t>xs:boolean</w:t>
            </w:r>
            <w:proofErr w:type="spellEnd"/>
            <w:proofErr w:type="gram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proofErr w:type="gramStart"/>
            <w:r w:rsidRPr="0098259C">
              <w:t>xs:string</w:t>
            </w:r>
            <w:proofErr w:type="spellEnd"/>
            <w:proofErr w:type="gram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proofErr w:type="gramStart"/>
            <w:r w:rsidRPr="0098259C">
              <w:t>xs:normalizedString</w:t>
            </w:r>
            <w:proofErr w:type="spellEnd"/>
            <w:proofErr w:type="gram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proofErr w:type="gramStart"/>
            <w:r w:rsidRPr="0098259C">
              <w:t>xs:dateTime</w:t>
            </w:r>
            <w:proofErr w:type="spellEnd"/>
            <w:proofErr w:type="gram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100" w:name="_Toc247884548"/>
      <w:bookmarkStart w:id="101"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w:t>
      </w:r>
      <w:proofErr w:type="gramStart"/>
      <w:r w:rsidRPr="00AE2A4F">
        <w:rPr>
          <w:i/>
        </w:rPr>
        <w:t>7 bit</w:t>
      </w:r>
      <w:proofErr w:type="gramEnd"/>
      <w:r w:rsidRPr="00AE2A4F">
        <w:rPr>
          <w:i/>
        </w:rPr>
        <w:t xml:space="preserve">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w:t>
      </w:r>
      <w:proofErr w:type="gramStart"/>
      <w:r w:rsidR="00EF5273" w:rsidRPr="00AE2A4F">
        <w:rPr>
          <w:i/>
        </w:rPr>
        <w:t>in to</w:t>
      </w:r>
      <w:proofErr w:type="gramEnd"/>
      <w:r w:rsidR="00EF5273" w:rsidRPr="00AE2A4F">
        <w:rPr>
          <w:i/>
        </w:rPr>
        <w:t xml:space="preserve"> C string variables.</w:t>
      </w:r>
      <w:r w:rsidR="00EF5273">
        <w:t>]</w:t>
      </w:r>
    </w:p>
    <w:p w14:paraId="7F8AF76E" w14:textId="3602096D" w:rsidR="00526C2A" w:rsidRPr="0098259C" w:rsidRDefault="00526C2A" w:rsidP="00324B2A">
      <w:pPr>
        <w:pStyle w:val="Textkrper"/>
      </w:pPr>
      <w:r>
        <w:t xml:space="preserve">The special values NAN, </w:t>
      </w:r>
      <w:r w:rsidR="00CE0B71">
        <w:t xml:space="preserve">INF, </w:t>
      </w:r>
      <w:r>
        <w:t xml:space="preserve">+INF, </w:t>
      </w:r>
      <w:r w:rsidR="00CE0B71">
        <w:t xml:space="preserve">and </w:t>
      </w:r>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8"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02" w:name="_Ref251789138"/>
      <w:bookmarkEnd w:id="100"/>
      <w:r>
        <w:br w:type="page"/>
      </w:r>
    </w:p>
    <w:p w14:paraId="5BECE950" w14:textId="3B25E0D5" w:rsidR="00324B2A" w:rsidRPr="0098259C" w:rsidRDefault="005A3ED9" w:rsidP="003734ED">
      <w:pPr>
        <w:pStyle w:val="berschrift3"/>
      </w:pPr>
      <w:bookmarkStart w:id="103"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101"/>
      <w:proofErr w:type="spellEnd"/>
      <w:r w:rsidR="00324B2A" w:rsidRPr="0098259C">
        <w:t>)</w:t>
      </w:r>
      <w:bookmarkEnd w:id="102"/>
      <w:bookmarkEnd w:id="103"/>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8"/>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proofErr w:type="gramStart"/>
            <w:r w:rsidR="00E046D4" w:rsidRPr="0098259C">
              <w:rPr>
                <w:rStyle w:val="FormatvorlageArial"/>
              </w:rPr>
              <w:t>states</w:t>
            </w:r>
            <w:proofErr w:type="gramEnd"/>
            <w:r w:rsidR="00E046D4" w:rsidRPr="0098259C">
              <w:rPr>
                <w:rStyle w:val="FormatvorlageArial"/>
              </w:rPr>
              <w:t xml:space="preserve">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w:t>
            </w:r>
            <w:proofErr w:type="gramStart"/>
            <w:r w:rsidRPr="0098259C">
              <w:rPr>
                <w:rStyle w:val="FormatvorlageArial"/>
                <w:i/>
              </w:rPr>
              <w:t>in order to</w:t>
            </w:r>
            <w:proofErr w:type="gramEnd"/>
            <w:r w:rsidRPr="0098259C">
              <w:rPr>
                <w:rStyle w:val="FormatvorlageArial"/>
                <w:i/>
              </w:rPr>
              <w:t xml:space="preserve">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0183C6DF" w:rsidR="00AA63BB" w:rsidRPr="0098259C" w:rsidRDefault="00C6645C" w:rsidP="00B9515D">
      <w:pPr>
        <w:pStyle w:val="Textkrper"/>
      </w:pPr>
      <w:bookmarkStart w:id="104"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EE265D">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EE265D">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104"/>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proofErr w:type="gramStart"/>
            <w:r w:rsidRPr="0098259C">
              <w:rPr>
                <w:rStyle w:val="FormatvorlageArial"/>
              </w:rPr>
              <w:t>Modelica.Mechanics.Rotational.Examples</w:t>
            </w:r>
            <w:proofErr w:type="gramEnd"/>
            <w:r w:rsidRPr="0098259C">
              <w:rPr>
                <w:rStyle w:val="FormatvorlageArial"/>
              </w:rPr>
              <w:t>.CoupledClutches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t>
            </w:r>
            <w:proofErr w:type="gramStart"/>
            <w:r w:rsidR="00324B2A" w:rsidRPr="0098259C">
              <w:rPr>
                <w:rStyle w:val="FormatvorlageArial"/>
              </w:rPr>
              <w:t>was</w:t>
            </w:r>
            <w:proofErr w:type="gramEnd"/>
            <w:r w:rsidR="00324B2A" w:rsidRPr="0098259C">
              <w:rPr>
                <w:rStyle w:val="FormatvorlageArial"/>
              </w:rPr>
              <w:t xml:space="preserve"> generated. The format is a subset of “</w:t>
            </w:r>
            <w:proofErr w:type="spellStart"/>
            <w:proofErr w:type="gramStart"/>
            <w:r w:rsidR="00324B2A" w:rsidRPr="0098259C">
              <w:t>xs:dateTime</w:t>
            </w:r>
            <w:proofErr w:type="spellEnd"/>
            <w:proofErr w:type="gram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92C4FBD"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EE265D">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proofErr w:type="gramStart"/>
            <w:r w:rsidRPr="0098259C">
              <w:rPr>
                <w:rStyle w:val="CODE"/>
              </w:rPr>
              <w:t>structured</w:t>
            </w:r>
            <w:r w:rsidRPr="0098259C">
              <w:rPr>
                <w:rStyle w:val="FormatvorlageArial"/>
              </w:rPr>
              <w:t>“</w:t>
            </w:r>
            <w:proofErr w:type="gramEnd"/>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105" w:name="_Toc55136494"/>
      <w:r w:rsidRPr="0098259C">
        <w:lastRenderedPageBreak/>
        <w:t>Definition of Units (</w:t>
      </w:r>
      <w:proofErr w:type="spellStart"/>
      <w:r w:rsidR="00381199" w:rsidRPr="0098259C">
        <w:t>Unit</w:t>
      </w:r>
      <w:r w:rsidR="00D54D07">
        <w:t>Definitions</w:t>
      </w:r>
      <w:proofErr w:type="spellEnd"/>
      <w:r w:rsidRPr="0098259C">
        <w:t>)</w:t>
      </w:r>
      <w:bookmarkEnd w:id="105"/>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w:t>
      </w:r>
      <w:proofErr w:type="gramStart"/>
      <w:r w:rsidRPr="0098259C">
        <w:rPr>
          <w:i/>
        </w:rPr>
        <w:t>really satisfactory</w:t>
      </w:r>
      <w:proofErr w:type="gramEnd"/>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w:t>
      </w:r>
      <w:proofErr w:type="gramStart"/>
      <w:r w:rsidRPr="0098259C">
        <w:rPr>
          <w:i/>
        </w:rPr>
        <w:t>takes into account</w:t>
      </w:r>
      <w:proofErr w:type="gramEnd"/>
      <w:r w:rsidRPr="0098259C">
        <w:rPr>
          <w:i/>
        </w:rPr>
        <w:t xml:space="preserve">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9"/>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w:t>
      </w:r>
      <w:proofErr w:type="gramStart"/>
      <w:r w:rsidR="00C11D49" w:rsidRPr="0098259C">
        <w:t>has to</w:t>
      </w:r>
      <w:proofErr w:type="gramEnd"/>
      <w:r w:rsidR="00C11D49" w:rsidRPr="0098259C">
        <w:t xml:space="preserve">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w:t>
      </w:r>
      <w:proofErr w:type="gramStart"/>
      <w:r w:rsidRPr="0098259C">
        <w:t>units</w:t>
      </w:r>
      <w:proofErr w:type="gramEnd"/>
      <w:r w:rsidRPr="0098259C">
        <w:t xml:space="preserve">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w:t>
      </w:r>
      <w:proofErr w:type="gramStart"/>
      <w:r w:rsidRPr="0098259C">
        <w:rPr>
          <w:i/>
        </w:rPr>
        <w:t>often occu</w:t>
      </w:r>
      <w:r w:rsidR="0025394C" w:rsidRPr="0098259C">
        <w:rPr>
          <w:i/>
        </w:rPr>
        <w:t>r</w:t>
      </w:r>
      <w:r w:rsidRPr="0098259C">
        <w:rPr>
          <w:i/>
        </w:rPr>
        <w:t>ring</w:t>
      </w:r>
      <w:proofErr w:type="gramEnd"/>
      <w:r w:rsidRPr="0098259C">
        <w:rPr>
          <w:i/>
        </w:rPr>
        <w:t xml:space="preserve">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xml:space="preserve">, </w:t>
      </w:r>
      <w:proofErr w:type="gramStart"/>
      <w:r w:rsidR="00C11D49" w:rsidRPr="0098259C">
        <w:rPr>
          <w:i/>
        </w:rPr>
        <w:t>then</w:t>
      </w:r>
      <w:proofErr w:type="gramEnd"/>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xml:space="preserve">” the </w:t>
      </w:r>
      <w:proofErr w:type="gramStart"/>
      <w:r w:rsidRPr="0098259C">
        <w:rPr>
          <w:i/>
        </w:rPr>
        <w:t>definition  “</w:t>
      </w:r>
      <w:proofErr w:type="gramEnd"/>
      <w:r w:rsidRPr="0098259C">
        <w:rPr>
          <w:i/>
        </w:rPr>
        <w:t>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9.5pt" o:ole="">
                  <v:imagedata r:id="rId53" o:title=""/>
                </v:shape>
                <o:OLEObject Type="Embed" ProgID="Equation.DSMT4" ShapeID="_x0000_i1032" DrawAspect="Content" ObjectID="_1790608722" r:id="rId54"/>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9.5pt" o:ole="">
                  <v:imagedata r:id="rId53" o:title=""/>
                </v:shape>
                <o:OLEObject Type="Embed" ProgID="Equation.DSMT4" ShapeID="_x0000_i1033" DrawAspect="Content" ObjectID="_1790608723" r:id="rId55"/>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5pt;height:28.5pt" o:ole="">
                  <v:imagedata r:id="rId56" o:title=""/>
                </v:shape>
                <o:OLEObject Type="Embed" ProgID="Equation.DSMT4" ShapeID="_x0000_i1034" DrawAspect="Content" ObjectID="_1790608724" r:id="rId57"/>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w:t>
      </w:r>
      <w:proofErr w:type="gramStart"/>
      <w:r w:rsidRPr="0098259C">
        <w:rPr>
          <w:i/>
        </w:rPr>
        <w:t>connected together</w:t>
      </w:r>
      <w:proofErr w:type="gramEnd"/>
      <w:r w:rsidRPr="0098259C">
        <w:rPr>
          <w:i/>
        </w:rPr>
        <w:t xml:space="preserve">,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w:t>
      </w:r>
      <w:proofErr w:type="gramStart"/>
      <w:r w:rsidR="009B2B74" w:rsidRPr="0098259C">
        <w:rPr>
          <w:i/>
        </w:rPr>
        <w:t>has to</w:t>
      </w:r>
      <w:proofErr w:type="gramEnd"/>
      <w:r w:rsidR="009B2B74" w:rsidRPr="0098259C">
        <w:rPr>
          <w:i/>
        </w:rPr>
        <w:t xml:space="preserve">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factor(v</w:t>
      </w:r>
      <w:proofErr w:type="gramStart"/>
      <w:r w:rsidRPr="0098259C">
        <w:rPr>
          <w:rStyle w:val="CODE"/>
          <w:i/>
        </w:rPr>
        <w:t>1)*</w:t>
      </w:r>
      <w:proofErr w:type="gramEnd"/>
      <w:r w:rsidRPr="0098259C">
        <w:rPr>
          <w:rStyle w:val="CODE"/>
          <w:i/>
        </w:rPr>
        <w:t xml:space="preserve">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w:t>
      </w:r>
      <w:proofErr w:type="gramStart"/>
      <w:r w:rsidR="00C12648" w:rsidRPr="0098259C">
        <w:rPr>
          <w:i/>
        </w:rPr>
        <w:t>have to</w:t>
      </w:r>
      <w:proofErr w:type="gramEnd"/>
      <w:r w:rsidR="00C12648" w:rsidRPr="0098259C">
        <w:rPr>
          <w:i/>
        </w:rPr>
        <w:t xml:space="preserve">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proofErr w:type="gramStart"/>
      <w:r w:rsidRPr="0098259C">
        <w:rPr>
          <w:i/>
        </w:rPr>
        <w:t>In order to</w:t>
      </w:r>
      <w:proofErr w:type="gramEnd"/>
      <w:r w:rsidRPr="0098259C">
        <w:rPr>
          <w:i/>
        </w:rPr>
        <w:t xml:space="preserve">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w:t>
      </w:r>
      <w:proofErr w:type="gramStart"/>
      <w:r w:rsidR="00F141F9" w:rsidRPr="0098259C">
        <w:rPr>
          <w:i/>
        </w:rPr>
        <w:t>has to</w:t>
      </w:r>
      <w:proofErr w:type="gramEnd"/>
      <w:r w:rsidR="00F141F9" w:rsidRPr="0098259C">
        <w:rPr>
          <w:i/>
        </w:rPr>
        <w:t xml:space="preserve">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τ</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proofErr w:type="gramStart"/>
      <w:r w:rsidRPr="0098259C">
        <w:rPr>
          <w:rFonts w:ascii="Times New Roman" w:hAnsi="Times New Roman"/>
          <w:i/>
        </w:rPr>
        <w:t>f</w:t>
      </w:r>
      <w:r w:rsidRPr="0098259C">
        <w:rPr>
          <w:i/>
        </w:rPr>
        <w:t xml:space="preserve">  </w:t>
      </w:r>
      <w:r w:rsidRPr="0098259C">
        <w:rPr>
          <w:rFonts w:cs="Arial"/>
          <w:i/>
        </w:rPr>
        <w:t>→</w:t>
      </w:r>
      <w:proofErr w:type="gramEnd"/>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proofErr w:type="gramStart"/>
      <w:r w:rsidRPr="0098259C">
        <w:lastRenderedPageBreak/>
        <w:t>Additionally</w:t>
      </w:r>
      <w:proofErr w:type="gramEnd"/>
      <w:r w:rsidRPr="0098259C">
        <w:t xml:space="preserve">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xml:space="preserve">”), </w:t>
      </w:r>
      <w:proofErr w:type="gramStart"/>
      <w:r w:rsidRPr="0098259C">
        <w:rPr>
          <w:i/>
        </w:rPr>
        <w:t>then</w:t>
      </w:r>
      <w:proofErr w:type="gramEnd"/>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w:t>
      </w:r>
      <w:proofErr w:type="gramStart"/>
      <w:r w:rsidR="00574215">
        <w:rPr>
          <w:i/>
        </w:rPr>
        <w:t>273.15 )</w:t>
      </w:r>
      <w:proofErr w:type="gramEnd"/>
      <w:r w:rsidR="00574215">
        <w:rPr>
          <w:i/>
        </w:rPr>
        <w:t xml:space="preserve">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proofErr w:type="gramStart"/>
      <w:r w:rsidR="000A06E7" w:rsidRPr="0098259C">
        <w:rPr>
          <w:noProof w:val="0"/>
        </w:rPr>
        <w:t>/(</w:t>
      </w:r>
      <w:proofErr w:type="gramEnd"/>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proofErr w:type="gramStart"/>
      <w:r w:rsidRPr="0098259C">
        <w:rPr>
          <w:noProof w:val="0"/>
        </w:rPr>
        <w:t>&gt;  /</w:t>
      </w:r>
      <w:proofErr w:type="gramEnd"/>
      <w:r w:rsidRPr="0098259C">
        <w:rPr>
          <w:noProof w:val="0"/>
        </w:rPr>
        <w:t xml:space="preserve">/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06" w:name="_Ref248879321"/>
      <w:r>
        <w:br w:type="page"/>
      </w:r>
    </w:p>
    <w:p w14:paraId="18557AF2" w14:textId="3870A374" w:rsidR="001C53BD" w:rsidRPr="0098259C" w:rsidRDefault="00A51269" w:rsidP="001C53BD">
      <w:pPr>
        <w:pStyle w:val="berschrift3"/>
      </w:pPr>
      <w:bookmarkStart w:id="107" w:name="_Ref20232603"/>
      <w:bookmarkStart w:id="108" w:name="_Ref20232625"/>
      <w:bookmarkStart w:id="109" w:name="_Ref20232651"/>
      <w:bookmarkStart w:id="110" w:name="_Toc55136495"/>
      <w:r w:rsidRPr="0098259C">
        <w:lastRenderedPageBreak/>
        <w:t xml:space="preserve">Definition of </w:t>
      </w:r>
      <w:r w:rsidR="001C53BD" w:rsidRPr="0098259C">
        <w:t>Type</w:t>
      </w:r>
      <w:r w:rsidRPr="0098259C">
        <w:t>s</w:t>
      </w:r>
      <w:r w:rsidR="001C53BD" w:rsidRPr="0098259C">
        <w:t xml:space="preserve"> (</w:t>
      </w:r>
      <w:bookmarkStart w:id="111" w:name="_Ref248546594"/>
      <w:proofErr w:type="spellStart"/>
      <w:r w:rsidR="00381199" w:rsidRPr="0098259C">
        <w:t>Type</w:t>
      </w:r>
      <w:bookmarkEnd w:id="111"/>
      <w:r w:rsidR="00D54D07">
        <w:t>Definitions</w:t>
      </w:r>
      <w:proofErr w:type="spellEnd"/>
      <w:r w:rsidR="001C53BD" w:rsidRPr="0098259C">
        <w:t>)</w:t>
      </w:r>
      <w:bookmarkEnd w:id="106"/>
      <w:bookmarkEnd w:id="107"/>
      <w:bookmarkEnd w:id="108"/>
      <w:bookmarkEnd w:id="109"/>
      <w:bookmarkEnd w:id="110"/>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w:t>
      </w:r>
      <w:proofErr w:type="gramStart"/>
      <w:r w:rsidR="00477B23" w:rsidRPr="002F3E46">
        <w:rPr>
          <w:i/>
        </w:rPr>
        <w:t>type</w:t>
      </w:r>
      <w:proofErr w:type="gramEnd"/>
      <w:r w:rsidR="00477B23" w:rsidRPr="002F3E46">
        <w:rPr>
          <w:i/>
        </w:rPr>
        <w:t xml:space="preserv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 xml:space="preserve">in order that, say, the definition of a “Torque” type does not have to be </w:t>
      </w:r>
      <w:proofErr w:type="gramStart"/>
      <w:r w:rsidRPr="0098259C">
        <w:rPr>
          <w:i/>
        </w:rPr>
        <w:t>repeated over and over again</w:t>
      </w:r>
      <w:proofErr w:type="gramEnd"/>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xml:space="preserve">” </w:t>
            </w:r>
            <w:proofErr w:type="gramStart"/>
            <w:r w:rsidRPr="0098259C">
              <w:t>of</w:t>
            </w:r>
            <w:r w:rsidR="008954A1">
              <w:t xml:space="preserve">  </w:t>
            </w:r>
            <w:r w:rsidR="008954A1" w:rsidRPr="0098259C">
              <w:t>“</w:t>
            </w:r>
            <w:proofErr w:type="spellStart"/>
            <w:proofErr w:type="gramEnd"/>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5055FF"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EE265D">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112"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w:t>
      </w:r>
      <w:proofErr w:type="gramStart"/>
      <w:r w:rsidRPr="00021D03">
        <w:rPr>
          <w:i/>
          <w:lang w:eastAsia="de-DE"/>
        </w:rPr>
        <w:t>As a consequence</w:t>
      </w:r>
      <w:proofErr w:type="gramEnd"/>
      <w:r w:rsidRPr="00021D03">
        <w:rPr>
          <w:i/>
          <w:lang w:eastAsia="de-DE"/>
        </w:rPr>
        <w:t xml:space="preserv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13" w:name="_Ref348900361"/>
      <w:bookmarkStart w:id="114" w:name="_Ref348900508"/>
      <w:r>
        <w:br w:type="page"/>
      </w:r>
    </w:p>
    <w:p w14:paraId="2E2C5442" w14:textId="703E62AA" w:rsidR="00BD0956" w:rsidRPr="0098259C" w:rsidRDefault="00A51269" w:rsidP="00BD0956">
      <w:pPr>
        <w:pStyle w:val="berschrift3"/>
      </w:pPr>
      <w:bookmarkStart w:id="115" w:name="_Ref20232829"/>
      <w:bookmarkStart w:id="116" w:name="_Ref20232858"/>
      <w:bookmarkStart w:id="117"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112"/>
      <w:bookmarkEnd w:id="113"/>
      <w:bookmarkEnd w:id="114"/>
      <w:bookmarkEnd w:id="115"/>
      <w:bookmarkEnd w:id="116"/>
      <w:bookmarkEnd w:id="117"/>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66667" cy="2171429"/>
                    </a:xfrm>
                    <a:prstGeom prst="rect">
                      <a:avLst/>
                    </a:prstGeom>
                  </pic:spPr>
                </pic:pic>
              </a:graphicData>
            </a:graphic>
          </wp:inline>
        </w:drawing>
      </w:r>
    </w:p>
    <w:p w14:paraId="7736AF38" w14:textId="570D7969"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EE265D">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w:t>
      </w:r>
      <w:proofErr w:type="gramStart"/>
      <w:r w:rsidRPr="0098259C">
        <w:rPr>
          <w:rStyle w:val="FormatvorlageArial"/>
          <w:i/>
        </w:rPr>
        <w:t>has to</w:t>
      </w:r>
      <w:proofErr w:type="gramEnd"/>
      <w:r w:rsidRPr="0098259C">
        <w:rPr>
          <w:rStyle w:val="FormatvorlageArial"/>
          <w:i/>
        </w:rPr>
        <w:t xml:space="preserve">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118" w:name="_Ref369611262"/>
      <w:bookmarkStart w:id="119"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118"/>
      <w:bookmarkEnd w:id="119"/>
    </w:p>
    <w:p w14:paraId="25CCA8F0" w14:textId="37FE5FDE" w:rsidR="00324B2A" w:rsidRPr="0098259C" w:rsidRDefault="00324B2A" w:rsidP="00324B2A">
      <w:pPr>
        <w:pStyle w:val="Textkrper"/>
      </w:pPr>
      <w:r w:rsidRPr="0098259C">
        <w:t>Element “</w:t>
      </w:r>
      <w:bookmarkStart w:id="120" w:name="_Toc240646377"/>
      <w:bookmarkStart w:id="121" w:name="_Toc247884550"/>
      <w:proofErr w:type="spellStart"/>
      <w:r w:rsidRPr="0098259C">
        <w:rPr>
          <w:rStyle w:val="CODE"/>
          <w:b/>
        </w:rPr>
        <w:t>DefaultExperiment</w:t>
      </w:r>
      <w:bookmarkEnd w:id="120"/>
      <w:bookmarkEnd w:id="121"/>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122" w:name="_Toc55136498"/>
      <w:r w:rsidRPr="0098259C">
        <w:t>Definition of Vendor A</w:t>
      </w:r>
      <w:r w:rsidR="002C5A1B">
        <w:t>nnotations (</w:t>
      </w:r>
      <w:proofErr w:type="spellStart"/>
      <w:r w:rsidR="00296BAA" w:rsidRPr="0098259C">
        <w:t>VendorAnnotations</w:t>
      </w:r>
      <w:proofErr w:type="spellEnd"/>
      <w:r w:rsidR="00296BAA" w:rsidRPr="0098259C">
        <w:t>)</w:t>
      </w:r>
      <w:bookmarkEnd w:id="122"/>
    </w:p>
    <w:p w14:paraId="1DFB5228" w14:textId="34B0A95B" w:rsidR="00324B2A" w:rsidRPr="0098259C" w:rsidRDefault="00324B2A" w:rsidP="00324B2A">
      <w:pPr>
        <w:pStyle w:val="Textkrper"/>
      </w:pPr>
      <w:r w:rsidRPr="0098259C">
        <w:t>Element “</w:t>
      </w:r>
      <w:bookmarkStart w:id="123" w:name="_Toc240646378"/>
      <w:bookmarkStart w:id="124" w:name="_Toc247884551"/>
      <w:proofErr w:type="spellStart"/>
      <w:r w:rsidRPr="0098259C">
        <w:rPr>
          <w:rStyle w:val="CODE"/>
          <w:b/>
        </w:rPr>
        <w:t>VendorAnnotations</w:t>
      </w:r>
      <w:bookmarkEnd w:id="123"/>
      <w:bookmarkEnd w:id="124"/>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125" w:name="_Ref240457838"/>
      <w:bookmarkStart w:id="126" w:name="_Ref240457869"/>
      <w:bookmarkStart w:id="127" w:name="_Toc240646379"/>
      <w:bookmarkStart w:id="128" w:name="_Ref248547015"/>
      <w:bookmarkStart w:id="129" w:name="_Ref249423326"/>
      <w:bookmarkStart w:id="130"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125"/>
      <w:bookmarkEnd w:id="126"/>
      <w:bookmarkEnd w:id="127"/>
      <w:bookmarkEnd w:id="128"/>
      <w:proofErr w:type="spellEnd"/>
      <w:r w:rsidRPr="0098259C">
        <w:t>)</w:t>
      </w:r>
      <w:bookmarkEnd w:id="129"/>
      <w:bookmarkEnd w:id="130"/>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w:t>
      </w:r>
      <w:proofErr w:type="gramStart"/>
      <w:r w:rsidRPr="0098259C">
        <w:t>have to</w:t>
      </w:r>
      <w:proofErr w:type="gramEnd"/>
      <w:r w:rsidRPr="0098259C">
        <w:t xml:space="preserve">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31" w:name="OLE_LINK6"/>
            <w:bookmarkStart w:id="132"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31"/>
            <w:bookmarkEnd w:id="132"/>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9AF2846"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EE265D">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6C818C2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EE265D">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CA5256">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w:t>
            </w:r>
            <w:proofErr w:type="gramStart"/>
            <w:r w:rsidR="00A204D6">
              <w:rPr>
                <w:rStyle w:val="FormatvorlageArial"/>
              </w:rPr>
              <w:t>differential</w:t>
            </w:r>
            <w:proofErr w:type="gramEnd"/>
            <w:r w:rsidR="00A204D6">
              <w:rPr>
                <w:rStyle w:val="FormatvorlageArial"/>
              </w:rPr>
              <w:t xml:space="preserve"> </w:t>
            </w:r>
            <w:r w:rsidR="00324B2A" w:rsidRPr="0098259C">
              <w:rPr>
                <w:rStyle w:val="FormatvorlageArial"/>
              </w:rPr>
              <w:t xml:space="preserve"> </w:t>
            </w:r>
          </w:p>
          <w:p w14:paraId="19E027E9" w14:textId="3FBBC2E4" w:rsidR="004146C7" w:rsidRPr="0098259C" w:rsidRDefault="00324B2A" w:rsidP="00D92E3F">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ins w:id="133" w:author="Bertsch Christian (CR/ADX2.2)" w:date="2023-07-18T20:39:00Z">
              <w:r w:rsidR="00D92E3F">
                <w:rPr>
                  <w:rStyle w:val="FormatvorlageArial"/>
                </w:rPr>
                <w:br/>
              </w:r>
              <w:r w:rsidR="00D92E3F" w:rsidRPr="00D92E3F">
                <w:rPr>
                  <w:rStyle w:val="FormatvorlageArial"/>
                  <w:i/>
                  <w:rPrChange w:id="134" w:author="Bertsch Christian (CR/ADX2.2)" w:date="2023-07-18T20:40:00Z">
                    <w:rPr>
                      <w:rFonts w:ascii="Times New Roman" w:hAnsi="Times New Roman"/>
                      <w:sz w:val="24"/>
                      <w:szCs w:val="24"/>
                      <w:lang w:val="de-DE" w:eastAsia="de-DE"/>
                    </w:rPr>
                  </w:rPrChange>
                </w:rPr>
                <w:t xml:space="preserve">[Note that therefore, for all variables that are not of </w:t>
              </w:r>
              <w:r w:rsidR="00D92E3F" w:rsidRPr="00D92E3F">
                <w:rPr>
                  <w:rStyle w:val="CODE"/>
                  <w:rPrChange w:id="135" w:author="Bertsch Christian (CR/ADX2.2)" w:date="2023-07-18T20:40:00Z">
                    <w:rPr>
                      <w:rFonts w:ascii="Times New Roman" w:hAnsi="Times New Roman"/>
                      <w:sz w:val="24"/>
                      <w:szCs w:val="24"/>
                      <w:lang w:val="de-DE" w:eastAsia="de-DE"/>
                    </w:rPr>
                  </w:rPrChange>
                </w:rPr>
                <w:t>type = "Real",</w:t>
              </w:r>
              <w:r w:rsidR="00D92E3F" w:rsidRPr="00D92E3F">
                <w:rPr>
                  <w:rStyle w:val="FormatvorlageArial"/>
                  <w:i/>
                  <w:rPrChange w:id="136" w:author="Bertsch Christian (CR/ADX2.2)" w:date="2023-07-18T20:40:00Z">
                    <w:rPr>
                      <w:rFonts w:ascii="Times New Roman" w:hAnsi="Times New Roman"/>
                      <w:sz w:val="24"/>
                      <w:szCs w:val="24"/>
                      <w:lang w:val="de-DE" w:eastAsia="de-DE"/>
                    </w:rPr>
                  </w:rPrChange>
                </w:rPr>
                <w:t xml:space="preserve"> a </w:t>
              </w:r>
              <w:r w:rsidR="00D92E3F" w:rsidRPr="00CA5256">
                <w:rPr>
                  <w:rStyle w:val="CODE"/>
                  <w:rPrChange w:id="137" w:author="Bertsch Christian (CR/ADX2.2)" w:date="2023-07-19T08:56:00Z">
                    <w:rPr>
                      <w:rFonts w:ascii="Times New Roman" w:hAnsi="Times New Roman"/>
                      <w:sz w:val="24"/>
                      <w:szCs w:val="24"/>
                      <w:lang w:val="de-DE" w:eastAsia="de-DE"/>
                    </w:rPr>
                  </w:rPrChange>
                </w:rPr>
                <w:t>variability</w:t>
              </w:r>
              <w:r w:rsidR="00D92E3F" w:rsidRPr="00D92E3F">
                <w:rPr>
                  <w:rStyle w:val="FormatvorlageArial"/>
                  <w:i/>
                  <w:rPrChange w:id="138" w:author="Bertsch Christian (CR/ADX2.2)" w:date="2023-07-18T20:40:00Z">
                    <w:rPr>
                      <w:rFonts w:ascii="Times New Roman" w:hAnsi="Times New Roman"/>
                      <w:sz w:val="24"/>
                      <w:szCs w:val="24"/>
                      <w:lang w:val="de-DE" w:eastAsia="de-DE"/>
                    </w:rPr>
                  </w:rPrChange>
                </w:rPr>
                <w:t xml:space="preserve"> value other than "</w:t>
              </w:r>
              <w:r w:rsidR="00D92E3F" w:rsidRPr="00D92E3F">
                <w:rPr>
                  <w:rStyle w:val="CODE"/>
                  <w:rPrChange w:id="139" w:author="Bertsch Christian (CR/ADX2.2)" w:date="2023-07-18T20:40:00Z">
                    <w:rPr>
                      <w:rFonts w:ascii="Times New Roman" w:hAnsi="Times New Roman"/>
                      <w:sz w:val="24"/>
                      <w:szCs w:val="24"/>
                      <w:lang w:val="de-DE" w:eastAsia="de-DE"/>
                    </w:rPr>
                  </w:rPrChange>
                </w:rPr>
                <w:t>continuous</w:t>
              </w:r>
              <w:r w:rsidR="00D92E3F" w:rsidRPr="00D92E3F">
                <w:rPr>
                  <w:rStyle w:val="FormatvorlageArial"/>
                  <w:i/>
                  <w:rPrChange w:id="140" w:author="Bertsch Christian (CR/ADX2.2)" w:date="2023-07-18T20:40:00Z">
                    <w:rPr>
                      <w:rFonts w:ascii="Times New Roman" w:hAnsi="Times New Roman"/>
                      <w:sz w:val="24"/>
                      <w:szCs w:val="24"/>
                      <w:lang w:val="de-DE" w:eastAsia="de-DE"/>
                    </w:rPr>
                  </w:rPrChange>
                </w:rPr>
                <w:t xml:space="preserve">" </w:t>
              </w:r>
              <w:proofErr w:type="gramStart"/>
              <w:r w:rsidR="00D92E3F" w:rsidRPr="00D92E3F">
                <w:rPr>
                  <w:rStyle w:val="FormatvorlageArial"/>
                  <w:i/>
                  <w:rPrChange w:id="141" w:author="Bertsch Christian (CR/ADX2.2)" w:date="2023-07-18T20:40:00Z">
                    <w:rPr>
                      <w:rFonts w:ascii="Times New Roman" w:hAnsi="Times New Roman"/>
                      <w:sz w:val="24"/>
                      <w:szCs w:val="24"/>
                      <w:lang w:val="de-DE" w:eastAsia="de-DE"/>
                    </w:rPr>
                  </w:rPrChange>
                </w:rPr>
                <w:t>has to</w:t>
              </w:r>
              <w:proofErr w:type="gramEnd"/>
              <w:r w:rsidR="00D92E3F" w:rsidRPr="00D92E3F">
                <w:rPr>
                  <w:rStyle w:val="FormatvorlageArial"/>
                  <w:i/>
                  <w:rPrChange w:id="142" w:author="Bertsch Christian (CR/ADX2.2)" w:date="2023-07-18T20:40:00Z">
                    <w:rPr>
                      <w:rFonts w:ascii="Times New Roman" w:hAnsi="Times New Roman"/>
                      <w:sz w:val="24"/>
                      <w:szCs w:val="24"/>
                      <w:lang w:val="de-DE" w:eastAsia="de-DE"/>
                    </w:rPr>
                  </w:rPrChange>
                </w:rPr>
                <w:t xml:space="preserve"> be supplied with an explicit </w:t>
              </w:r>
              <w:r w:rsidR="00D92E3F" w:rsidRPr="00CA5256">
                <w:rPr>
                  <w:rStyle w:val="CODE"/>
                  <w:rPrChange w:id="143" w:author="Bertsch Christian (CR/ADX2.2)" w:date="2023-07-19T08:57:00Z">
                    <w:rPr>
                      <w:rFonts w:ascii="Times New Roman" w:hAnsi="Times New Roman"/>
                      <w:sz w:val="24"/>
                      <w:szCs w:val="24"/>
                      <w:lang w:val="de-DE" w:eastAsia="de-DE"/>
                    </w:rPr>
                  </w:rPrChange>
                </w:rPr>
                <w:t>variability</w:t>
              </w:r>
              <w:r w:rsidR="00D92E3F" w:rsidRPr="00D92E3F">
                <w:rPr>
                  <w:rStyle w:val="FormatvorlageArial"/>
                  <w:i/>
                  <w:rPrChange w:id="144" w:author="Bertsch Christian (CR/ADX2.2)" w:date="2023-07-18T20:40:00Z">
                    <w:rPr>
                      <w:rFonts w:ascii="Times New Roman" w:hAnsi="Times New Roman"/>
                      <w:sz w:val="24"/>
                      <w:szCs w:val="24"/>
                      <w:lang w:val="de-DE" w:eastAsia="de-DE"/>
                    </w:rPr>
                  </w:rPrChange>
                </w:rPr>
                <w:t xml:space="preserve"> attribute.]</w:t>
              </w:r>
              <w:r w:rsidR="00D92E3F">
                <w:rPr>
                  <w:rStyle w:val="FormatvorlageArial"/>
                </w:rPr>
                <w:br/>
              </w:r>
            </w:ins>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proofErr w:type="gramStart"/>
            <w:r w:rsidR="00AF7945" w:rsidRPr="0098259C">
              <w:rPr>
                <w:rStyle w:val="CODE"/>
              </w:rPr>
              <w:t>fmiModelDescription.ModelStructure.Derivatives</w:t>
            </w:r>
            <w:proofErr w:type="spellEnd"/>
            <w:proofErr w:type="gram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lastRenderedPageBreak/>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 xml:space="preserve">If present with value = </w:t>
            </w:r>
            <w:proofErr w:type="gramStart"/>
            <w:r>
              <w:rPr>
                <w:rStyle w:val="FormatvorlageArial"/>
              </w:rPr>
              <w:t>false</w:t>
            </w:r>
            <w:proofErr w:type="gramEnd"/>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proofErr w:type="gramStart"/>
            <w:r w:rsidR="0015495D">
              <w:rPr>
                <w:rStyle w:val="FormatvorlageArial"/>
                <w:i/>
              </w:rPr>
              <w:t>xd</w:t>
            </w:r>
            <w:proofErr w:type="spellEnd"/>
            <w:r w:rsidR="0015495D">
              <w:rPr>
                <w:rStyle w:val="FormatvorlageArial"/>
                <w:i/>
              </w:rPr>
              <w:t xml:space="preserve"> :</w:t>
            </w:r>
            <w:proofErr w:type="gramEnd"/>
            <w:r w:rsidR="0015495D">
              <w:rPr>
                <w:rStyle w:val="FormatvorlageArial"/>
                <w:i/>
              </w:rPr>
              <w:t>=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proofErr w:type="gramStart"/>
      <w:r w:rsidR="001878DE" w:rsidRPr="00854315">
        <w:rPr>
          <w:i/>
        </w:rPr>
        <w:t>in order to</w:t>
      </w:r>
      <w:proofErr w:type="gramEnd"/>
      <w:r w:rsidR="001878DE" w:rsidRPr="00854315">
        <w:rPr>
          <w:i/>
        </w:rPr>
        <w:t xml:space="preserve">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proofErr w:type="gramStart"/>
      <w:r w:rsidR="00F36B25" w:rsidRPr="00F067A2">
        <w:rPr>
          <w:i/>
        </w:rPr>
        <w:t>in order to</w:t>
      </w:r>
      <w:proofErr w:type="gramEnd"/>
      <w:r w:rsidR="00F36B25" w:rsidRPr="00F067A2">
        <w:rPr>
          <w:i/>
        </w:rPr>
        <w:t xml:space="preserve">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proofErr w:type="gramStart"/>
      <w:r w:rsidR="00F36B25" w:rsidRPr="00F067A2">
        <w:rPr>
          <w:i/>
        </w:rPr>
        <w:t>in order to</w:t>
      </w:r>
      <w:proofErr w:type="gramEnd"/>
      <w:r w:rsidR="00F36B25" w:rsidRPr="00F067A2">
        <w:rPr>
          <w:i/>
        </w:rPr>
        <w:t xml:space="preserve">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proofErr w:type="gramStart"/>
      <w:r w:rsidR="004B3F46" w:rsidRPr="00F067A2">
        <w:rPr>
          <w:i/>
        </w:rPr>
        <w:t>in order to</w:t>
      </w:r>
      <w:proofErr w:type="gramEnd"/>
      <w:r w:rsidR="004B3F46" w:rsidRPr="00F067A2">
        <w:rPr>
          <w:i/>
        </w:rPr>
        <w:t xml:space="preserve">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proofErr w:type="gramStart"/>
      <w:r w:rsidR="004B3F46" w:rsidRPr="00F067A2">
        <w:rPr>
          <w:i/>
        </w:rPr>
        <w:t>in order to</w:t>
      </w:r>
      <w:proofErr w:type="gramEnd"/>
      <w:r w:rsidR="004B3F46" w:rsidRPr="00F067A2">
        <w:rPr>
          <w:i/>
        </w:rPr>
        <w:t xml:space="preserve">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proofErr w:type="gramStart"/>
      <w:r w:rsidR="001878DE" w:rsidRPr="00F067A2">
        <w:rPr>
          <w:i/>
        </w:rPr>
        <w:t>in order to</w:t>
      </w:r>
      <w:proofErr w:type="gramEnd"/>
      <w:r w:rsidR="001878DE" w:rsidRPr="00F067A2">
        <w:rPr>
          <w:i/>
        </w:rPr>
        <w:t xml:space="preserve">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lastRenderedPageBreak/>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proofErr w:type="gramStart"/>
      <w:r w:rsidR="00DA0E55" w:rsidRPr="002F3E46">
        <w:rPr>
          <w:rStyle w:val="CODE"/>
        </w:rPr>
        <w:t>fmiSetXXX</w:t>
      </w:r>
      <w:proofErr w:type="spellEnd"/>
      <w:r w:rsidR="00122F43">
        <w:rPr>
          <w:i/>
        </w:rPr>
        <w:t>, if</w:t>
      </w:r>
      <w:proofErr w:type="gramEnd"/>
      <w:r w:rsidR="00122F43">
        <w:rPr>
          <w:i/>
        </w:rPr>
        <w:t xml:space="preserve">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w:t>
            </w:r>
            <w:r w:rsidR="00980C84">
              <w:rPr>
                <w:rFonts w:cs="Arial"/>
                <w:i/>
              </w:rPr>
              <w:lastRenderedPageBreak/>
              <w:t xml:space="preserve">“parameter”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lastRenderedPageBreak/>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 xml:space="preserve">A fixed or tunable “input” has </w:t>
            </w:r>
            <w:proofErr w:type="gramStart"/>
            <w:r>
              <w:rPr>
                <w:rFonts w:cs="Arial"/>
                <w:i/>
              </w:rPr>
              <w:t>exactly the same</w:t>
            </w:r>
            <w:proofErr w:type="gramEnd"/>
            <w:r>
              <w:rPr>
                <w:rFonts w:cs="Arial"/>
                <w:i/>
              </w:rPr>
              <w:t xml:space="preserv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w:t>
            </w:r>
            <w:proofErr w:type="gramStart"/>
            <w:r>
              <w:rPr>
                <w:rFonts w:cs="Arial"/>
                <w:i/>
              </w:rPr>
              <w:t>exactly the same</w:t>
            </w:r>
            <w:proofErr w:type="gramEnd"/>
            <w:r>
              <w:rPr>
                <w:rFonts w:cs="Arial"/>
                <w:i/>
              </w:rPr>
              <w:t xml:space="preserv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w:t>
      </w:r>
      <w:r w:rsidRPr="0098259C">
        <w:rPr>
          <w:i/>
        </w:rPr>
        <w:lastRenderedPageBreak/>
        <w:t xml:space="preserve">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 xml:space="preserve">Therefore, “tuning a parameter” during simulation does not mean to “change the parameter online” during simulation. Instead, this is a </w:t>
      </w:r>
      <w:proofErr w:type="gramStart"/>
      <w:r w:rsidRPr="0098259C">
        <w:rPr>
          <w:i/>
        </w:rPr>
        <w:t>short hand</w:t>
      </w:r>
      <w:proofErr w:type="gramEnd"/>
      <w:r w:rsidRPr="0098259C">
        <w:rPr>
          <w:i/>
        </w:rPr>
        <w:t xml:space="preserve">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proofErr w:type="gramStart"/>
      <w:r>
        <w:rPr>
          <w:i/>
        </w:rPr>
        <w:t>Basically</w:t>
      </w:r>
      <w:proofErr w:type="gramEnd"/>
      <w:r>
        <w:rPr>
          <w:i/>
        </w:rPr>
        <w:t xml:space="preserve"> this means that a new simulation run is started from the previous FMU state with changed parameter values. </w:t>
      </w:r>
      <w:r w:rsidR="006E2327" w:rsidRPr="0098259C">
        <w:rPr>
          <w:i/>
        </w:rPr>
        <w:t xml:space="preserve">With this interpretation, changing parameters online is “clean”, </w:t>
      </w:r>
      <w:proofErr w:type="gramStart"/>
      <w:r w:rsidR="006E2327" w:rsidRPr="0098259C">
        <w:rPr>
          <w:i/>
        </w:rPr>
        <w:t>as long as</w:t>
      </w:r>
      <w:proofErr w:type="gramEnd"/>
      <w:r w:rsidR="006E2327" w:rsidRPr="0098259C">
        <w:rPr>
          <w:i/>
        </w:rPr>
        <w:t xml:space="preserve">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w:t>
      </w:r>
      <w:proofErr w:type="gramStart"/>
      <w:r w:rsidR="006C5046">
        <w:t>exactly the same</w:t>
      </w:r>
      <w:proofErr w:type="gramEnd"/>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proofErr w:type="gramStart"/>
      <w:r w:rsidR="00BC5F45" w:rsidRPr="002F3E46">
        <w:rPr>
          <w:rStyle w:val="CODE"/>
        </w:rPr>
        <w:t>b :</w:t>
      </w:r>
      <w:proofErr w:type="gramEnd"/>
      <w:r w:rsidR="00BC5F45" w:rsidRPr="002F3E46">
        <w:rPr>
          <w:rStyle w:val="CODE"/>
        </w:rPr>
        <w:t>=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 xml:space="preserve">min/max/nominal values or description texts. </w:t>
      </w:r>
      <w:r w:rsidRPr="0098259C">
        <w:lastRenderedPageBreak/>
        <w:t>[</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w:t>
      </w:r>
      <w:proofErr w:type="gramStart"/>
      <w:r w:rsidRPr="0098259C">
        <w:rPr>
          <w:i/>
        </w:rPr>
        <w:t>in reality neither</w:t>
      </w:r>
      <w:proofErr w:type="gramEnd"/>
      <w:r w:rsidRPr="0098259C">
        <w:rPr>
          <w:i/>
        </w:rPr>
        <w:t xml:space="preserve">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AE18F7D"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EE265D">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39E95EF2"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EE265D">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w:t>
            </w:r>
            <w:proofErr w:type="gramStart"/>
            <w:r w:rsidRPr="0098259C">
              <w:rPr>
                <w:i/>
              </w:rPr>
              <w:t>actually used</w:t>
            </w:r>
            <w:proofErr w:type="gramEnd"/>
            <w:r w:rsidRPr="0098259C">
              <w:rPr>
                <w:i/>
              </w:rPr>
              <w:t>.</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w:t>
            </w:r>
            <w:proofErr w:type="gramStart"/>
            <w:r w:rsidRPr="0098259C">
              <w:t>required, because</w:t>
            </w:r>
            <w:proofErr w:type="gramEnd"/>
            <w:r w:rsidRPr="0098259C">
              <w:t xml:space="preserv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45"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w:t>
            </w:r>
            <w:proofErr w:type="gramStart"/>
            <w:r w:rsidR="007C0A99">
              <w:t>Instead</w:t>
            </w:r>
            <w:proofErr w:type="gramEnd"/>
            <w:r w:rsidR="007C0A99">
              <w:t xml:space="preserve"> it is recommended to use the SSP Standard </w:t>
            </w:r>
            <w:r w:rsidR="00007CB3">
              <w:t>(</w:t>
            </w:r>
            <w:hyperlink r:id="rId73"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45"/>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635F03AF" w:rsidR="00BA1DBA" w:rsidRPr="00BA1DBA" w:rsidRDefault="00BA1DBA" w:rsidP="00BA1DBA">
            <w:pPr>
              <w:pStyle w:val="Textkrper-Tabelle"/>
              <w:rPr>
                <w:rStyle w:val="FormatvorlageArial"/>
              </w:rPr>
            </w:pPr>
            <w:r w:rsidRPr="00BA1DBA">
              <w:rPr>
                <w:rStyle w:val="FormatvorlageArial"/>
              </w:rPr>
              <w:t xml:space="preserve">If true, </w:t>
            </w:r>
            <w:ins w:id="146" w:author="Bertsch Christian (CR/ASI3)" w:date="2024-09-03T10:24:00Z">
              <w:r w:rsidR="0034446E">
                <w:rPr>
                  <w:rStyle w:val="FormatvorlageArial"/>
                </w:rPr>
                <w:t xml:space="preserve">the </w:t>
              </w:r>
            </w:ins>
            <w:r w:rsidRPr="00BA1DBA">
              <w:rPr>
                <w:rStyle w:val="FormatvorlageArial"/>
              </w:rPr>
              <w:t>state can be reinitialized at an event by the FMU</w:t>
            </w:r>
            <w:r w:rsidR="00355435">
              <w:rPr>
                <w:rStyle w:val="FormatvorlageArial"/>
              </w:rPr>
              <w:t>.</w:t>
            </w:r>
          </w:p>
          <w:p w14:paraId="53FD8AA6" w14:textId="3FB5C6D6" w:rsidR="00BA1DBA" w:rsidRPr="0098259C" w:rsidRDefault="00BA1DBA" w:rsidP="00BA1DBA">
            <w:pPr>
              <w:pStyle w:val="Textkrper-Tabelle"/>
              <w:rPr>
                <w:rStyle w:val="FormatvorlageArial"/>
              </w:rPr>
            </w:pPr>
            <w:r w:rsidRPr="00BA1DBA">
              <w:rPr>
                <w:rStyle w:val="FormatvorlageArial"/>
              </w:rPr>
              <w:t xml:space="preserve">If false, </w:t>
            </w:r>
            <w:ins w:id="147" w:author="Bertsch Christian (CR/ASI3)" w:date="2024-09-03T10:24:00Z">
              <w:r w:rsidR="0034446E">
                <w:rPr>
                  <w:rStyle w:val="FormatvorlageArial"/>
                </w:rPr>
                <w:t xml:space="preserve">the </w:t>
              </w:r>
            </w:ins>
            <w:r w:rsidRPr="00BA1DBA">
              <w:rPr>
                <w:rStyle w:val="FormatvorlageArial"/>
              </w:rPr>
              <w:t>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437109"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EE265D">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48" w:name="_Ref369247608"/>
      <w:bookmarkStart w:id="149"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48"/>
      <w:bookmarkEnd w:id="149"/>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proofErr w:type="gramStart"/>
      <w:r w:rsidRPr="00974E8A">
        <w:t xml:space="preserve">derivatives, </w:t>
      </w:r>
      <w:r w:rsidR="004248E3">
        <w:t>and</w:t>
      </w:r>
      <w:proofErr w:type="gramEnd"/>
      <w:r w:rsidR="004248E3">
        <w:t xml:space="preserve">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1B716C41"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EE265D">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w:t>
            </w:r>
            <w:proofErr w:type="gramStart"/>
            <w:r w:rsidR="002778F3" w:rsidRPr="0098259C">
              <w:rPr>
                <w:rStyle w:val="CODE"/>
                <w:b/>
              </w:rPr>
              <w:t>=”output</w:t>
            </w:r>
            <w:proofErr w:type="gramEnd"/>
            <w:r w:rsidR="002778F3" w:rsidRPr="0098259C">
              <w:rPr>
                <w:rStyle w:val="CODE"/>
                <w:b/>
              </w:rPr>
              <w: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w:t>
            </w:r>
            <w:proofErr w:type="gramStart"/>
            <w:r w:rsidR="002778F3" w:rsidRPr="0098259C">
              <w:rPr>
                <w:rStyle w:val="FormatvorlageArial"/>
                <w:i/>
              </w:rPr>
              <w:t>discrete</w:t>
            </w:r>
            <w:proofErr w:type="gramEnd"/>
            <w:r w:rsidR="002778F3" w:rsidRPr="0098259C">
              <w:rPr>
                <w:rStyle w:val="FormatvorlageArial"/>
                <w:i/>
              </w:rPr>
              <w:t xml:space="preserv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w:t>
            </w:r>
            <w:proofErr w:type="gramStart"/>
            <w:r w:rsidR="00C6645C" w:rsidRPr="0098259C">
              <w:rPr>
                <w:rStyle w:val="FormatvorlageArial"/>
                <w:i/>
              </w:rPr>
              <w:t>x[</w:t>
            </w:r>
            <w:proofErr w:type="gramEnd"/>
            <w:r w:rsidR="00C6645C" w:rsidRPr="0098259C">
              <w:rPr>
                <w:rStyle w:val="FormatvorlageArial"/>
                <w:i/>
              </w:rPr>
              <w:t>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w:t>
            </w:r>
            <w:proofErr w:type="gramStart"/>
            <w:r w:rsidR="0036230A" w:rsidRPr="00326429">
              <w:rPr>
                <w:rStyle w:val="FormatvorlageArial"/>
                <w:i/>
              </w:rPr>
              <w:t>derivativ</w:t>
            </w:r>
            <w:r w:rsidR="00326429" w:rsidRPr="00326429">
              <w:rPr>
                <w:rStyle w:val="FormatvorlageArial"/>
                <w:i/>
              </w:rPr>
              <w:t>es</w:t>
            </w:r>
            <w:proofErr w:type="gramEnd"/>
            <w:r w:rsidR="00326429" w:rsidRPr="00326429">
              <w:rPr>
                <w:rStyle w:val="FormatvorlageArial"/>
                <w:i/>
              </w:rPr>
              <w:t xml:space="preserve">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5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50"/>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w:t>
            </w:r>
            <w:proofErr w:type="gramStart"/>
            <w:r w:rsidR="00BD7781" w:rsidRPr="0098259C">
              <w:rPr>
                <w:rStyle w:val="FormatvorlageArial"/>
                <w:i/>
              </w:rPr>
              <w:t>present, since</w:t>
            </w:r>
            <w:proofErr w:type="gramEnd"/>
            <w:r w:rsidR="00BD7781" w:rsidRPr="0098259C">
              <w:rPr>
                <w:rStyle w:val="FormatvorlageArial"/>
                <w:i/>
              </w:rPr>
              <w:t xml:space="preserv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00000"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0000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w:t>
            </w:r>
            <w:proofErr w:type="gramStart"/>
            <w:r w:rsidR="00192E31" w:rsidRPr="002F3E46">
              <w:rPr>
                <w:i/>
              </w:rPr>
              <w:t>steady-state</w:t>
            </w:r>
            <w:proofErr w:type="gramEnd"/>
            <w:r w:rsidR="00192E31" w:rsidRPr="002F3E46">
              <w:rPr>
                <w:i/>
              </w:rPr>
              <w:t xml:space="preserv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proofErr w:type="gramStart"/>
            <w:r>
              <w:lastRenderedPageBreak/>
              <w:t>where</w:t>
            </w:r>
            <w:proofErr w:type="gramEnd"/>
          </w:p>
          <w:p w14:paraId="6C120737" w14:textId="129C816E" w:rsidR="003B0DD0" w:rsidRDefault="0000000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0000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w:t>
            </w:r>
            <w:proofErr w:type="gramStart"/>
            <w:r w:rsidR="003B0DD0">
              <w:t>Mode, but</w:t>
            </w:r>
            <w:proofErr w:type="gramEnd"/>
            <w:r w:rsidR="003B0DD0">
              <w:t xml:space="preserve">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51" w:name="Dependencies_Knowns"/>
            <w:bookmarkEnd w:id="151"/>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w:t>
            </w:r>
            <w:proofErr w:type="gramStart"/>
            <w:r w:rsidRPr="00B778E4">
              <w:t>Otherwise</w:t>
            </w:r>
            <w:proofErr w:type="gramEnd"/>
            <w:r w:rsidRPr="00B778E4">
              <w:t xml:space="preserv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xml:space="preserve">” does not list the dependency on </w:t>
            </w:r>
            <w:proofErr w:type="gramStart"/>
            <w:r>
              <w:rPr>
                <w:rStyle w:val="FormatvorlageArial"/>
              </w:rPr>
              <w:t>continuous-time</w:t>
            </w:r>
            <w:proofErr w:type="gramEnd"/>
            <w:r>
              <w:rPr>
                <w:rStyle w:val="FormatvorlageArial"/>
              </w:rPr>
              <w:t>,</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w:t>
            </w:r>
            <w:proofErr w:type="gramStart"/>
            <w:r>
              <w:rPr>
                <w:rStyle w:val="FormatvorlageArial"/>
              </w:rPr>
              <w:t>particular structure</w:t>
            </w:r>
            <w:proofErr w:type="gramEnd"/>
            <w:r>
              <w:rPr>
                <w:rStyle w:val="FormatvorlageArial"/>
              </w:rPr>
              <w:t xml:space="preserv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52" w:name="OLE_LINK4"/>
            <w:bookmarkStart w:id="153" w:name="OLE_LINK9"/>
            <w:r w:rsidR="006C1028">
              <w:t xml:space="preserve">or at </w:t>
            </w:r>
            <w:proofErr w:type="gramStart"/>
            <w:r w:rsidR="006C1028">
              <w:t>a  Communication</w:t>
            </w:r>
            <w:proofErr w:type="gramEnd"/>
            <w:r w:rsidR="006C1028">
              <w:t xml:space="preserve"> Point (</w:t>
            </w:r>
            <w:proofErr w:type="spellStart"/>
            <w:r w:rsidR="006C1028">
              <w:t>CoSimulation</w:t>
            </w:r>
            <w:proofErr w:type="spellEnd"/>
            <w:r w:rsidR="006C1028">
              <w:t>)</w:t>
            </w:r>
            <w:bookmarkEnd w:id="152"/>
            <w:bookmarkEnd w:id="153"/>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 xml:space="preserve">o an external or internal event or at </w:t>
            </w:r>
            <w:proofErr w:type="gramStart"/>
            <w:r w:rsidR="006C1028">
              <w:t>a  Communication</w:t>
            </w:r>
            <w:proofErr w:type="gramEnd"/>
            <w:r w:rsidR="006C1028">
              <w:t xml:space="preserve">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00000"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w:t>
      </w:r>
      <w:proofErr w:type="gramStart"/>
      <w:r>
        <w:rPr>
          <w:rStyle w:val="FormatvorlageArial"/>
          <w:i/>
          <w:szCs w:val="21"/>
        </w:rPr>
        <w:t>=”continuous</w:t>
      </w:r>
      <w:proofErr w:type="gramEnd"/>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0000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 xml:space="preserve">and </w:t>
      </w:r>
      <w:proofErr w:type="gramStart"/>
      <w:r>
        <w:rPr>
          <w:rStyle w:val="FormatvorlageArial"/>
          <w:i/>
          <w:szCs w:val="21"/>
        </w:rPr>
        <w:t>therefore</w:t>
      </w:r>
      <w:proofErr w:type="gramEnd"/>
      <w:r>
        <w:rPr>
          <w:rStyle w:val="FormatvorlageArial"/>
          <w:i/>
          <w:szCs w:val="21"/>
        </w:rPr>
        <w:t xml:space="preserve"> the initialization equations are:</w:t>
      </w:r>
    </w:p>
    <w:p w14:paraId="65E6F3FB" w14:textId="77777777" w:rsidR="00656908" w:rsidRDefault="00000000"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proofErr w:type="gramStart"/>
      <w:r w:rsidR="00B91CC7">
        <w:rPr>
          <w:noProof w:val="0"/>
        </w:rPr>
        <w:t xml:space="preserve">&gt;  </w:t>
      </w:r>
      <w:r w:rsidR="00133CD9">
        <w:rPr>
          <w:noProof w:val="0"/>
        </w:rPr>
        <w:t>&lt;</w:t>
      </w:r>
      <w:proofErr w:type="gramEnd"/>
      <w:r w:rsidR="00133CD9">
        <w:rPr>
          <w:noProof w:val="0"/>
        </w:rPr>
        <w: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proofErr w:type="gramStart"/>
      <w:r>
        <w:rPr>
          <w:noProof w:val="0"/>
        </w:rPr>
        <w:t xml:space="preserve">&gt;  </w:t>
      </w:r>
      <w:r w:rsidR="00133CD9">
        <w:rPr>
          <w:noProof w:val="0"/>
        </w:rPr>
        <w:t>&lt;</w:t>
      </w:r>
      <w:proofErr w:type="gramEnd"/>
      <w:r w:rsidR="00133CD9">
        <w:rPr>
          <w:noProof w:val="0"/>
        </w:rPr>
        <w: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proofErr w:type="gramStart"/>
      <w:r w:rsidRPr="0098259C">
        <w:rPr>
          <w:noProof w:val="0"/>
        </w:rPr>
        <w:t>"</w:t>
      </w:r>
      <w:r w:rsidR="0020517F">
        <w:rPr>
          <w:noProof w:val="0"/>
        </w:rPr>
        <w:t xml:space="preserve"> </w:t>
      </w:r>
      <w:r w:rsidRPr="0098259C">
        <w:rPr>
          <w:noProof w:val="0"/>
        </w:rPr>
        <w:t xml:space="preserve"> </w:t>
      </w:r>
      <w:r w:rsidR="0020517F">
        <w:rPr>
          <w:noProof w:val="0"/>
        </w:rPr>
        <w:t>dependencies</w:t>
      </w:r>
      <w:proofErr w:type="gramEnd"/>
      <w:r w:rsidR="0020517F">
        <w:rPr>
          <w:noProof w:val="0"/>
        </w:rPr>
        <w:t>="6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proofErr w:type="gramStart"/>
      <w:r w:rsidRPr="0098259C">
        <w:rPr>
          <w:noProof w:val="0"/>
        </w:rPr>
        <w:t xml:space="preserve">" </w:t>
      </w:r>
      <w:r w:rsidR="0020517F">
        <w:rPr>
          <w:noProof w:val="0"/>
        </w:rPr>
        <w:t xml:space="preserve"> dependencies</w:t>
      </w:r>
      <w:proofErr w:type="gramEnd"/>
      <w:r w:rsidR="0020517F">
        <w:rPr>
          <w:noProof w:val="0"/>
        </w:rPr>
        <w:t>="</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w:t>
      </w:r>
      <w:proofErr w:type="gramStart"/>
      <w:r>
        <w:t>"  </w:t>
      </w:r>
      <w:proofErr w:type="spellStart"/>
      <w:r>
        <w:t>dependenciesKind</w:t>
      </w:r>
      <w:proofErr w:type="spellEnd"/>
      <w:proofErr w:type="gram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w:t>
      </w:r>
      <w:proofErr w:type="gramStart"/>
      <w:r w:rsidRPr="009B3F72">
        <w:rPr>
          <w:rStyle w:val="FormatvorlageArial"/>
          <w:i/>
          <w:szCs w:val="21"/>
        </w:rPr>
        <w:t>lists</w:t>
      </w:r>
      <w:proofErr w:type="gramEnd"/>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54" w:name="_Ref289269149"/>
      <w:bookmarkStart w:id="155" w:name="_Toc55136501"/>
      <w:r w:rsidRPr="0098259C">
        <w:lastRenderedPageBreak/>
        <w:t>Variable Naming C</w:t>
      </w:r>
      <w:r w:rsidR="002C5A1B">
        <w:t>onventions (</w:t>
      </w:r>
      <w:proofErr w:type="spellStart"/>
      <w:r w:rsidRPr="0098259C">
        <w:t>variableNamingConvention</w:t>
      </w:r>
      <w:proofErr w:type="spellEnd"/>
      <w:r w:rsidRPr="0098259C">
        <w:t>)</w:t>
      </w:r>
      <w:bookmarkEnd w:id="154"/>
      <w:bookmarkEnd w:id="155"/>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9"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r>
      <w:proofErr w:type="gramStart"/>
      <w:r w:rsidRPr="0098259C">
        <w:rPr>
          <w:lang w:eastAsia="sv-SE"/>
        </w:rPr>
        <w:t>[ ]</w:t>
      </w:r>
      <w:proofErr w:type="gramEnd"/>
      <w:r w:rsidRPr="0098259C">
        <w:rPr>
          <w:lang w:eastAsia="sv-SE"/>
        </w:rPr>
        <w:t xml:space="preserve">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 xml:space="preserve">Unicode-char </w:t>
      </w:r>
      <w:proofErr w:type="gramStart"/>
      <w:r w:rsidR="00122B97">
        <w:rPr>
          <w:noProof w:val="0"/>
        </w:rPr>
        <w:t>{ Unicode</w:t>
      </w:r>
      <w:proofErr w:type="gramEnd"/>
      <w:r w:rsidR="00122B97">
        <w:rPr>
          <w:noProof w:val="0"/>
        </w:rPr>
        <w:t>-char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proofErr w:type="gramStart"/>
      <w:r w:rsidRPr="0098259C">
        <w:rPr>
          <w:rStyle w:val="CODE"/>
        </w:rPr>
        <w:t>name,N</w:t>
      </w:r>
      <w:proofErr w:type="spellEnd"/>
      <w:proofErr w:type="gram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proofErr w:type="gramStart"/>
      <w:r w:rsidRPr="0098259C">
        <w:rPr>
          <w:noProof w:val="0"/>
        </w:rPr>
        <w:t>vehicle.engine</w:t>
      </w:r>
      <w:proofErr w:type="gramEnd"/>
      <w:r w:rsidRPr="0098259C">
        <w:rPr>
          <w:noProof w:val="0"/>
        </w:rPr>
        <w:t>.speed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w:t>
      </w:r>
      <w:proofErr w:type="gramStart"/>
      <w:r w:rsidRPr="0098259C">
        <w:rPr>
          <w:noProof w:val="0"/>
        </w:rPr>
        <w:t>min</w:t>
      </w:r>
      <w:r w:rsidRPr="004C1FDF">
        <w:rPr>
          <w:noProof w:val="0"/>
        </w:rPr>
        <w:t>robot.axis</w:t>
      </w:r>
      <w:proofErr w:type="gramEnd"/>
      <w:r w:rsidRPr="004C1FDF">
        <w:rPr>
          <w:noProof w:val="0"/>
        </w:rPr>
        <w:t>.</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w:t>
      </w:r>
      <w:proofErr w:type="gramStart"/>
      <w:r w:rsidRPr="0098259C">
        <w:rPr>
          <w:noProof w:val="0"/>
        </w:rPr>
        <w:t>].T</w:t>
      </w:r>
      <w:proofErr w:type="gramEnd"/>
      <w:r w:rsidRPr="0098259C">
        <w:rPr>
          <w:noProof w:val="0"/>
        </w:rPr>
        <w: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10"/>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w:t>
      </w:r>
      <w:proofErr w:type="gramStart"/>
      <w:r w:rsidRPr="0098259C">
        <w:rPr>
          <w:noProof w:val="0"/>
        </w:rPr>
        <w:t>der(</w:t>
      </w:r>
      <w:proofErr w:type="gramEnd"/>
      <w:r w:rsidRPr="0098259C">
        <w:rPr>
          <w:noProof w:val="0"/>
        </w:rPr>
        <w:t>"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proofErr w:type="gramStart"/>
      <w:r w:rsidRPr="0098259C">
        <w:rPr>
          <w:noProof w:val="0"/>
        </w:rPr>
        <w:t>arrayIndices</w:t>
      </w:r>
      <w:proofErr w:type="spellEnd"/>
      <w:r w:rsidRPr="0098259C">
        <w:rPr>
          <w:noProof w:val="0"/>
        </w:rPr>
        <w:t xml:space="preserve">  ]</w:t>
      </w:r>
      <w:proofErr w:type="gramEnd"/>
      <w:r w:rsidRPr="0098259C">
        <w:rPr>
          <w:noProof w:val="0"/>
        </w:rPr>
        <w:t xml:space="preserve">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w:t>
      </w:r>
      <w:proofErr w:type="gramStart"/>
      <w:r w:rsidRPr="0098259C">
        <w:rPr>
          <w:noProof w:val="0"/>
        </w:rPr>
        <w:t>{ digit</w:t>
      </w:r>
      <w:proofErr w:type="gramEnd"/>
      <w:r w:rsidRPr="0098259C">
        <w:rPr>
          <w:noProof w:val="0"/>
        </w:rPr>
        <w:t xml:space="preserve">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xml:space="preserve">" </w:t>
      </w:r>
      <w:proofErr w:type="gramStart"/>
      <w:r w:rsidRPr="0098259C">
        <w:rPr>
          <w:noProof w:val="0"/>
        </w:rPr>
        <w:t>( Q</w:t>
      </w:r>
      <w:proofErr w:type="gramEnd"/>
      <w:r w:rsidRPr="0098259C">
        <w:rPr>
          <w:noProof w:val="0"/>
        </w:rPr>
        <w:t>-char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w:t>
      </w:r>
      <w:proofErr w:type="gramStart"/>
      <w:r w:rsidRPr="0098259C">
        <w:rPr>
          <w:noProof w:val="0"/>
        </w:rPr>
        <w:t>{ digit</w:t>
      </w:r>
      <w:proofErr w:type="gramEnd"/>
      <w:r w:rsidRPr="0098259C">
        <w:rPr>
          <w:noProof w:val="0"/>
        </w:rPr>
        <w:t xml:space="preserve">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80"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proofErr w:type="gramStart"/>
      <w:r w:rsidRPr="0098259C">
        <w:rPr>
          <w:noProof w:val="0"/>
        </w:rPr>
        <w:t>vehicle.transmission</w:t>
      </w:r>
      <w:proofErr w:type="gramEnd"/>
      <w:r w:rsidRPr="0098259C">
        <w:rPr>
          <w:noProof w:val="0"/>
        </w:rPr>
        <w:t>.ratio</w:t>
      </w:r>
      <w:proofErr w:type="spellEnd"/>
    </w:p>
    <w:p w14:paraId="6CEB245B" w14:textId="77777777" w:rsidR="0088635A" w:rsidRPr="0098259C" w:rsidRDefault="0088635A" w:rsidP="0088635A">
      <w:pPr>
        <w:pStyle w:val="CODE1"/>
        <w:ind w:left="720"/>
        <w:rPr>
          <w:noProof w:val="0"/>
        </w:rPr>
      </w:pPr>
      <w:proofErr w:type="spellStart"/>
      <w:proofErr w:type="gramStart"/>
      <w:r w:rsidRPr="0098259C">
        <w:rPr>
          <w:noProof w:val="0"/>
        </w:rPr>
        <w:t>vehicle.transmission</w:t>
      </w:r>
      <w:proofErr w:type="gramEnd"/>
      <w:r w:rsidRPr="0098259C">
        <w:rPr>
          <w:noProof w:val="0"/>
        </w:rPr>
        <w:t>.outputSpeed</w:t>
      </w:r>
      <w:proofErr w:type="spellEnd"/>
    </w:p>
    <w:p w14:paraId="13DEB2C5"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.inputSpeed</w:t>
      </w:r>
      <w:proofErr w:type="spellEnd"/>
    </w:p>
    <w:p w14:paraId="617CDED8" w14:textId="77777777" w:rsidR="0088635A" w:rsidRPr="0098259C" w:rsidRDefault="0088635A" w:rsidP="0088635A">
      <w:pPr>
        <w:pStyle w:val="CODE1"/>
        <w:ind w:left="720"/>
        <w:rPr>
          <w:noProof w:val="0"/>
        </w:rPr>
      </w:pPr>
      <w:proofErr w:type="spellStart"/>
      <w:proofErr w:type="gramStart"/>
      <w:r w:rsidRPr="0098259C">
        <w:rPr>
          <w:noProof w:val="0"/>
        </w:rPr>
        <w:t>vehicle.engine</w:t>
      </w:r>
      <w:proofErr w:type="gramEnd"/>
      <w:r w:rsidRPr="0098259C">
        <w:rPr>
          <w:noProof w:val="0"/>
        </w:rPr>
        <w:t>.temperature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proofErr w:type="gramStart"/>
      <w:r w:rsidRPr="002F3E46">
        <w:rPr>
          <w:i/>
          <w:noProof w:val="0"/>
        </w:rPr>
        <w:t>robot.arm1.centerOfMass</w:t>
      </w:r>
      <w:proofErr w:type="gramEnd"/>
      <w:r w:rsidRPr="002F3E46">
        <w:rPr>
          <w:i/>
          <w:noProof w:val="0"/>
        </w:rPr>
        <w:t>[1]</w:t>
      </w:r>
    </w:p>
    <w:p w14:paraId="3C5DB776" w14:textId="77777777" w:rsidR="0088635A" w:rsidRPr="002F3E46" w:rsidRDefault="0088635A" w:rsidP="0088635A">
      <w:pPr>
        <w:pStyle w:val="CODE1"/>
        <w:ind w:left="720"/>
        <w:rPr>
          <w:i/>
          <w:noProof w:val="0"/>
        </w:rPr>
      </w:pPr>
      <w:proofErr w:type="gramStart"/>
      <w:r w:rsidRPr="002F3E46">
        <w:rPr>
          <w:i/>
          <w:noProof w:val="0"/>
        </w:rPr>
        <w:t>robot.arm1.centerOfMass</w:t>
      </w:r>
      <w:proofErr w:type="gramEnd"/>
      <w:r w:rsidRPr="002F3E46">
        <w:rPr>
          <w:i/>
          <w:noProof w:val="0"/>
        </w:rPr>
        <w:t>[2]</w:t>
      </w:r>
    </w:p>
    <w:p w14:paraId="7253FB03" w14:textId="1C71BD68" w:rsidR="0088635A" w:rsidRDefault="0088635A" w:rsidP="0088635A">
      <w:pPr>
        <w:pStyle w:val="CODE1"/>
        <w:ind w:left="720"/>
        <w:rPr>
          <w:i/>
          <w:noProof w:val="0"/>
        </w:rPr>
      </w:pPr>
      <w:proofErr w:type="gramStart"/>
      <w:r w:rsidRPr="002F3E46">
        <w:rPr>
          <w:i/>
          <w:noProof w:val="0"/>
        </w:rPr>
        <w:t>robot.arm</w:t>
      </w:r>
      <w:r w:rsidR="00DC4155" w:rsidRPr="002F3E46">
        <w:rPr>
          <w:i/>
          <w:noProof w:val="0"/>
        </w:rPr>
        <w:t>1</w:t>
      </w:r>
      <w:r w:rsidRPr="002F3E46">
        <w:rPr>
          <w:i/>
          <w:noProof w:val="0"/>
        </w:rPr>
        <w:t>.centerOfMass</w:t>
      </w:r>
      <w:proofErr w:type="gramEnd"/>
      <w:r w:rsidRPr="002F3E46">
        <w:rPr>
          <w:i/>
          <w:noProof w:val="0"/>
        </w:rPr>
        <w:t>[3]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proofErr w:type="gramStart"/>
      <w:r w:rsidRPr="00466CB8">
        <w:rPr>
          <w:rStyle w:val="blob-code-inner"/>
          <w:rFonts w:ascii="Courier New" w:hAnsi="Courier New" w:cs="Courier New"/>
          <w:i/>
          <w:sz w:val="18"/>
          <w:szCs w:val="18"/>
        </w:rPr>
        <w:t>transmission.rpms</w:t>
      </w:r>
      <w:proofErr w:type="spellEnd"/>
      <w:proofErr w:type="gram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w:t>
      </w:r>
      <w:proofErr w:type="gramStart"/>
      <w:r w:rsidRPr="002F3E46">
        <w:rPr>
          <w:i/>
        </w:rPr>
        <w:t>T[</w:t>
      </w:r>
      <w:proofErr w:type="gramEnd"/>
      <w:r w:rsidRPr="002F3E46">
        <w:rPr>
          <w:i/>
        </w:rPr>
        <w:t xml:space="preserve">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proofErr w:type="gramStart"/>
      <w:r w:rsidRPr="002F3E46">
        <w:rPr>
          <w:i/>
          <w:noProof w:val="0"/>
        </w:rPr>
        <w:t>T[</w:t>
      </w:r>
      <w:proofErr w:type="gramEnd"/>
      <w:r w:rsidRPr="002F3E46">
        <w:rPr>
          <w:i/>
          <w:noProof w:val="0"/>
        </w:rPr>
        <w:t>1,1,1]</w:t>
      </w:r>
    </w:p>
    <w:p w14:paraId="09EFC810" w14:textId="2AC476A6"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1,1,2]</w:t>
      </w:r>
    </w:p>
    <w:p w14:paraId="0C8809B3" w14:textId="436DB864"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1,2,1]</w:t>
      </w:r>
    </w:p>
    <w:p w14:paraId="35CD2719" w14:textId="1D2717FC"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1,2,2]</w:t>
      </w:r>
    </w:p>
    <w:p w14:paraId="1A61C2CD" w14:textId="1C8D5E21"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1,3,1]</w:t>
      </w:r>
    </w:p>
    <w:p w14:paraId="0D3068D0" w14:textId="7D27C658"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1,3,2]</w:t>
      </w:r>
    </w:p>
    <w:p w14:paraId="300C97D6" w14:textId="60BFE32D"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2,1,1]</w:t>
      </w:r>
    </w:p>
    <w:p w14:paraId="2E0DC15D" w14:textId="5A7DB987"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2,1,2]</w:t>
      </w:r>
    </w:p>
    <w:p w14:paraId="3C7B1FBF" w14:textId="45E34459" w:rsidR="00257E67" w:rsidRPr="002F3E46" w:rsidRDefault="00257E67" w:rsidP="00257E67">
      <w:pPr>
        <w:pStyle w:val="CODE1"/>
        <w:ind w:left="720"/>
        <w:rPr>
          <w:i/>
          <w:noProof w:val="0"/>
        </w:rPr>
      </w:pPr>
      <w:proofErr w:type="gramStart"/>
      <w:r w:rsidRPr="002F3E46">
        <w:rPr>
          <w:i/>
          <w:noProof w:val="0"/>
        </w:rPr>
        <w:t>T[</w:t>
      </w:r>
      <w:proofErr w:type="gramEnd"/>
      <w:r w:rsidRPr="002F3E46">
        <w:rPr>
          <w:i/>
          <w:noProof w:val="0"/>
        </w:rPr>
        <w: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56" w:name="_Ref289411546"/>
      <w:bookmarkStart w:id="157" w:name="_Toc55136502"/>
      <w:r w:rsidRPr="0098259C">
        <w:lastRenderedPageBreak/>
        <w:t xml:space="preserve">FMU </w:t>
      </w:r>
      <w:r w:rsidR="003D0107" w:rsidRPr="0098259C">
        <w:t>Distribution</w:t>
      </w:r>
      <w:bookmarkEnd w:id="156"/>
      <w:bookmarkEnd w:id="157"/>
    </w:p>
    <w:p w14:paraId="29B19BA2" w14:textId="251B9BB3"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proofErr w:type="gramStart"/>
      <w:r w:rsidR="00D24124">
        <w:t>Specifically</w:t>
      </w:r>
      <w:proofErr w:type="gramEnd"/>
      <w:r w:rsidR="00D24124">
        <w:t xml:space="preserve">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w:t>
      </w:r>
      <w:proofErr w:type="gramStart"/>
      <w:r w:rsidR="00D24124">
        <w:t>particular behavior</w:t>
      </w:r>
      <w:proofErr w:type="gramEnd"/>
      <w:r w:rsidR="00D24124">
        <w:t xml:space="preserve">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proofErr w:type="gramStart"/>
      <w:r w:rsidR="00327031" w:rsidRPr="0098259C">
        <w:t>“</w:t>
      </w:r>
      <w:r w:rsidR="00327031" w:rsidRPr="0098259C">
        <w:rPr>
          <w:b/>
        </w:rPr>
        <w:t>.</w:t>
      </w:r>
      <w:proofErr w:type="spellStart"/>
      <w:r w:rsidR="00327031" w:rsidRPr="0098259C">
        <w:rPr>
          <w:b/>
        </w:rPr>
        <w:t>fmu</w:t>
      </w:r>
      <w:proofErr w:type="spellEnd"/>
      <w:proofErr w:type="gram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r w:rsidR="00036E74">
        <w:br/>
        <w:t>The archive must not be a split or spanned ZIP archive. Links must not be used inside the ZIP archive.</w:t>
      </w:r>
      <w:r w:rsidR="00036E74" w:rsidRPr="009E5B13">
        <w:rPr>
          <w:i/>
        </w:rPr>
        <w:t xml:space="preserve"> </w:t>
      </w:r>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 xml:space="preserve">Note: non-ASCII directory names are not explicitly </w:t>
      </w:r>
      <w:proofErr w:type="gramStart"/>
      <w:r w:rsidRPr="00FA3E81">
        <w:rPr>
          <w:i/>
          <w:iCs/>
        </w:rPr>
        <w:t>forbidden, but</w:t>
      </w:r>
      <w:proofErr w:type="gramEnd"/>
      <w:r w:rsidRPr="00FA3E81">
        <w:rPr>
          <w:i/>
          <w:iCs/>
        </w:rPr>
        <w:t xml:space="preserve">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w:t>
      </w:r>
      <w:proofErr w:type="gramStart"/>
      <w:r w:rsidRPr="0098259C">
        <w:rPr>
          <w:noProof w:val="0"/>
        </w:rPr>
        <w:t>documentation</w:t>
      </w:r>
      <w:proofErr w:type="gramEnd"/>
      <w:r w:rsidRPr="0098259C">
        <w:rPr>
          <w:noProof w:val="0"/>
        </w:rPr>
        <w:t xml:space="preserve">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proofErr w:type="gramStart"/>
      <w:r w:rsidRPr="006D7353">
        <w:rPr>
          <w:noProof w:val="0"/>
        </w:rPr>
        <w:t>externalDependencies</w:t>
      </w:r>
      <w:proofErr w:type="spellEnd"/>
      <w:r w:rsidRPr="006D7353">
        <w:rPr>
          <w:noProof w:val="0"/>
        </w:rPr>
        <w:t>.{</w:t>
      </w:r>
      <w:proofErr w:type="spellStart"/>
      <w:proofErr w:type="gramEnd"/>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 xml:space="preserve">C </w:t>
      </w:r>
      <w:proofErr w:type="gramStart"/>
      <w:r w:rsidR="003B3242">
        <w:rPr>
          <w:noProof w:val="0"/>
        </w:rPr>
        <w:t>source</w:t>
      </w:r>
      <w:r w:rsidRPr="0098259C">
        <w:rPr>
          <w:noProof w:val="0"/>
        </w:rPr>
        <w:t>s</w:t>
      </w:r>
      <w:proofErr w:type="gramEnd"/>
      <w:r w:rsidRPr="0098259C">
        <w:rPr>
          <w:noProof w:val="0"/>
        </w:rPr>
        <w:t xml:space="preserve">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proofErr w:type="gramStart"/>
      <w:r w:rsidR="00140C25">
        <w:rPr>
          <w:noProof w:val="0"/>
          <w:szCs w:val="18"/>
        </w:rPr>
        <w:t>fmi2</w:t>
      </w:r>
      <w:r w:rsidR="00950F8C">
        <w:rPr>
          <w:noProof w:val="0"/>
          <w:szCs w:val="18"/>
        </w:rPr>
        <w:t xml:space="preserve">TypesPlatform.h </w:t>
      </w:r>
      <w:r w:rsidR="005E6B68" w:rsidRPr="0098259C">
        <w:rPr>
          <w:noProof w:val="0"/>
          <w:szCs w:val="18"/>
        </w:rPr>
        <w:t>,</w:t>
      </w:r>
      <w:proofErr w:type="gramEnd"/>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r w:rsidR="00894651">
        <w:rPr>
          <w:noProof w:val="0"/>
          <w:szCs w:val="18"/>
        </w:rPr>
        <w:br/>
        <w:t xml:space="preserve">   </w:t>
      </w:r>
      <w:r w:rsidR="00894651">
        <w:rPr>
          <w:rStyle w:val="pl-c"/>
        </w:rPr>
        <w:t>buildDescription.xml // Optional build description file</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w:t>
      </w:r>
      <w:proofErr w:type="gramStart"/>
      <w:r w:rsidRPr="0098259C">
        <w:rPr>
          <w:noProof w:val="0"/>
        </w:rPr>
        <w:t>binaries</w:t>
      </w:r>
      <w:proofErr w:type="gramEnd"/>
      <w:r w:rsidRPr="0098259C">
        <w:rPr>
          <w:noProof w:val="0"/>
        </w:rPr>
        <w:t xml:space="preserve">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proofErr w:type="gramStart"/>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w:t>
      </w:r>
      <w:proofErr w:type="gramEnd"/>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 xml:space="preserve">The DLL can include other </w:t>
      </w:r>
      <w:proofErr w:type="gramStart"/>
      <w:r w:rsidR="00327031" w:rsidRPr="0098259C">
        <w:rPr>
          <w:noProof w:val="0"/>
        </w:rPr>
        <w:t>DLLs</w:t>
      </w:r>
      <w:proofErr w:type="gramEnd"/>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47C863EF" w14:textId="411967A0" w:rsidR="007848A0"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32</w:t>
      </w:r>
      <w:r w:rsidRPr="0098259C">
        <w:rPr>
          <w:noProof w:val="0"/>
        </w:rPr>
        <w:t xml:space="preserve">  /</w:t>
      </w:r>
      <w:proofErr w:type="gramEnd"/>
      <w:r w:rsidRPr="0098259C">
        <w:rPr>
          <w:noProof w:val="0"/>
        </w:rPr>
        <w:t>/ Optional binaries for 32-bit Linux</w:t>
      </w:r>
      <w:r w:rsidR="00222B87">
        <w:rPr>
          <w:noProof w:val="0"/>
        </w:rPr>
        <w:t xml:space="preserve"> </w:t>
      </w:r>
      <w:r w:rsidR="007848A0" w:rsidRPr="0098259C">
        <w:rPr>
          <w:noProof w:val="0"/>
        </w:rPr>
        <w:t xml:space="preserve">    </w:t>
      </w:r>
      <w:r w:rsidR="00222B87">
        <w:rPr>
          <w:noProof w:val="0"/>
        </w:rPr>
        <w:br/>
        <w:t xml:space="preserve">      </w:t>
      </w:r>
      <w:r w:rsidR="007848A0" w:rsidRPr="0098259C">
        <w:rPr>
          <w:noProof w:val="0"/>
        </w:rPr>
        <w:t>&lt;</w:t>
      </w:r>
      <w:proofErr w:type="spellStart"/>
      <w:r w:rsidR="00DD2AB5" w:rsidRPr="0098259C">
        <w:rPr>
          <w:noProof w:val="0"/>
        </w:rPr>
        <w:t>model</w:t>
      </w:r>
      <w:r w:rsidR="007848A0" w:rsidRPr="0098259C">
        <w:rPr>
          <w:noProof w:val="0"/>
        </w:rPr>
        <w:t>Identifier</w:t>
      </w:r>
      <w:proofErr w:type="spellEnd"/>
      <w:r w:rsidR="007848A0" w:rsidRPr="0098259C">
        <w:rPr>
          <w:noProof w:val="0"/>
        </w:rPr>
        <w:t>&gt;.</w:t>
      </w:r>
      <w:r w:rsidR="007848A0" w:rsidRPr="0098259C">
        <w:rPr>
          <w:b/>
          <w:noProof w:val="0"/>
        </w:rPr>
        <w:t>so</w:t>
      </w:r>
      <w:r w:rsidR="007848A0" w:rsidRPr="0098259C">
        <w:rPr>
          <w:noProof w:val="0"/>
        </w:rPr>
        <w:t xml:space="preserve"> </w:t>
      </w:r>
      <w:r w:rsidR="00222B87">
        <w:rPr>
          <w:noProof w:val="0"/>
        </w:rPr>
        <w:t>//</w:t>
      </w:r>
      <w:r w:rsidR="007848A0"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w:t>
      </w:r>
      <w:proofErr w:type="gramStart"/>
      <w:r w:rsidRPr="0098259C">
        <w:rPr>
          <w:b/>
          <w:noProof w:val="0"/>
        </w:rPr>
        <w:t>64</w:t>
      </w:r>
      <w:r w:rsidRPr="0098259C">
        <w:rPr>
          <w:noProof w:val="0"/>
        </w:rPr>
        <w:t xml:space="preserve">  /</w:t>
      </w:r>
      <w:proofErr w:type="gramEnd"/>
      <w:r w:rsidRPr="0098259C">
        <w:rPr>
          <w:noProof w:val="0"/>
        </w:rPr>
        <w:t>/ Optional binaries for 64-bit Linux</w:t>
      </w:r>
    </w:p>
    <w:p w14:paraId="2596CC73" w14:textId="6252DC1D" w:rsidR="004330D4" w:rsidRDefault="004330D4" w:rsidP="004330D4">
      <w:pPr>
        <w:pStyle w:val="CODE1"/>
        <w:rPr>
          <w:noProof w:val="0"/>
        </w:rPr>
      </w:pPr>
      <w:r w:rsidRPr="0098259C">
        <w:rPr>
          <w:noProof w:val="0"/>
        </w:rPr>
        <w:t xml:space="preserve">      ...</w:t>
      </w:r>
    </w:p>
    <w:p w14:paraId="5BE1A0AD" w14:textId="1817DE41" w:rsidR="00290029" w:rsidRDefault="00222B87" w:rsidP="00290029">
      <w:pPr>
        <w:pStyle w:val="CODE1"/>
        <w:rPr>
          <w:noProof w:val="0"/>
        </w:rPr>
      </w:pPr>
      <w:r>
        <w:rPr>
          <w:noProof w:val="0"/>
        </w:rPr>
        <w:t xml:space="preserve"> </w:t>
      </w:r>
      <w:r w:rsidR="00290029">
        <w:rPr>
          <w:noProof w:val="0"/>
        </w:rPr>
        <w:t xml:space="preserve">  </w:t>
      </w:r>
      <w:r w:rsidR="00290029" w:rsidRPr="00D92E3F">
        <w:rPr>
          <w:b/>
          <w:bCs/>
          <w:noProof w:val="0"/>
        </w:rPr>
        <w:t>aarch64-</w:t>
      </w:r>
      <w:proofErr w:type="gramStart"/>
      <w:r w:rsidR="00290029" w:rsidRPr="00D92E3F">
        <w:rPr>
          <w:b/>
          <w:bCs/>
          <w:noProof w:val="0"/>
        </w:rPr>
        <w:t>darwin</w:t>
      </w:r>
      <w:r w:rsidR="00290029">
        <w:rPr>
          <w:noProof w:val="0"/>
        </w:rPr>
        <w:t xml:space="preserve">  /</w:t>
      </w:r>
      <w:proofErr w:type="gramEnd"/>
      <w:r w:rsidR="00290029">
        <w:rPr>
          <w:noProof w:val="0"/>
        </w:rPr>
        <w:t>/ Optional binaries for macOS on Apple Silicon</w:t>
      </w:r>
    </w:p>
    <w:p w14:paraId="79DE0195" w14:textId="5A26457D" w:rsidR="00290029" w:rsidRDefault="00290029" w:rsidP="00290029">
      <w:pPr>
        <w:pStyle w:val="CODE1"/>
        <w:rPr>
          <w:noProof w:val="0"/>
        </w:rPr>
      </w:pPr>
      <w:r>
        <w:rPr>
          <w:noProof w:val="0"/>
        </w:rPr>
        <w:t xml:space="preserve">    </w:t>
      </w:r>
      <w:r w:rsidR="00222B87">
        <w:rPr>
          <w:noProof w:val="0"/>
        </w:rPr>
        <w:t xml:space="preserve">  </w:t>
      </w:r>
      <w:r>
        <w:rPr>
          <w:noProof w:val="0"/>
        </w:rPr>
        <w:t>&lt;</w:t>
      </w:r>
      <w:proofErr w:type="spellStart"/>
      <w:r>
        <w:rPr>
          <w:noProof w:val="0"/>
        </w:rPr>
        <w:t>modelIdentifier</w:t>
      </w:r>
      <w:proofErr w:type="spellEnd"/>
      <w:r>
        <w:rPr>
          <w:noProof w:val="0"/>
        </w:rPr>
        <w:t>&gt;.</w:t>
      </w:r>
      <w:proofErr w:type="spellStart"/>
      <w:r>
        <w:rPr>
          <w:noProof w:val="0"/>
        </w:rPr>
        <w:t>dylib</w:t>
      </w:r>
      <w:proofErr w:type="spellEnd"/>
    </w:p>
    <w:p w14:paraId="1FD31EC1" w14:textId="0944AC9F" w:rsidR="00290029" w:rsidRDefault="00290029" w:rsidP="00290029">
      <w:pPr>
        <w:pStyle w:val="CODE1"/>
        <w:rPr>
          <w:noProof w:val="0"/>
        </w:rPr>
      </w:pPr>
      <w:r>
        <w:rPr>
          <w:noProof w:val="0"/>
        </w:rPr>
        <w:t xml:space="preserve">     </w:t>
      </w:r>
      <w:r w:rsidR="00222B87">
        <w:rPr>
          <w:noProof w:val="0"/>
        </w:rPr>
        <w:t xml:space="preserve"> </w:t>
      </w:r>
      <w:r>
        <w:rPr>
          <w:noProof w:val="0"/>
        </w:rPr>
        <w:t>...</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proofErr w:type="gramStart"/>
      <w:r w:rsidRPr="0098259C">
        <w:rPr>
          <w:b/>
          <w:noProof w:val="0"/>
        </w:rPr>
        <w:t xml:space="preserve">resources  </w:t>
      </w:r>
      <w:r w:rsidRPr="0098259C">
        <w:rPr>
          <w:noProof w:val="0"/>
        </w:rPr>
        <w:t>/</w:t>
      </w:r>
      <w:proofErr w:type="gramEnd"/>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w:t>
      </w:r>
      <w:proofErr w:type="gramStart"/>
      <w:r w:rsidRPr="0098259C">
        <w:rPr>
          <w:noProof w:val="0"/>
        </w:rPr>
        <w:t>initialization</w:t>
      </w:r>
      <w:r w:rsidR="00670BA4" w:rsidRPr="0098259C">
        <w:rPr>
          <w:noProof w:val="0"/>
        </w:rPr>
        <w:t>;</w:t>
      </w:r>
      <w:proofErr w:type="gramEnd"/>
    </w:p>
    <w:p w14:paraId="116F4E5A" w14:textId="77777777" w:rsidR="00941557" w:rsidRPr="0098259C" w:rsidRDefault="00670BA4" w:rsidP="00941557">
      <w:pPr>
        <w:pStyle w:val="CODE1"/>
        <w:rPr>
          <w:noProof w:val="0"/>
        </w:rPr>
      </w:pPr>
      <w:r w:rsidRPr="0098259C">
        <w:rPr>
          <w:noProof w:val="0"/>
        </w:rPr>
        <w:t xml:space="preserve">     </w:t>
      </w:r>
      <w:proofErr w:type="gramStart"/>
      <w:r w:rsidRPr="0098259C">
        <w:rPr>
          <w:noProof w:val="0"/>
        </w:rPr>
        <w:t>also</w:t>
      </w:r>
      <w:proofErr w:type="gramEnd"/>
      <w:r w:rsidRPr="0098259C">
        <w:rPr>
          <w:noProof w:val="0"/>
        </w:rPr>
        <w:t xml:space="preserve">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w:t>
      </w:r>
      <w:proofErr w:type="gramStart"/>
      <w:r w:rsidRPr="0098259C">
        <w:rPr>
          <w:noProof w:val="0"/>
        </w:rPr>
        <w:t>directory</w:t>
      </w:r>
      <w:proofErr w:type="gramEnd"/>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w:t>
      </w:r>
      <w:proofErr w:type="gramStart"/>
      <w:r w:rsidRPr="0098259C">
        <w:rPr>
          <w:noProof w:val="0"/>
        </w:rPr>
        <w:t>directory</w:t>
      </w:r>
      <w:proofErr w:type="gramEnd"/>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sidRPr="00D92E3F">
        <w:rPr>
          <w:b/>
          <w:bCs/>
          <w:noProof w:val="0"/>
        </w:rPr>
        <w:t>extra</w:t>
      </w:r>
      <w:r>
        <w:rPr>
          <w:noProof w:val="0"/>
        </w:rPr>
        <w:t xml:space="preserve">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w:t>
      </w:r>
      <w:proofErr w:type="gramStart"/>
      <w:r>
        <w:rPr>
          <w:noProof w:val="0"/>
        </w:rPr>
        <w:t>FMU;</w:t>
      </w:r>
      <w:proofErr w:type="gramEnd"/>
    </w:p>
    <w:p w14:paraId="35B42921" w14:textId="1F5E2B2E" w:rsidR="008E0261" w:rsidRDefault="008E0261" w:rsidP="008E0261">
      <w:pPr>
        <w:pStyle w:val="CODE1"/>
        <w:rPr>
          <w:noProof w:val="0"/>
        </w:rPr>
      </w:pPr>
      <w:r>
        <w:rPr>
          <w:noProof w:val="0"/>
        </w:rPr>
        <w:t xml:space="preserve">   // see below for structure and content definition.</w:t>
      </w:r>
    </w:p>
    <w:p w14:paraId="2A3EA199" w14:textId="5E74D4F9" w:rsidR="00926A09" w:rsidRDefault="00926A09" w:rsidP="00926A09">
      <w:pPr>
        <w:pStyle w:val="CODE1"/>
        <w:rPr>
          <w:noProof w:val="0"/>
        </w:rPr>
      </w:pPr>
      <w:proofErr w:type="spellStart"/>
      <w:r w:rsidRPr="00D92E3F">
        <w:rPr>
          <w:b/>
          <w:bCs/>
          <w:noProof w:val="0"/>
        </w:rPr>
        <w:t>terminalsAndIcons</w:t>
      </w:r>
      <w:proofErr w:type="spellEnd"/>
      <w:r>
        <w:rPr>
          <w:noProof w:val="0"/>
        </w:rPr>
        <w:t xml:space="preserve">         // Optional directory containing Terminals and Icons </w:t>
      </w:r>
      <w:proofErr w:type="gramStart"/>
      <w:r>
        <w:rPr>
          <w:noProof w:val="0"/>
        </w:rPr>
        <w:t>resources</w:t>
      </w:r>
      <w:proofErr w:type="gramEnd"/>
    </w:p>
    <w:p w14:paraId="7AAB5022" w14:textId="35954084" w:rsidR="00926A09" w:rsidRPr="00926A09" w:rsidRDefault="00926A09">
      <w:pPr>
        <w:pStyle w:val="CODE1"/>
        <w:rPr>
          <w:noProof w:val="0"/>
        </w:rPr>
      </w:pPr>
      <w:r>
        <w:rPr>
          <w:b/>
          <w:bCs/>
          <w:noProof w:val="0"/>
        </w:rPr>
        <w:t xml:space="preserve">   </w:t>
      </w:r>
      <w:proofErr w:type="gramStart"/>
      <w:r>
        <w:rPr>
          <w:noProof w:val="0"/>
        </w:rPr>
        <w:t>terminalsAndIcons.xml  /</w:t>
      </w:r>
      <w:proofErr w:type="gramEnd"/>
      <w:r>
        <w:rPr>
          <w:noProof w:val="0"/>
        </w:rPr>
        <w:t>/ Optional file defining the Terminals and Icons</w:t>
      </w:r>
    </w:p>
    <w:p w14:paraId="1C690F3B" w14:textId="77777777" w:rsidR="00926A09" w:rsidRPr="0098259C" w:rsidRDefault="00926A09" w:rsidP="008E0261">
      <w:pPr>
        <w:pStyle w:val="CODE1"/>
        <w:rPr>
          <w:noProof w:val="0"/>
        </w:rPr>
      </w:pPr>
    </w:p>
    <w:p w14:paraId="67B9A1BE" w14:textId="0880E203" w:rsidR="00715520" w:rsidRDefault="00715520" w:rsidP="004330D4">
      <w:pPr>
        <w:pStyle w:val="Textkrper"/>
      </w:pPr>
      <w:r w:rsidRPr="00715520">
        <w:t>A</w:t>
      </w:r>
      <w:r>
        <w:t>n FMU</w:t>
      </w:r>
      <w:r w:rsidRPr="00715520">
        <w:t xml:space="preserve"> </w:t>
      </w:r>
      <w:proofErr w:type="gramStart"/>
      <w:r w:rsidRPr="00715520">
        <w:t>ha</w:t>
      </w:r>
      <w:r>
        <w:t>s</w:t>
      </w:r>
      <w:r w:rsidRPr="00715520">
        <w:t xml:space="preserve"> to</w:t>
      </w:r>
      <w:proofErr w:type="gramEnd"/>
      <w:r w:rsidRPr="00715520">
        <w:t xml:space="preserve">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EE265D">
        <w:t>3.2.3</w:t>
      </w:r>
      <w:r>
        <w:fldChar w:fldCharType="end"/>
      </w:r>
      <w:r>
        <w:t xml:space="preserve"> and </w:t>
      </w:r>
      <w:r>
        <w:fldChar w:fldCharType="begin"/>
      </w:r>
      <w:r>
        <w:instrText xml:space="preserve"> REF _Ref349039747 \r \h </w:instrText>
      </w:r>
      <w:r>
        <w:fldChar w:fldCharType="separate"/>
      </w:r>
      <w:r w:rsidR="00EE265D">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proofErr w:type="gramStart"/>
      <w:r w:rsidR="007B5C23">
        <w:t>have to</w:t>
      </w:r>
      <w:proofErr w:type="gramEnd"/>
      <w:r w:rsidR="007B5C23">
        <w:t xml:space="preserve">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222B87">
        <w:t xml:space="preserve">, </w:t>
      </w:r>
      <w:r w:rsidR="00222B87">
        <w:rPr>
          <w:rStyle w:val="blob-code-inner"/>
        </w:rPr>
        <w:t>where "32" stands for "32-bit x86" and "64" for "64-bit x86" respectively</w:t>
      </w:r>
      <w:r w:rsidR="0072209E">
        <w:t>.</w:t>
      </w:r>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r w:rsidRPr="0098259C">
        <w:t xml:space="preserve"> </w:t>
      </w:r>
      <w:r w:rsidR="00222B87">
        <w:br/>
      </w:r>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proofErr w:type="gram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proofErr w:type="gramEnd"/>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54A72BB3" w:rsidR="00A82931" w:rsidRPr="0098259C" w:rsidRDefault="00A82931" w:rsidP="000A6219">
      <w:pPr>
        <w:pStyle w:val="Textkrper-Zeileneinzug"/>
        <w:jc w:val="left"/>
      </w:pPr>
      <w:r w:rsidRPr="0098259C">
        <w:lastRenderedPageBreak/>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EE265D">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w:t>
      </w:r>
      <w:proofErr w:type="gramStart"/>
      <w:r w:rsidRPr="0098259C">
        <w:t>have to</w:t>
      </w:r>
      <w:proofErr w:type="gramEnd"/>
      <w:r w:rsidRPr="0098259C">
        <w:t xml:space="preserve">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4F70A3E3" w:rsidR="00F87F29" w:rsidRPr="00894651" w:rsidRDefault="00F87F29" w:rsidP="00D92E3F">
      <w:pPr>
        <w:pStyle w:val="Textkrper-Zeileneinzug"/>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w:t>
      </w:r>
      <w:proofErr w:type="gramStart"/>
      <w:r w:rsidR="000B483E">
        <w:t>have to</w:t>
      </w:r>
      <w:proofErr w:type="gramEnd"/>
      <w:r w:rsidR="000B483E">
        <w:t xml:space="preserve">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1" w:history="1">
        <w:r w:rsidR="00DA083D" w:rsidRPr="0098259C">
          <w:rPr>
            <w:rStyle w:val="Hyperlink"/>
            <w:i/>
          </w:rPr>
          <w:t>www.cmake.org</w:t>
        </w:r>
      </w:hyperlink>
      <w:r w:rsidR="00DA083D" w:rsidRPr="0098259C">
        <w:rPr>
          <w:i/>
        </w:rPr>
        <w:t>), a cross-platform, open-source build system might be used.</w:t>
      </w:r>
      <w:r w:rsidR="00EA7B3B" w:rsidRPr="0098259C">
        <w:t>]</w:t>
      </w:r>
      <w:r w:rsidR="00894651">
        <w:br/>
      </w:r>
      <w:r w:rsidR="001B4A5F">
        <w:rPr>
          <w:i/>
          <w:iCs/>
        </w:rPr>
        <w:t xml:space="preserve">[New in FMI 2.0.4:] </w:t>
      </w:r>
      <w:r w:rsidR="00894651">
        <w:t xml:space="preserve">In </w:t>
      </w:r>
      <w:proofErr w:type="spellStart"/>
      <w:r w:rsidR="00894651">
        <w:t>addtition</w:t>
      </w:r>
      <w:proofErr w:type="spellEnd"/>
      <w:r w:rsidR="00894651">
        <w:t xml:space="preserve"> to the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a</w:t>
      </w:r>
      <w:r w:rsidR="00894651" w:rsidRPr="0098259C">
        <w:t xml:space="preserve"> </w:t>
      </w:r>
      <w:r w:rsidR="00894651" w:rsidRPr="00D92E3F">
        <w:rPr>
          <w:rFonts w:ascii="Courier New" w:hAnsi="Courier New" w:cs="Courier New"/>
        </w:rPr>
        <w:t>“buildDescription.xml“</w:t>
      </w:r>
      <w:r w:rsidR="00894651">
        <w:t xml:space="preserve"> can be supplied in the sources directory (as defined in the FMI 3.0 Specification, 2.4.10. Build Configurations).</w:t>
      </w:r>
      <w:r w:rsidR="001B4A5F">
        <w:br/>
      </w:r>
      <w:r w:rsidR="00894651">
        <w:t xml:space="preserve">If a </w:t>
      </w:r>
      <w:r w:rsidR="00894651" w:rsidRPr="00894651">
        <w:rPr>
          <w:rFonts w:ascii="Courier New" w:hAnsi="Courier New" w:cs="Courier New"/>
        </w:rPr>
        <w:t>“</w:t>
      </w:r>
      <w:proofErr w:type="gramStart"/>
      <w:r w:rsidR="00894651" w:rsidRPr="00D92E3F">
        <w:rPr>
          <w:rFonts w:ascii="Courier New" w:hAnsi="Courier New" w:cs="Courier New"/>
        </w:rPr>
        <w:t>buildDescription.xml</w:t>
      </w:r>
      <w:r w:rsidR="00894651" w:rsidRPr="00894651">
        <w:rPr>
          <w:rFonts w:ascii="Courier New" w:hAnsi="Courier New" w:cs="Courier New"/>
        </w:rPr>
        <w:t>“</w:t>
      </w:r>
      <w:r w:rsidR="00894651">
        <w:t xml:space="preserve"> file</w:t>
      </w:r>
      <w:proofErr w:type="gramEnd"/>
      <w:r w:rsidR="00894651">
        <w:t xml:space="preserve"> is present in the </w:t>
      </w:r>
      <w:r w:rsidR="00894651" w:rsidRPr="00D92E3F">
        <w:rPr>
          <w:rFonts w:ascii="Courier New" w:hAnsi="Courier New" w:cs="Courier New"/>
        </w:rPr>
        <w:t>“sources“</w:t>
      </w:r>
      <w:r w:rsidR="00894651">
        <w:t xml:space="preserve"> directory it should take precedence over the </w:t>
      </w:r>
      <w:r w:rsidR="00894651" w:rsidRPr="0098259C">
        <w:t xml:space="preserve"> </w:t>
      </w:r>
      <w:r w:rsidR="00894651" w:rsidRPr="00D92E3F">
        <w:rPr>
          <w:rFonts w:ascii="Courier New" w:hAnsi="Courier New" w:cs="Courier New"/>
        </w:rPr>
        <w:t>“&lt;</w:t>
      </w:r>
      <w:proofErr w:type="spellStart"/>
      <w:r w:rsidR="00894651" w:rsidRPr="00D92E3F">
        <w:rPr>
          <w:rFonts w:ascii="Courier New" w:hAnsi="Courier New" w:cs="Courier New"/>
        </w:rPr>
        <w:t>SourceFiles</w:t>
      </w:r>
      <w:proofErr w:type="spellEnd"/>
      <w:r w:rsidR="00894651" w:rsidRPr="00D92E3F">
        <w:rPr>
          <w:rFonts w:ascii="Courier New" w:hAnsi="Courier New" w:cs="Courier New"/>
        </w:rPr>
        <w:t>&gt;“</w:t>
      </w:r>
      <w:r w:rsidR="00894651">
        <w:t xml:space="preserve"> element in the `modelDescription.xml`.</w:t>
      </w:r>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 xml:space="preserve">for contained open source software) - the </w:t>
      </w:r>
      <w:proofErr w:type="gramStart"/>
      <w:r w:rsidRPr="00FA3E81">
        <w:rPr>
          <w:i/>
          <w:iCs/>
        </w:rPr>
        <w:t>license.{</w:t>
      </w:r>
      <w:proofErr w:type="spellStart"/>
      <w:proofErr w:type="gramEnd"/>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w:t>
      </w:r>
      <w:proofErr w:type="gramStart"/>
      <w:r w:rsidRPr="0098259C">
        <w:t>hard-coded</w:t>
      </w:r>
      <w:proofErr w:type="gramEnd"/>
      <w:r w:rsidRPr="0098259C">
        <w:t xml:space="preserve">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w:t>
      </w:r>
      <w:r w:rsidR="00EA7B3B" w:rsidRPr="0098259C">
        <w:rPr>
          <w:i/>
        </w:rPr>
        <w:lastRenderedPageBreak/>
        <w:t>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proofErr w:type="gramStart"/>
      <w:r w:rsidR="00121934" w:rsidRPr="0098259C">
        <w:rPr>
          <w:rStyle w:val="CODE"/>
          <w:i/>
        </w:rPr>
        <w:t>Get</w:t>
      </w:r>
      <w:r w:rsidR="004330D4" w:rsidRPr="0098259C">
        <w:rPr>
          <w:rStyle w:val="CODE"/>
          <w:i/>
        </w:rPr>
        <w:t>TypesPlatform(</w:t>
      </w:r>
      <w:proofErr w:type="gramEnd"/>
      <w:r w:rsidR="004330D4" w:rsidRPr="0098259C">
        <w:rPr>
          <w:rStyle w:val="CODE"/>
          <w:i/>
        </w:rPr>
        <w:t>)</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proofErr w:type="gramStart"/>
      <w:r w:rsidR="004330D4" w:rsidRPr="0098259C">
        <w:rPr>
          <w:i/>
        </w:rPr>
        <w:t>executable.</w:t>
      </w:r>
      <w:r w:rsidR="000C1E10">
        <w:rPr>
          <w:i/>
        </w:rPr>
        <w:t>T</w:t>
      </w:r>
      <w:r w:rsidR="004330D4" w:rsidRPr="0098259C">
        <w:rPr>
          <w:i/>
        </w:rPr>
        <w:t>he</w:t>
      </w:r>
      <w:proofErr w:type="spellEnd"/>
      <w:proofErr w:type="gram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5B63D58" w:rsidR="00B93390" w:rsidRPr="00466CB8" w:rsidRDefault="00B93390" w:rsidP="00B93390">
      <w:pPr>
        <w:pStyle w:val="BulletItemFirst"/>
        <w:spacing w:before="120"/>
        <w:rPr>
          <w:i/>
        </w:rPr>
      </w:pPr>
      <w:r w:rsidRPr="00466CB8">
        <w:rPr>
          <w:i/>
        </w:rPr>
        <w:t>[New in FMI 2.0.2</w:t>
      </w:r>
      <w:r w:rsidR="00980684">
        <w:rPr>
          <w:i/>
        </w:rPr>
        <w:t>:</w:t>
      </w:r>
      <w:r w:rsidR="00A35B99" w:rsidRPr="00B93390">
        <w:rPr>
          <w:i/>
        </w:rPr>
        <w:t>]</w:t>
      </w:r>
    </w:p>
    <w:p w14:paraId="6DDF1792" w14:textId="5B5C2372" w:rsidR="00B93390" w:rsidRDefault="00B93390" w:rsidP="00B93390">
      <w:pPr>
        <w:pStyle w:val="BulletItemFirst"/>
        <w:spacing w:before="120"/>
      </w:pPr>
      <w:r w:rsidRPr="00466CB8">
        <w:rPr>
          <w:b/>
        </w:rPr>
        <w:t>Extra Directory</w:t>
      </w:r>
      <w:r>
        <w:rPr>
          <w:b/>
        </w:rPr>
        <w:t>:</w:t>
      </w: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proofErr w:type="gramStart"/>
      <w:r>
        <w:t>In order to</w:t>
      </w:r>
      <w:proofErr w:type="gramEnd"/>
      <w:r>
        <w:t xml:space="preserve">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proofErr w:type="gramStart"/>
      <w:r w:rsidRPr="00466CB8">
        <w:rPr>
          <w:rStyle w:val="CODE"/>
        </w:rPr>
        <w:t>org.modelica</w:t>
      </w:r>
      <w:proofErr w:type="spellEnd"/>
      <w:proofErr w:type="gram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31B38B6" w:rsidR="00B93390" w:rsidRDefault="00B93390" w:rsidP="00B93390">
      <w:pPr>
        <w:pStyle w:val="BulletItemFirst"/>
        <w:spacing w:before="120"/>
        <w:rPr>
          <w:i/>
        </w:rPr>
      </w:pPr>
      <w:proofErr w:type="gramStart"/>
      <w:r>
        <w:t>Specifically</w:t>
      </w:r>
      <w:proofErr w:type="gramEnd"/>
      <w:r>
        <w:t xml:space="preserve">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065B794F" w14:textId="21A3FD4F" w:rsidR="00926A09" w:rsidRDefault="00926A09" w:rsidP="00B93390">
      <w:pPr>
        <w:pStyle w:val="BulletItemFirst"/>
        <w:spacing w:before="120"/>
        <w:rPr>
          <w:i/>
        </w:rPr>
      </w:pPr>
    </w:p>
    <w:p w14:paraId="2B398C34" w14:textId="1D381CBD" w:rsidR="00926A09" w:rsidRDefault="00926A09" w:rsidP="00B93390">
      <w:pPr>
        <w:pStyle w:val="BulletItemFirst"/>
        <w:spacing w:before="120"/>
        <w:rPr>
          <w:i/>
        </w:rPr>
      </w:pPr>
      <w:r w:rsidRPr="00466CB8">
        <w:rPr>
          <w:i/>
        </w:rPr>
        <w:t>[New in FMI 2.0.</w:t>
      </w:r>
      <w:r>
        <w:rPr>
          <w:i/>
        </w:rPr>
        <w:t>4</w:t>
      </w:r>
      <w:r w:rsidRPr="00466CB8">
        <w:rPr>
          <w:i/>
        </w:rPr>
        <w:t>:</w:t>
      </w:r>
      <w:r w:rsidRPr="00B93390">
        <w:rPr>
          <w:i/>
        </w:rPr>
        <w:t>]</w:t>
      </w:r>
    </w:p>
    <w:p w14:paraId="37F4C9D1" w14:textId="5D9FE16B" w:rsidR="00926A09" w:rsidRPr="00D92E3F" w:rsidRDefault="00926A09" w:rsidP="00926A09">
      <w:pPr>
        <w:pStyle w:val="BulletItemFirst"/>
        <w:spacing w:before="120"/>
        <w:rPr>
          <w:b/>
        </w:rPr>
      </w:pPr>
      <w:r w:rsidRPr="00D92E3F">
        <w:rPr>
          <w:b/>
        </w:rPr>
        <w:t>Terminals and Icons</w:t>
      </w:r>
    </w:p>
    <w:p w14:paraId="007C40E6" w14:textId="44EF35EF" w:rsidR="00926A09" w:rsidRPr="0098259C" w:rsidRDefault="00926A09" w:rsidP="00926A09">
      <w:pPr>
        <w:pStyle w:val="BulletItemFirst"/>
        <w:spacing w:before="120"/>
      </w:pPr>
      <w:r>
        <w:t>The optional directory `</w:t>
      </w:r>
      <w:proofErr w:type="spellStart"/>
      <w:r>
        <w:t>terminalsAndIcons</w:t>
      </w:r>
      <w:proofErr w:type="spellEnd"/>
      <w:r>
        <w:t>` contains the definition of the Ports and Icons of the FMU as defined in the FMI 3.0 Specification, 2.4.9. Terminals and Icons.</w:t>
      </w:r>
    </w:p>
    <w:p w14:paraId="11E832BD" w14:textId="77777777" w:rsidR="00990EFE" w:rsidRPr="0098259C" w:rsidRDefault="00D16733" w:rsidP="00990EFE">
      <w:pPr>
        <w:pStyle w:val="berschrift1"/>
      </w:pPr>
      <w:bookmarkStart w:id="158" w:name="_Toc386180612"/>
      <w:bookmarkStart w:id="159" w:name="_Toc386210923"/>
      <w:bookmarkStart w:id="160" w:name="_Toc386211118"/>
      <w:bookmarkStart w:id="161" w:name="_Toc393385468"/>
      <w:bookmarkStart w:id="162" w:name="_Toc393453691"/>
      <w:bookmarkStart w:id="163" w:name="_Toc386180613"/>
      <w:bookmarkStart w:id="164" w:name="_Toc386210924"/>
      <w:bookmarkStart w:id="165" w:name="_Toc386211119"/>
      <w:bookmarkStart w:id="166" w:name="_Toc393385469"/>
      <w:bookmarkStart w:id="167" w:name="_Toc393453692"/>
      <w:bookmarkStart w:id="168" w:name="_Ref289417789"/>
      <w:bookmarkStart w:id="169" w:name="_Ref289418150"/>
      <w:bookmarkStart w:id="170" w:name="_Ref289418174"/>
      <w:bookmarkStart w:id="171" w:name="_Toc55136503"/>
      <w:bookmarkEnd w:id="158"/>
      <w:bookmarkEnd w:id="159"/>
      <w:bookmarkEnd w:id="160"/>
      <w:bookmarkEnd w:id="161"/>
      <w:bookmarkEnd w:id="162"/>
      <w:bookmarkEnd w:id="163"/>
      <w:bookmarkEnd w:id="164"/>
      <w:bookmarkEnd w:id="165"/>
      <w:bookmarkEnd w:id="166"/>
      <w:bookmarkEnd w:id="167"/>
      <w:r w:rsidRPr="0098259C">
        <w:lastRenderedPageBreak/>
        <w:t>FMI for Model Exchange</w:t>
      </w:r>
      <w:bookmarkEnd w:id="40"/>
      <w:bookmarkEnd w:id="41"/>
      <w:bookmarkEnd w:id="42"/>
      <w:bookmarkEnd w:id="43"/>
      <w:bookmarkEnd w:id="168"/>
      <w:bookmarkEnd w:id="169"/>
      <w:bookmarkEnd w:id="170"/>
      <w:bookmarkEnd w:id="171"/>
    </w:p>
    <w:p w14:paraId="13EF2D72" w14:textId="47C978D1"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EE265D" w:rsidRPr="0098259C">
        <w:t xml:space="preserve">Figure </w:t>
      </w:r>
      <w:r w:rsidR="00EE265D">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A2D19D0" w:rsidR="00530EF9" w:rsidRPr="00B43454" w:rsidRDefault="00530EF9" w:rsidP="00233C3F">
                              <w:pPr>
                                <w:pStyle w:val="Beschriftung"/>
                                <w:spacing w:before="0" w:after="0"/>
                                <w:ind w:left="1163" w:hanging="879"/>
                                <w:rPr>
                                  <w:b w:val="0"/>
                                </w:rPr>
                              </w:pPr>
                              <w:bookmarkStart w:id="172"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7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000000"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A2D19D0" w:rsidR="00530EF9" w:rsidRPr="00B43454" w:rsidRDefault="00530EF9" w:rsidP="00233C3F">
                        <w:pPr>
                          <w:pStyle w:val="Beschriftung"/>
                          <w:spacing w:before="0" w:after="0"/>
                          <w:ind w:left="1163" w:hanging="879"/>
                          <w:rPr>
                            <w:b w:val="0"/>
                          </w:rPr>
                        </w:pPr>
                        <w:bookmarkStart w:id="173" w:name="_Ref401741492"/>
                        <w:r w:rsidRPr="0098259C">
                          <w:t xml:space="preserve">Figure </w:t>
                        </w:r>
                        <w:r w:rsidRPr="0098259C">
                          <w:fldChar w:fldCharType="begin"/>
                        </w:r>
                        <w:r w:rsidRPr="0098259C">
                          <w:instrText xml:space="preserve"> SEQ Figure \* ARABIC </w:instrText>
                        </w:r>
                        <w:r w:rsidRPr="0098259C">
                          <w:fldChar w:fldCharType="separate"/>
                        </w:r>
                        <w:r w:rsidR="00EE265D">
                          <w:rPr>
                            <w:noProof/>
                          </w:rPr>
                          <w:t>2</w:t>
                        </w:r>
                        <w:r w:rsidRPr="0098259C">
                          <w:fldChar w:fldCharType="end"/>
                        </w:r>
                        <w:bookmarkEnd w:id="17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74" w:name="_Ref356504399"/>
      <w:bookmarkStart w:id="175" w:name="_Toc55136504"/>
      <w:r w:rsidRPr="0098259C">
        <w:t>Mathematical Description</w:t>
      </w:r>
      <w:bookmarkEnd w:id="174"/>
      <w:bookmarkEnd w:id="175"/>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1"/>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0000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0000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0000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0000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0000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0000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0000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0000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0000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0000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0000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 xml:space="preserve">=2.1 s and here a signal </w:t>
      </w:r>
      <w:proofErr w:type="gramStart"/>
      <w:r w:rsidRPr="00044F2D">
        <w:rPr>
          <w:i/>
        </w:rPr>
        <w:t>changes</w:t>
      </w:r>
      <w:proofErr w:type="gramEnd"/>
      <w:r w:rsidRPr="00044F2D">
        <w:rPr>
          <w:i/>
        </w:rPr>
        <w:t xml:space="preserve">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w:t>
      </w:r>
      <w:proofErr w:type="gramStart"/>
      <w:r w:rsidRPr="0098259C">
        <w:t>), or</w:t>
      </w:r>
      <w:proofErr w:type="gramEnd"/>
      <w:r w:rsidRPr="0098259C">
        <w:t xml:space="preserve"> are defined implicitly (= state and step </w:t>
      </w:r>
      <w:r>
        <w:t>events), see below. Between events, variables are either continuous or do not change their value. A variable is called discrete-</w:t>
      </w:r>
      <w:proofErr w:type="gramStart"/>
      <w:r>
        <w:t>time, if</w:t>
      </w:r>
      <w:proofErr w:type="gramEnd"/>
      <w:r>
        <w:t xml:space="preserve"> it changes its value only at an event instant. </w:t>
      </w:r>
      <w:proofErr w:type="gramStart"/>
      <w:r>
        <w:t>Otherwise</w:t>
      </w:r>
      <w:proofErr w:type="gramEnd"/>
      <w:r>
        <w:t xml:space="preserve"> the variable is called continuous-time. Only real variables can be </w:t>
      </w:r>
      <w:proofErr w:type="gramStart"/>
      <w:r>
        <w:t>continuous-time</w:t>
      </w:r>
      <w:proofErr w:type="gramEnd"/>
      <w:r>
        <w:t>.</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99E9C0D"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EE265D" w:rsidRPr="0098259C">
        <w:t xml:space="preserve">Figure </w:t>
      </w:r>
      <w:r w:rsidR="00EE265D">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789E85C6" w:rsidR="00233C3F" w:rsidRPr="0098259C" w:rsidRDefault="00233C3F" w:rsidP="00233C3F">
      <w:pPr>
        <w:pStyle w:val="Beschriftung"/>
        <w:rPr>
          <w:rStyle w:val="Formatvorlagecaption-text105ptNichtFett"/>
        </w:rPr>
      </w:pPr>
      <w:bookmarkStart w:id="176" w:name="_Ref401741542"/>
      <w:r w:rsidRPr="0098259C">
        <w:t xml:space="preserve">Figure </w:t>
      </w:r>
      <w:r w:rsidRPr="0098259C">
        <w:fldChar w:fldCharType="begin"/>
      </w:r>
      <w:r w:rsidRPr="0098259C">
        <w:instrText xml:space="preserve"> SEQ Figure \* ARABIC </w:instrText>
      </w:r>
      <w:r w:rsidRPr="0098259C">
        <w:fldChar w:fldCharType="separate"/>
      </w:r>
      <w:r w:rsidR="00EE265D">
        <w:rPr>
          <w:noProof/>
        </w:rPr>
        <w:t>3</w:t>
      </w:r>
      <w:r w:rsidRPr="0098259C">
        <w:fldChar w:fldCharType="end"/>
      </w:r>
      <w:bookmarkEnd w:id="17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w:t>
      </w:r>
      <w:proofErr w:type="gramStart"/>
      <w:r w:rsidR="00CD29CC">
        <w:rPr>
          <w:i/>
        </w:rPr>
        <w:t>at this time</w:t>
      </w:r>
      <w:proofErr w:type="gramEnd"/>
      <w:r w:rsidR="00CD29CC">
        <w:rPr>
          <w:i/>
        </w:rPr>
        <w:t xml:space="preserv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w:t>
      </w:r>
      <w:proofErr w:type="gramStart"/>
      <w:r w:rsidRPr="0098259C">
        <w:t>time</w:t>
      </w:r>
      <w:proofErr w:type="gramEnd"/>
      <w:r w:rsidRPr="0098259C">
        <w:t xml:space="preserv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4B094ECC" w:rsidR="00233C3F" w:rsidRPr="0098259C" w:rsidRDefault="00233C3F" w:rsidP="006E60E6">
      <w:pPr>
        <w:pStyle w:val="Textkrper"/>
        <w:numPr>
          <w:ilvl w:val="0"/>
          <w:numId w:val="28"/>
        </w:numPr>
        <w:tabs>
          <w:tab w:val="clear" w:pos="720"/>
          <w:tab w:val="num" w:pos="360"/>
        </w:tabs>
        <w:ind w:left="360"/>
      </w:pPr>
      <w:r w:rsidRPr="0098259C">
        <w:t xml:space="preserve">At a </w:t>
      </w:r>
      <w:proofErr w:type="gramStart"/>
      <w:r w:rsidRPr="0098259C">
        <w:t>time</w:t>
      </w:r>
      <w:proofErr w:type="gramEnd"/>
      <w:r w:rsidRPr="0098259C">
        <w:t xml:space="preserv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EE265D" w:rsidRPr="0098259C">
        <w:t xml:space="preserve">Figure </w:t>
      </w:r>
      <w:r w:rsidR="00EE265D">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2"/>
      </w:r>
      <w:r w:rsidRPr="0098259C">
        <w:t xml:space="preserve">. All event indicators are piecewise continuous and are </w:t>
      </w:r>
      <w:proofErr w:type="gramStart"/>
      <w:r w:rsidRPr="0098259C">
        <w:t>collected together</w:t>
      </w:r>
      <w:proofErr w:type="gramEnd"/>
      <w:r w:rsidRPr="0098259C">
        <w:t xml:space="preserve">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38AE8BD2" w:rsidR="00233C3F" w:rsidRPr="0098259C" w:rsidRDefault="00233C3F" w:rsidP="00233C3F">
      <w:pPr>
        <w:pStyle w:val="Beschriftung"/>
        <w:rPr>
          <w:szCs w:val="21"/>
        </w:rPr>
      </w:pPr>
      <w:bookmarkStart w:id="177" w:name="_Ref390326274"/>
      <w:r w:rsidRPr="0098259C">
        <w:t xml:space="preserve">Figure </w:t>
      </w:r>
      <w:r w:rsidRPr="0098259C">
        <w:fldChar w:fldCharType="begin"/>
      </w:r>
      <w:r w:rsidRPr="0098259C">
        <w:instrText xml:space="preserve"> SEQ Figure \* ARABIC </w:instrText>
      </w:r>
      <w:r w:rsidRPr="0098259C">
        <w:fldChar w:fldCharType="separate"/>
      </w:r>
      <w:r w:rsidR="00EE265D">
        <w:rPr>
          <w:noProof/>
        </w:rPr>
        <w:t>4</w:t>
      </w:r>
      <w:r w:rsidRPr="0098259C">
        <w:fldChar w:fldCharType="end"/>
      </w:r>
      <w:bookmarkEnd w:id="17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1D361C6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411234B6"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EE265D">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w:t>
            </w:r>
            <w:proofErr w:type="gramStart"/>
            <w:r>
              <w:t>references</w:t>
            </w:r>
            <w:proofErr w:type="gramEnd"/>
            <w:r>
              <w:t xml:space="preserve">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3F19762E"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EC6341B"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EE265D">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5A051119"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0000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w:t>
            </w:r>
            <w:proofErr w:type="gramStart"/>
            <w:r>
              <w:t>In reality, a</w:t>
            </w:r>
            <w:proofErr w:type="gramEnd"/>
            <w:r>
              <w:t xml:space="preserve">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0000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0000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0000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0000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0000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w:t>
            </w:r>
            <w:proofErr w:type="gramStart"/>
            <w:r>
              <w:t>removes automatically</w:t>
            </w:r>
            <w:proofErr w:type="gramEnd"/>
            <w:r>
              <w:t xml:space="preserve">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w:t>
      </w:r>
      <w:proofErr w:type="gramStart"/>
      <w:r>
        <w:t>equations</w:t>
      </w:r>
      <w:proofErr w:type="gramEnd"/>
      <w:r>
        <w:t xml:space="preserve">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w:t>
      </w:r>
      <w:proofErr w:type="gramStart"/>
      <w:r>
        <w:t>has to</w:t>
      </w:r>
      <w:proofErr w:type="gramEnd"/>
      <w:r>
        <w:t xml:space="preserve">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 xml:space="preserve">When connecting FMUs together, loop structures can occur that lead to </w:t>
      </w:r>
      <w:proofErr w:type="gramStart"/>
      <w:r>
        <w:t>particular difficulties</w:t>
      </w:r>
      <w:proofErr w:type="gramEnd"/>
      <w:r>
        <w:t xml:space="preserve"> because linear or non-linear algebraic systems of equations in Real variables but also in Boolean or Integer variables might be present. </w:t>
      </w:r>
      <w:proofErr w:type="gramStart"/>
      <w:r>
        <w:t>In order to</w:t>
      </w:r>
      <w:proofErr w:type="gramEnd"/>
      <w:r>
        <w:t xml:space="preserve">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2704E4B"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EE265D" w:rsidRPr="0098259C">
        <w:t xml:space="preserve">Figure </w:t>
      </w:r>
      <w:r w:rsidR="00EE265D">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0A1636DD" w:rsidR="00530EF9" w:rsidRPr="0042375D" w:rsidRDefault="00530EF9" w:rsidP="0042375D">
                              <w:pPr>
                                <w:pStyle w:val="Beschriftung"/>
                                <w:spacing w:before="0" w:after="0"/>
                                <w:jc w:val="center"/>
                                <w:rPr>
                                  <w:b w:val="0"/>
                                </w:rPr>
                              </w:pPr>
                              <w:bookmarkStart w:id="178"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000000"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000000"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0A1636DD" w:rsidR="00530EF9" w:rsidRPr="0042375D" w:rsidRDefault="00530EF9" w:rsidP="0042375D">
                        <w:pPr>
                          <w:pStyle w:val="Beschriftung"/>
                          <w:spacing w:before="0" w:after="0"/>
                          <w:jc w:val="center"/>
                          <w:rPr>
                            <w:b w:val="0"/>
                          </w:rPr>
                        </w:pPr>
                        <w:bookmarkStart w:id="179" w:name="_Ref401741613"/>
                        <w:r w:rsidRPr="0098259C">
                          <w:t xml:space="preserve">Figure </w:t>
                        </w:r>
                        <w:r w:rsidRPr="0098259C">
                          <w:fldChar w:fldCharType="begin"/>
                        </w:r>
                        <w:r w:rsidRPr="0098259C">
                          <w:instrText xml:space="preserve"> SEQ Figure \* ARABIC </w:instrText>
                        </w:r>
                        <w:r w:rsidRPr="0098259C">
                          <w:fldChar w:fldCharType="separate"/>
                        </w:r>
                        <w:r w:rsidR="00EE265D">
                          <w:rPr>
                            <w:noProof/>
                          </w:rPr>
                          <w:t>5</w:t>
                        </w:r>
                        <w:r w:rsidRPr="0098259C">
                          <w:fldChar w:fldCharType="end"/>
                        </w:r>
                        <w:bookmarkEnd w:id="17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38E73A3B"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EE265D" w:rsidRPr="00487639">
        <w:t xml:space="preserve">Table </w:t>
      </w:r>
      <w:r w:rsidR="00EE265D">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w:t>
            </w:r>
            <w:proofErr w:type="gramStart"/>
            <w:r w:rsidR="0048303E" w:rsidRPr="002C39EF">
              <w:rPr>
                <w:color w:val="006600"/>
              </w:rPr>
              <w:t>time</w:t>
            </w:r>
            <w:proofErr w:type="gramEnd"/>
            <w:r w:rsidR="0048303E" w:rsidRPr="002C39EF">
              <w:rPr>
                <w:color w:val="006600"/>
              </w:rPr>
              <w:t xml:space="preserv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0000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proofErr w:type="gramStart"/>
            <w:r w:rsidRPr="002C39EF">
              <w:rPr>
                <w:b/>
                <w:color w:val="006600"/>
              </w:rPr>
              <w:t>if</w:t>
            </w:r>
            <w:proofErr w:type="gramEnd"/>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0000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0000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00000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0000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0000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064C096" w:rsidR="002A6746" w:rsidRPr="0098259C" w:rsidRDefault="00D4117B" w:rsidP="00044F2D">
      <w:pPr>
        <w:pStyle w:val="Beschriftung"/>
        <w:keepLines/>
        <w:jc w:val="center"/>
        <w:rPr>
          <w:b w:val="0"/>
        </w:rPr>
      </w:pPr>
      <w:bookmarkStart w:id="180" w:name="_Ref386198872"/>
      <w:r w:rsidRPr="00487639">
        <w:t xml:space="preserve">Table </w:t>
      </w:r>
      <w:r>
        <w:fldChar w:fldCharType="begin"/>
      </w:r>
      <w:r>
        <w:instrText xml:space="preserve"> SEQ Table \* ARABIC </w:instrText>
      </w:r>
      <w:r>
        <w:fldChar w:fldCharType="separate"/>
      </w:r>
      <w:r w:rsidR="00EE265D">
        <w:rPr>
          <w:noProof/>
        </w:rPr>
        <w:t>1</w:t>
      </w:r>
      <w:r>
        <w:fldChar w:fldCharType="end"/>
      </w:r>
      <w:bookmarkEnd w:id="180"/>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50E86545"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EE265D" w:rsidRPr="0098259C">
        <w:t xml:space="preserve">Figure </w:t>
      </w:r>
      <w:r w:rsidR="00EE265D">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w:t>
      </w:r>
      <w:proofErr w:type="gramStart"/>
      <w:r w:rsidRPr="00D35827">
        <w:rPr>
          <w:rStyle w:val="CODE"/>
        </w:rPr>
        <w:t>1,u</w:t>
      </w:r>
      <w:proofErr w:type="gramEnd"/>
      <w:r w:rsidRPr="00D35827">
        <w:rPr>
          <w:rStyle w:val="CODE"/>
        </w:rPr>
        <w:t>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w:t>
      </w:r>
      <w:proofErr w:type="gramStart"/>
      <w:r w:rsidRPr="00D35827">
        <w:rPr>
          <w:rStyle w:val="CODE"/>
        </w:rPr>
        <w:t>1,u</w:t>
      </w:r>
      <w:proofErr w:type="gramEnd"/>
      <w:r w:rsidRPr="00D35827">
        <w:rPr>
          <w:rStyle w:val="CODE"/>
        </w:rPr>
        <w:t>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w:t>
      </w:r>
      <w:proofErr w:type="gramStart"/>
      <w:r w:rsidR="00D35827" w:rsidRPr="00D35827">
        <w:rPr>
          <w:rStyle w:val="CODE"/>
        </w:rPr>
        <w:t>1,u</w:t>
      </w:r>
      <w:proofErr w:type="gramEnd"/>
      <w:r w:rsidR="00D35827" w:rsidRPr="00D35827">
        <w:rPr>
          <w:rStyle w:val="CODE"/>
        </w:rPr>
        <w:t>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proofErr w:type="gramStart"/>
      <w:r w:rsidRPr="00CD6F47">
        <w:rPr>
          <w:rStyle w:val="CODE"/>
        </w:rPr>
        <w:t xml:space="preserve">2 </w:t>
      </w:r>
      <w:r>
        <w:rPr>
          <w:rStyle w:val="CODE"/>
        </w:rPr>
        <w:t>:</w:t>
      </w:r>
      <w:proofErr w:type="gramEnd"/>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proofErr w:type="gramStart"/>
      <w:r w:rsidRPr="00CD6F47">
        <w:rPr>
          <w:rStyle w:val="CODE"/>
        </w:rPr>
        <w:t xml:space="preserve">1 </w:t>
      </w:r>
      <w:r>
        <w:rPr>
          <w:rStyle w:val="CODE"/>
        </w:rPr>
        <w:t>:</w:t>
      </w:r>
      <w:proofErr w:type="gramEnd"/>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y</w:t>
      </w:r>
      <w:proofErr w:type="gramStart"/>
      <w:r w:rsidRPr="00CD6F47">
        <w:rPr>
          <w:rStyle w:val="CODE"/>
        </w:rPr>
        <w:t xml:space="preserve">1 </w:t>
      </w:r>
      <w:r>
        <w:rPr>
          <w:rStyle w:val="CODE"/>
        </w:rPr>
        <w:t>:</w:t>
      </w:r>
      <w:proofErr w:type="gramEnd"/>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y</w:t>
      </w:r>
      <w:proofErr w:type="gramStart"/>
      <w:r w:rsidRPr="00CD6F47">
        <w:rPr>
          <w:rStyle w:val="CODE"/>
        </w:rPr>
        <w:t xml:space="preserve">2 </w:t>
      </w:r>
      <w:r>
        <w:rPr>
          <w:rStyle w:val="CODE"/>
        </w:rPr>
        <w:t>:</w:t>
      </w:r>
      <w:proofErr w:type="gramEnd"/>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w:t>
      </w:r>
      <w:proofErr w:type="gramStart"/>
      <w:r>
        <w:rPr>
          <w:rStyle w:val="CODE"/>
        </w:rPr>
        <w:t>1,</w:t>
      </w:r>
      <w:r w:rsidRPr="00D35827">
        <w:rPr>
          <w:rStyle w:val="CODE"/>
        </w:rPr>
        <w:t>u</w:t>
      </w:r>
      <w:proofErr w:type="gramEnd"/>
      <w:r w:rsidRPr="00D35827">
        <w:rPr>
          <w:rStyle w:val="CODE"/>
        </w:rPr>
        <w:t>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 xml:space="preserve">There are </w:t>
      </w:r>
      <w:proofErr w:type="gramStart"/>
      <w:r>
        <w:rPr>
          <w:i/>
        </w:rPr>
        <w:t>many different ways</w:t>
      </w:r>
      <w:proofErr w:type="gramEnd"/>
      <w:r>
        <w:rPr>
          <w:i/>
        </w:rPr>
        <w:t xml:space="preserve">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00000"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xml:space="preserve">, the Integer part of the time is </w:t>
      </w:r>
      <w:proofErr w:type="gramStart"/>
      <w:r w:rsidR="00AD5F32" w:rsidRPr="004E3553">
        <w:rPr>
          <w:i/>
        </w:rPr>
        <w:t>incremented</w:t>
      </w:r>
      <w:proofErr w:type="gramEnd"/>
      <w:r w:rsidR="00AD5F32" w:rsidRPr="004E3553">
        <w:rPr>
          <w:i/>
        </w:rPr>
        <w:t xml:space="preserve">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w:t>
      </w:r>
      <w:proofErr w:type="gramStart"/>
      <w:r w:rsidRPr="004E3553">
        <w:rPr>
          <w:i/>
          <w:lang w:eastAsia="de-DE"/>
        </w:rPr>
        <w:t>as long as</w:t>
      </w:r>
      <w:proofErr w:type="gramEnd"/>
      <w:r w:rsidRPr="004E3553">
        <w:rPr>
          <w:i/>
          <w:lang w:eastAsia="de-DE"/>
        </w:rPr>
        <w:t xml:space="preserve">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w:t>
      </w:r>
      <w:proofErr w:type="gramStart"/>
      <w:r>
        <w:t>-1;</w:t>
      </w:r>
      <w:proofErr w:type="gramEnd"/>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w:t>
      </w:r>
      <w:proofErr w:type="gramStart"/>
      <w:r w:rsidRPr="00E722AD">
        <w:t>1 :</w:t>
      </w:r>
      <w:proofErr w:type="gramEnd"/>
      <w:r w:rsidRPr="00E722AD">
        <w:t>=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w:t>
      </w:r>
      <w:proofErr w:type="gramStart"/>
      <w:r>
        <w:t>-1;</w:t>
      </w:r>
      <w:proofErr w:type="gramEnd"/>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w:t>
      </w:r>
      <w:proofErr w:type="gramStart"/>
      <w:r>
        <w:rPr>
          <w:i/>
        </w:rPr>
        <w:t>2,..</w:t>
      </w:r>
      <w:proofErr w:type="gramEnd"/>
      <w:r>
        <w:rPr>
          <w:i/>
        </w:rPr>
        <w:t>)</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w:t>
      </w:r>
      <w:proofErr w:type="gramStart"/>
      <w:r w:rsidRPr="00FA3E81">
        <w:rPr>
          <w:i/>
          <w:iCs/>
        </w:rPr>
        <w:t>has to</w:t>
      </w:r>
      <w:proofErr w:type="gramEnd"/>
      <w:r w:rsidRPr="00FA3E81">
        <w:rPr>
          <w:i/>
          <w:iCs/>
        </w:rPr>
        <w:t xml:space="preserve">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w:t>
      </w:r>
      <w:proofErr w:type="gramStart"/>
      <w:r w:rsidRPr="00FA3E81">
        <w:rPr>
          <w:i/>
          <w:iCs/>
        </w:rPr>
        <w:t>FMU</w:t>
      </w:r>
      <w:proofErr w:type="gramEnd"/>
      <w:r w:rsidRPr="00FA3E81">
        <w:rPr>
          <w:i/>
          <w:iCs/>
        </w:rPr>
        <w:t xml:space="preserve">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 xml:space="preserve">are </w:t>
      </w:r>
      <w:proofErr w:type="gramStart"/>
      <w:r w:rsidR="00B9765A">
        <w:t>collected together</w:t>
      </w:r>
      <w:proofErr w:type="gramEnd"/>
      <w:r w:rsidR="00B9765A">
        <w:t xml:space="preserve">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w:t>
      </w:r>
      <w:proofErr w:type="gramStart"/>
      <w:r w:rsidRPr="0098259C">
        <w:t>connected together</w:t>
      </w:r>
      <w:proofErr w:type="gramEnd"/>
      <w:r w:rsidRPr="0098259C">
        <w:t>,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 xml:space="preserve">Continuous integration is stopped at an event instant. An event instant is determined by a time, </w:t>
      </w:r>
      <w:proofErr w:type="gramStart"/>
      <w:r w:rsidRPr="0098259C">
        <w:t>state</w:t>
      </w:r>
      <w:proofErr w:type="gramEnd"/>
      <w:r w:rsidRPr="0098259C">
        <w:t xml:space="preserve"> or step event</w:t>
      </w:r>
      <w:r w:rsidR="00F96EA4">
        <w:t>, or by an external event triggered by the environment</w:t>
      </w:r>
      <w:r w:rsidRPr="0098259C">
        <w:t xml:space="preserve">. </w:t>
      </w:r>
      <w:proofErr w:type="gramStart"/>
      <w:r w:rsidRPr="0098259C">
        <w:t>In order to</w:t>
      </w:r>
      <w:proofErr w:type="gramEnd"/>
      <w:r w:rsidRPr="0098259C">
        <w:t xml:space="preserve">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w:t>
      </w:r>
      <w:proofErr w:type="gramStart"/>
      <w:r w:rsidRPr="0098259C">
        <w:t>in order to</w:t>
      </w:r>
      <w:proofErr w:type="gramEnd"/>
      <w:r w:rsidRPr="0098259C">
        <w:t xml:space="preserve">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w:t>
      </w:r>
      <w:proofErr w:type="gramStart"/>
      <w:r w:rsidR="003A60FD">
        <w:t>taken into account</w:t>
      </w:r>
      <w:proofErr w:type="gramEnd"/>
      <w:r w:rsidR="003A60FD">
        <w:t>).</w:t>
      </w:r>
    </w:p>
    <w:p w14:paraId="5CF34A95" w14:textId="42597F8E"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EE265D">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81" w:name="_Toc55136505"/>
      <w:r w:rsidRPr="0098259C">
        <w:t>FMI Application Programming Interface</w:t>
      </w:r>
      <w:bookmarkEnd w:id="181"/>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82" w:name="_Ref240459819"/>
      <w:bookmarkStart w:id="183" w:name="_Toc240646369"/>
      <w:bookmarkStart w:id="184" w:name="_Toc247884542"/>
      <w:bookmarkStart w:id="185" w:name="_Ref289632501"/>
      <w:bookmarkStart w:id="186" w:name="_Toc55136506"/>
      <w:r w:rsidRPr="0098259C">
        <w:t>Providing Independent Variables and Re-initialization of Caching</w:t>
      </w:r>
      <w:bookmarkEnd w:id="182"/>
      <w:bookmarkEnd w:id="183"/>
      <w:bookmarkEnd w:id="184"/>
      <w:bookmarkEnd w:id="185"/>
      <w:bookmarkEnd w:id="186"/>
    </w:p>
    <w:p w14:paraId="53CC297E" w14:textId="3A069C30" w:rsidR="00990EFE" w:rsidRPr="0098259C" w:rsidRDefault="00990EFE" w:rsidP="00990EFE">
      <w:pPr>
        <w:pStyle w:val="Textkrper"/>
      </w:pPr>
      <w:r w:rsidRPr="0098259C">
        <w:t xml:space="preserve">Depending on the situation, different variables need to be computed. </w:t>
      </w:r>
      <w:proofErr w:type="gramStart"/>
      <w:r w:rsidRPr="0098259C">
        <w:t>In order to</w:t>
      </w:r>
      <w:proofErr w:type="gramEnd"/>
      <w:r w:rsidRPr="0098259C">
        <w:t xml:space="preserve">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w:t>
      </w:r>
      <w:proofErr w:type="gramStart"/>
      <w:r w:rsidRPr="0098259C">
        <w:t>signals precisely</w:t>
      </w:r>
      <w:proofErr w:type="gramEnd"/>
      <w:r w:rsidRPr="0098259C">
        <w:t xml:space="preserve"> a change of the corresponding variables. For this reason, this section contains functions to set the input arguments of the equation evaluation functions. This is unproblematic for time and states, but is more involved for parameters and </w:t>
      </w:r>
      <w:proofErr w:type="gramStart"/>
      <w:r w:rsidRPr="0098259C">
        <w:t>inputs, since</w:t>
      </w:r>
      <w:proofErr w:type="gramEnd"/>
      <w:r w:rsidRPr="0098259C">
        <w:t xml:space="preserv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SetTime</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SetContinuousStates</w:t>
            </w:r>
            <w:r w:rsidR="00990EFE" w:rsidRPr="0098259C">
              <w:rPr>
                <w:rStyle w:val="CODE"/>
                <w:rFonts w:cs="Courier New"/>
              </w:rPr>
              <w:t>(</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59302B2"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w:t>
            </w:r>
            <w:proofErr w:type="gramStart"/>
            <w:r w:rsidRPr="0098259C">
              <w:t>inputs</w:t>
            </w:r>
            <w:proofErr w:type="gramEnd"/>
            <w:r w:rsidRPr="0098259C">
              <w:t xml:space="preserve">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EE265D">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w:t>
      </w:r>
      <w:proofErr w:type="gramStart"/>
      <w:r w:rsidR="00990EFE" w:rsidRPr="00044F2D">
        <w:rPr>
          <w:i/>
        </w:rPr>
        <w:t>in to</w:t>
      </w:r>
      <w:proofErr w:type="gramEnd"/>
      <w:r w:rsidR="00990EFE" w:rsidRPr="00044F2D">
        <w:rPr>
          <w:i/>
        </w:rPr>
        <w:t xml:space="preserve">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187" w:name="_Ref235854743"/>
      <w:bookmarkStart w:id="188" w:name="_Toc240646370"/>
      <w:bookmarkStart w:id="189" w:name="_Toc247884543"/>
      <w:bookmarkStart w:id="190" w:name="_Toc55136507"/>
      <w:r w:rsidRPr="0098259C">
        <w:t>Evaluation of Model Equations</w:t>
      </w:r>
      <w:bookmarkEnd w:id="187"/>
      <w:bookmarkEnd w:id="188"/>
      <w:bookmarkEnd w:id="189"/>
      <w:bookmarkEnd w:id="190"/>
    </w:p>
    <w:p w14:paraId="50BAB7CF" w14:textId="77777777" w:rsidR="005666E8" w:rsidRPr="0098259C" w:rsidRDefault="00990EFE" w:rsidP="001153E0">
      <w:pPr>
        <w:pStyle w:val="Textkrper"/>
        <w:spacing w:after="120"/>
      </w:pPr>
      <w:r w:rsidRPr="0098259C">
        <w:t xml:space="preserve">This section contains the core functions to evaluate the model equations. Before one of these functions can be called, the appropriate functions from the previous section </w:t>
      </w:r>
      <w:proofErr w:type="gramStart"/>
      <w:r w:rsidRPr="0098259C">
        <w:t>have to</w:t>
      </w:r>
      <w:proofErr w:type="gramEnd"/>
      <w:r w:rsidRPr="0098259C">
        <w:t xml:space="preserve">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EnterEventMode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840DE4">
              <w:rPr>
                <w:rStyle w:val="CODE"/>
                <w:rFonts w:cs="Courier New"/>
              </w:rPr>
              <w:t>NewDiscreteStates</w:t>
            </w:r>
            <w:r w:rsidR="005666E8" w:rsidRPr="0098259C">
              <w:rPr>
                <w:rStyle w:val="CODE"/>
                <w:rFonts w:cs="Courier New"/>
              </w:rPr>
              <w:t>(</w:t>
            </w:r>
            <w:proofErr w:type="gramEnd"/>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 xml:space="preserve">typedef </w:t>
            </w:r>
            <w:proofErr w:type="gramStart"/>
            <w:r w:rsidRPr="0098259C">
              <w:rPr>
                <w:rStyle w:val="CODE"/>
                <w:rFonts w:cs="Courier New"/>
                <w:b/>
              </w:rPr>
              <w:t>struct</w:t>
            </w:r>
            <w:r w:rsidRPr="0098259C">
              <w:rPr>
                <w:rStyle w:val="CODE"/>
                <w:rFonts w:cs="Courier New"/>
              </w:rPr>
              <w:t>{</w:t>
            </w:r>
            <w:proofErr w:type="gramEnd"/>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proofErr w:type="gramStart"/>
            <w:r w:rsidRPr="006F760E">
              <w:rPr>
                <w:rStyle w:val="CODE"/>
                <w:rFonts w:cs="Courier New"/>
              </w:rPr>
              <w:t>terminateSimulation</w:t>
            </w:r>
            <w:proofErr w:type="spellEnd"/>
            <w:r w:rsidR="00276F84">
              <w:rPr>
                <w:rStyle w:val="CODE"/>
                <w:rFonts w:cs="Courier New"/>
              </w:rPr>
              <w:t>;</w:t>
            </w:r>
            <w:proofErr w:type="gramEnd"/>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nominalsOfContinuousStatesChanged</w:t>
            </w:r>
            <w:proofErr w:type="spellEnd"/>
            <w:r w:rsidRPr="009E62EC">
              <w:rPr>
                <w:rStyle w:val="CODE"/>
                <w:rFonts w:cs="Courier New"/>
              </w:rPr>
              <w:t>;</w:t>
            </w:r>
            <w:proofErr w:type="gramEnd"/>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Pr="009E62EC">
              <w:rPr>
                <w:rStyle w:val="CODE"/>
                <w:rFonts w:cs="Courier New"/>
              </w:rPr>
              <w:t>valuesOfContinuousStatesChanged</w:t>
            </w:r>
            <w:proofErr w:type="spellEnd"/>
            <w:r w:rsidRPr="009E62EC">
              <w:rPr>
                <w:rStyle w:val="CODE"/>
                <w:rFonts w:cs="Courier New"/>
              </w:rPr>
              <w:t>;</w:t>
            </w:r>
            <w:proofErr w:type="gramEnd"/>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proofErr w:type="gramStart"/>
            <w:r w:rsidR="00762565">
              <w:rPr>
                <w:rStyle w:val="CODE"/>
                <w:rFonts w:cs="Courier New"/>
              </w:rPr>
              <w:t>nextEventTimeDefined</w:t>
            </w:r>
            <w:proofErr w:type="spellEnd"/>
            <w:r w:rsidRPr="009E62EC">
              <w:rPr>
                <w:rStyle w:val="CODE"/>
                <w:rFonts w:cs="Courier New"/>
              </w:rPr>
              <w:t>;</w:t>
            </w:r>
            <w:proofErr w:type="gramEnd"/>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4627CA91" w:rsidR="009A54A7" w:rsidRDefault="00361745" w:rsidP="006E60E6">
            <w:pPr>
              <w:pStyle w:val="Textkrper-Zeileneinzug"/>
              <w:numPr>
                <w:ilvl w:val="0"/>
                <w:numId w:val="55"/>
              </w:numPr>
              <w:jc w:val="left"/>
            </w:pPr>
            <w:ins w:id="191" w:author="Bertsch Christian (CR/ASI3)" w:date="2024-10-16T18:30:00Z">
              <w:r w:rsidRPr="00361745">
                <w:rPr>
                  <w:rPrChange w:id="192" w:author="Bertsch Christian (CR/ASI3)" w:date="2024-10-16T18:30:00Z">
                    <w:rPr>
                      <w:strike/>
                    </w:rPr>
                  </w:rPrChange>
                </w:rPr>
                <w:lastRenderedPageBreak/>
                <w:t>Terminate the simulation</w:t>
              </w:r>
            </w:ins>
            <w:del w:id="193" w:author="Bertsch Christian (CR/ASI3)" w:date="2024-10-16T18:30:00Z">
              <w:r w:rsidR="009A54A7" w:rsidRPr="00361745" w:rsidDel="00361745">
                <w:delText xml:space="preserve">call </w:delText>
              </w:r>
              <w:r w:rsidR="00140C25" w:rsidRPr="00361745" w:rsidDel="00361745">
                <w:rPr>
                  <w:rStyle w:val="CODE"/>
                </w:rPr>
                <w:delText>fmi2</w:delText>
              </w:r>
              <w:r w:rsidR="004100A9" w:rsidRPr="00361745" w:rsidDel="00361745">
                <w:rPr>
                  <w:rStyle w:val="CODE"/>
                </w:rPr>
                <w:delText>Terminate</w:delText>
              </w:r>
            </w:del>
            <w:r w:rsidR="009A54A7">
              <w:t xml:space="preserve">, if </w:t>
            </w:r>
            <w:proofErr w:type="spellStart"/>
            <w:r w:rsidR="009A54A7" w:rsidRPr="00DF3A0D">
              <w:rPr>
                <w:rStyle w:val="CODE"/>
                <w:rFonts w:cs="Courier New"/>
              </w:rPr>
              <w:t>terminateSimulation</w:t>
            </w:r>
            <w:proofErr w:type="spellEnd"/>
            <w:r w:rsidR="009A54A7">
              <w:rPr>
                <w:rStyle w:val="CODE"/>
                <w:rFonts w:cs="Courier New"/>
              </w:rPr>
              <w:t xml:space="preserve"> = </w:t>
            </w:r>
            <w:r w:rsidR="00140C25">
              <w:rPr>
                <w:rStyle w:val="CODE"/>
                <w:rFonts w:cs="Courier New"/>
              </w:rPr>
              <w:t>fmi2</w:t>
            </w:r>
            <w:r w:rsidR="009A54A7">
              <w:rPr>
                <w:rStyle w:val="CODE"/>
                <w:rFonts w:cs="Courier New"/>
              </w:rPr>
              <w:t>True</w:t>
            </w:r>
            <w:r w:rsidR="009A54A7">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3099405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EE265D">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proofErr w:type="gramStart"/>
            <w:r w:rsidRPr="0098259C">
              <w:rPr>
                <w:rStyle w:val="CODE"/>
              </w:rPr>
              <w:t>nextEventTime</w:t>
            </w:r>
            <w:proofErr w:type="spellEnd"/>
            <w:r w:rsidRPr="0098259C">
              <w:t>, and</w:t>
            </w:r>
            <w:proofErr w:type="gramEnd"/>
            <w:r w:rsidRPr="0098259C">
              <w:t xml:space="preserve">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proofErr w:type="gramStart"/>
            <w:r w:rsidR="005666E8">
              <w:rPr>
                <w:rStyle w:val="CODE"/>
                <w:rFonts w:cs="Courier New"/>
              </w:rPr>
              <w:t>EnterContinuousTimeMode</w:t>
            </w:r>
            <w:r w:rsidR="005666E8" w:rsidRPr="0098259C">
              <w:rPr>
                <w:rStyle w:val="CODE"/>
                <w:rFonts w:cs="Courier New"/>
              </w:rPr>
              <w:t>(</w:t>
            </w:r>
            <w:proofErr w:type="gramEnd"/>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w:t>
            </w:r>
            <w:proofErr w:type="gramStart"/>
            <w:r w:rsidRPr="0098259C">
              <w:t>has to</w:t>
            </w:r>
            <w:proofErr w:type="gramEnd"/>
            <w:r w:rsidRPr="0098259C">
              <w:t xml:space="preserve">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proofErr w:type="gramStart"/>
            <w:r w:rsidR="00D8412F" w:rsidRPr="0098259C">
              <w:rPr>
                <w:rStyle w:val="CODE"/>
              </w:rPr>
              <w:t>CompletedIntegratorStep(</w:t>
            </w:r>
            <w:proofErr w:type="gramEnd"/>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proofErr w:type="gramStart"/>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proofErr w:type="gram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w:t>
            </w:r>
            <w:proofErr w:type="gramStart"/>
            <w:r w:rsidRPr="0098259C">
              <w:t>has to</w:t>
            </w:r>
            <w:proofErr w:type="gramEnd"/>
            <w:r w:rsidRPr="0098259C">
              <w:t xml:space="preserve">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w:t>
            </w:r>
            <w:proofErr w:type="gramStart"/>
            <w:r>
              <w:t>has to</w:t>
            </w:r>
            <w:proofErr w:type="gramEnd"/>
            <w:r>
              <w:t xml:space="preserve"> determine the time instant of the sign change that is closest to the previous completed step up to a certain precision (usually a small multiple of the machine epsilon). This is usually performed by an iteration where time is </w:t>
            </w:r>
            <w:proofErr w:type="gramStart"/>
            <w:r>
              <w:t>varied</w:t>
            </w:r>
            <w:proofErr w:type="gramEnd"/>
            <w:r>
              <w:t xml:space="preserve">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w:t>
            </w:r>
            <w:proofErr w:type="gramStart"/>
            <w:r w:rsidRPr="0098259C">
              <w:rPr>
                <w:i/>
              </w:rPr>
              <w:t>has to</w:t>
            </w:r>
            <w:proofErr w:type="gramEnd"/>
            <w:r w:rsidRPr="0098259C">
              <w:rPr>
                <w:i/>
              </w:rPr>
              <w:t xml:space="preserve">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w:t>
            </w:r>
            <w:proofErr w:type="gramStart"/>
            <w:r w:rsidRPr="009943F6">
              <w:rPr>
                <w:i/>
              </w:rPr>
              <w:t>has to</w:t>
            </w:r>
            <w:proofErr w:type="gramEnd"/>
            <w:r w:rsidRPr="009943F6">
              <w:rPr>
                <w:i/>
              </w:rPr>
              <w:t xml:space="preserve">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proofErr w:type="gramStart"/>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94" w:name="OLE_LINK1"/>
            <w:bookmarkStart w:id="195" w:name="OLE_LINK2"/>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bookmarkEnd w:id="194"/>
            <w:bookmarkEnd w:id="195"/>
            <w:proofErr w:type="spellEnd"/>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EventIndicators(</w:t>
            </w:r>
            <w:proofErr w:type="gramEnd"/>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proofErr w:type="gramStart"/>
            <w:r w:rsidRPr="0098259C">
              <w:rPr>
                <w:rStyle w:val="CODE"/>
              </w:rPr>
              <w:t>derivatives[</w:t>
            </w:r>
            <w:proofErr w:type="gramEnd"/>
            <w:r w:rsidRPr="0098259C">
              <w:rPr>
                <w:rStyle w:val="CODE"/>
              </w:rPr>
              <w:t>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proofErr w:type="gramEnd"/>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proofErr w:type="gramStart"/>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proofErr w:type="gramEnd"/>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196" w:name="_Ref235843871"/>
      <w:bookmarkStart w:id="197" w:name="_Toc240646372"/>
      <w:bookmarkStart w:id="198" w:name="_Toc247884545"/>
      <w:bookmarkStart w:id="199" w:name="_Toc55136508"/>
      <w:r w:rsidRPr="0098259C">
        <w:t>State Machine of Calling Sequence</w:t>
      </w:r>
      <w:bookmarkEnd w:id="196"/>
      <w:bookmarkEnd w:id="197"/>
      <w:bookmarkEnd w:id="198"/>
      <w:bookmarkEnd w:id="199"/>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570F3B19" w:rsidR="002D790A" w:rsidRPr="0098259C" w:rsidRDefault="00BD22E5" w:rsidP="00990EFE">
      <w:pPr>
        <w:pStyle w:val="Textkrper"/>
        <w:spacing w:line="240" w:lineRule="auto"/>
        <w:jc w:val="center"/>
      </w:pPr>
      <w:r>
        <w:rPr>
          <w:noProof/>
          <w:lang w:eastAsia="en-US"/>
        </w:rPr>
        <w:drawing>
          <wp:inline distT="0" distB="0" distL="0" distR="0" wp14:anchorId="724667E0" wp14:editId="2587A832">
            <wp:extent cx="6148070" cy="4885690"/>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8070" cy="4885690"/>
                    </a:xfrm>
                    <a:prstGeom prst="rect">
                      <a:avLst/>
                    </a:prstGeom>
                    <a:noFill/>
                    <a:ln>
                      <a:noFill/>
                    </a:ln>
                  </pic:spPr>
                </pic:pic>
              </a:graphicData>
            </a:graphic>
          </wp:inline>
        </w:drawing>
      </w:r>
    </w:p>
    <w:p w14:paraId="2A60BC77" w14:textId="6841B31B" w:rsidR="000D0261" w:rsidRPr="0098259C" w:rsidRDefault="000D0261" w:rsidP="000D0261">
      <w:pPr>
        <w:pStyle w:val="Beschriftung"/>
        <w:rPr>
          <w:b w:val="0"/>
        </w:rPr>
      </w:pPr>
      <w:bookmarkStart w:id="200" w:name="_Ref357865571"/>
      <w:r w:rsidRPr="0098259C">
        <w:t xml:space="preserve">Figure </w:t>
      </w:r>
      <w:r w:rsidRPr="0098259C">
        <w:fldChar w:fldCharType="begin"/>
      </w:r>
      <w:r w:rsidRPr="0098259C">
        <w:instrText xml:space="preserve"> SEQ Figure \* ARABIC </w:instrText>
      </w:r>
      <w:r w:rsidRPr="0098259C">
        <w:fldChar w:fldCharType="separate"/>
      </w:r>
      <w:r w:rsidR="00EE265D">
        <w:rPr>
          <w:noProof/>
        </w:rPr>
        <w:t>6</w:t>
      </w:r>
      <w:r w:rsidRPr="0098259C">
        <w:fldChar w:fldCharType="end"/>
      </w:r>
      <w:bookmarkEnd w:id="200"/>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 xml:space="preserve">alling sequences not accepted by the state chart are not supported by the FMI. The behavior of an FMU is undefined for such a calling sequence. For example, the state chart indicates that when an FMU for </w:t>
      </w:r>
      <w:r>
        <w:lastRenderedPageBreak/>
        <w:t>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60F9F4D0"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EE265D">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proofErr w:type="gramStart"/>
      <w:r w:rsidR="00140C25">
        <w:rPr>
          <w:rStyle w:val="CODE"/>
        </w:rPr>
        <w:t>fmi2</w:t>
      </w:r>
      <w:r w:rsidRPr="00044F2D">
        <w:rPr>
          <w:rStyle w:val="CODE"/>
        </w:rPr>
        <w:t>SetXXX</w:t>
      </w:r>
      <w:proofErr w:type="gramEnd"/>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w:t>
      </w:r>
      <w:r>
        <w:rPr>
          <w:i/>
          <w:lang w:eastAsia="en-US"/>
        </w:rPr>
        <w:lastRenderedPageBreak/>
        <w:t>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w:t>
      </w:r>
      <w:proofErr w:type="gramStart"/>
      <w:r w:rsidRPr="002920AB">
        <w:t>means:</w:t>
      </w:r>
      <w:proofErr w:type="gramEnd"/>
      <w:r w:rsidRPr="002920AB">
        <w:t xml:space="preserve">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proofErr w:type="gramStart"/>
      <w:r w:rsidR="00A6617F">
        <w:t xml:space="preserve">   (</w:t>
      </w:r>
      <w:proofErr w:type="gramEnd"/>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w:t>
      </w:r>
      <w:proofErr w:type="gramStart"/>
      <w:r w:rsidRPr="004E1FAA">
        <w:t>only</w:t>
      </w:r>
      <w:proofErr w:type="gramEnd"/>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01" w:name="_Toc55136509"/>
      <w:r w:rsidRPr="0098259C">
        <w:t>Pseudo</w:t>
      </w:r>
      <w:r w:rsidR="00C34D46">
        <w:t>c</w:t>
      </w:r>
      <w:r w:rsidRPr="0098259C">
        <w:t>ode Example</w:t>
      </w:r>
      <w:bookmarkEnd w:id="201"/>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w:t>
      </w:r>
      <w:proofErr w:type="gramStart"/>
      <w:r w:rsidRPr="0098259C">
        <w:t>in order to</w:t>
      </w:r>
      <w:proofErr w:type="gramEnd"/>
      <w:r w:rsidRPr="0098259C">
        <w:t xml:space="preserve"> clarify the typical calling sequence of the functions in a simulation environment. The example is given in a mix of pseudocode and C, </w:t>
      </w:r>
      <w:proofErr w:type="gramStart"/>
      <w:r w:rsidRPr="0098259C">
        <w:t>in order to</w:t>
      </w:r>
      <w:proofErr w:type="gramEnd"/>
      <w:r w:rsidRPr="0098259C">
        <w:t xml:space="preserve">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 xml:space="preserve">ent iteration </w:t>
      </w:r>
      <w:proofErr w:type="gramStart"/>
      <w:r w:rsidR="003E1D26" w:rsidRPr="0098259C">
        <w:t>has</w:t>
      </w:r>
      <w:proofErr w:type="gramEnd"/>
      <w:r w:rsidR="003E1D26" w:rsidRPr="0098259C">
        <w:t xml:space="preserve">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proofErr w:type="gramStart"/>
            <w:r w:rsidR="00850C66" w:rsidRPr="00D2781E">
              <w:rPr>
                <w:i/>
                <w:sz w:val="19"/>
                <w:szCs w:val="19"/>
                <w:lang w:val="en-US"/>
              </w:rPr>
              <w:t>Instantiate</w:t>
            </w:r>
            <w:r w:rsidRPr="00D2781E">
              <w:rPr>
                <w:i/>
                <w:sz w:val="19"/>
                <w:szCs w:val="19"/>
                <w:lang w:val="en-US"/>
              </w:rPr>
              <w:t>(</w:t>
            </w:r>
            <w:proofErr w:type="gramEnd"/>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xml:space="preserve">= </w:t>
            </w:r>
            <w:proofErr w:type="gramStart"/>
            <w:r w:rsidRPr="00D2781E">
              <w:rPr>
                <w:i/>
                <w:sz w:val="19"/>
                <w:szCs w:val="19"/>
                <w:lang w:val="en-US"/>
              </w:rPr>
              <w:t>0.</w:t>
            </w:r>
            <w:r w:rsidR="00890A63" w:rsidRPr="00D2781E">
              <w:rPr>
                <w:i/>
                <w:sz w:val="19"/>
                <w:szCs w:val="19"/>
                <w:lang w:val="en-US"/>
              </w:rPr>
              <w:t xml:space="preserve">01  </w:t>
            </w:r>
            <w:r w:rsidR="00890A63" w:rsidRPr="00D2781E">
              <w:rPr>
                <w:i/>
                <w:color w:val="008000"/>
                <w:sz w:val="19"/>
                <w:szCs w:val="19"/>
                <w:lang w:val="en-US"/>
              </w:rPr>
              <w:t>/</w:t>
            </w:r>
            <w:proofErr w:type="gramEnd"/>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proofErr w:type="gramStart"/>
            <w:r w:rsidRPr="00D2781E">
              <w:rPr>
                <w:i/>
                <w:sz w:val="19"/>
                <w:szCs w:val="19"/>
                <w:lang w:val="en-US"/>
              </w:rPr>
              <w:t>time  =</w:t>
            </w:r>
            <w:proofErr w:type="gramEnd"/>
            <w:r w:rsidRPr="00D2781E">
              <w:rPr>
                <w:i/>
                <w:sz w:val="19"/>
                <w:szCs w:val="19"/>
                <w:lang w:val="en-US"/>
              </w:rPr>
              <w:t xml:space="preserve">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6BCE4743" w14:textId="3F7778F6" w:rsidR="00137EA0" w:rsidRPr="00D92E3F" w:rsidRDefault="00137EA0" w:rsidP="00990EFE">
            <w:pPr>
              <w:pStyle w:val="HTMLVorformatiert"/>
              <w:rPr>
                <w:i/>
                <w:sz w:val="19"/>
                <w:szCs w:val="19"/>
                <w:lang w:val="en-US"/>
              </w:rPr>
            </w:pPr>
            <w:r w:rsidRPr="00D92E3F">
              <w:rPr>
                <w:i/>
                <w:color w:val="008000"/>
                <w:sz w:val="19"/>
                <w:szCs w:val="19"/>
                <w:lang w:val="en-US"/>
              </w:rPr>
              <w:t>// set variable start values (of "</w:t>
            </w:r>
            <w:proofErr w:type="spellStart"/>
            <w:r w:rsidRPr="00D92E3F">
              <w:rPr>
                <w:i/>
                <w:color w:val="008000"/>
                <w:sz w:val="19"/>
                <w:szCs w:val="19"/>
                <w:lang w:val="en-US"/>
              </w:rPr>
              <w:t>ScalarVariable</w:t>
            </w:r>
            <w:proofErr w:type="spellEnd"/>
            <w:r w:rsidRPr="00D92E3F">
              <w:rPr>
                <w:i/>
                <w:color w:val="008000"/>
                <w:sz w:val="19"/>
                <w:szCs w:val="19"/>
                <w:lang w:val="en-US"/>
              </w:rPr>
              <w:t xml:space="preserve"> / &lt;type&gt; / start")</w:t>
            </w:r>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w:t>
            </w:r>
            <w:proofErr w:type="gramStart"/>
            <w:r w:rsidRPr="00D2781E">
              <w:rPr>
                <w:i/>
                <w:sz w:val="19"/>
                <w:szCs w:val="19"/>
                <w:lang w:val="en-US"/>
              </w:rPr>
              <w:t>String(</w:t>
            </w:r>
            <w:proofErr w:type="gramEnd"/>
            <w:r w:rsidRPr="00D2781E">
              <w:rPr>
                <w:i/>
                <w:sz w:val="19"/>
                <w:szCs w:val="19"/>
                <w:lang w:val="en-US"/>
              </w:rPr>
              <w:t>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proofErr w:type="gramStart"/>
            <w:r w:rsidRPr="00D2781E">
              <w:rPr>
                <w:i/>
                <w:sz w:val="19"/>
                <w:szCs w:val="19"/>
                <w:lang w:val="en-US"/>
              </w:rPr>
              <w:t>SetupExperiment(</w:t>
            </w:r>
            <w:proofErr w:type="gramEnd"/>
            <w:r w:rsidRPr="00D2781E">
              <w:rPr>
                <w:i/>
                <w:sz w:val="19"/>
                <w:szCs w:val="19"/>
                <w:lang w:val="en-US"/>
              </w:rPr>
              <w: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41CDA6C1" w:rsidR="00990EF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09831D19" w14:textId="61CD781A" w:rsidR="00137EA0" w:rsidRDefault="00137EA0" w:rsidP="00990EFE">
            <w:pPr>
              <w:pStyle w:val="HTMLVorformatiert"/>
              <w:rPr>
                <w:i/>
                <w:sz w:val="19"/>
                <w:szCs w:val="19"/>
                <w:lang w:val="en-US"/>
              </w:rPr>
            </w:pPr>
          </w:p>
          <w:p w14:paraId="46746F07" w14:textId="77777777" w:rsidR="00137EA0" w:rsidRPr="00D92E3F" w:rsidRDefault="00137EA0" w:rsidP="00137EA0">
            <w:pPr>
              <w:pStyle w:val="HTMLVorformatiert"/>
              <w:rPr>
                <w:i/>
                <w:color w:val="008000"/>
                <w:sz w:val="19"/>
                <w:szCs w:val="19"/>
                <w:lang w:val="en-US"/>
              </w:rPr>
            </w:pPr>
            <w:r w:rsidRPr="00D92E3F">
              <w:rPr>
                <w:i/>
                <w:color w:val="008000"/>
                <w:sz w:val="19"/>
                <w:szCs w:val="19"/>
                <w:lang w:val="en-US"/>
              </w:rPr>
              <w:t xml:space="preserve">// set the input start values at time = </w:t>
            </w:r>
            <w:proofErr w:type="spellStart"/>
            <w:r w:rsidRPr="00D92E3F">
              <w:rPr>
                <w:i/>
                <w:color w:val="008000"/>
                <w:sz w:val="19"/>
                <w:szCs w:val="19"/>
                <w:lang w:val="en-US"/>
              </w:rPr>
              <w:t>Tstart</w:t>
            </w:r>
            <w:proofErr w:type="spellEnd"/>
          </w:p>
          <w:p w14:paraId="228567EC" w14:textId="7BD44A76" w:rsidR="00137EA0" w:rsidRDefault="00137EA0" w:rsidP="00137EA0">
            <w:pPr>
              <w:pStyle w:val="HTMLVorformatiert"/>
              <w:rPr>
                <w:i/>
                <w:sz w:val="19"/>
                <w:szCs w:val="19"/>
                <w:lang w:val="en-US"/>
              </w:rPr>
            </w:pPr>
            <w:r w:rsidRPr="00137EA0">
              <w:rPr>
                <w:i/>
                <w:sz w:val="19"/>
                <w:szCs w:val="19"/>
                <w:lang w:val="en-US"/>
              </w:rPr>
              <w:t>M_fmi2SetReal/Integer/Boolean/</w:t>
            </w:r>
            <w:proofErr w:type="gramStart"/>
            <w:r w:rsidRPr="00137EA0">
              <w:rPr>
                <w:i/>
                <w:sz w:val="19"/>
                <w:szCs w:val="19"/>
                <w:lang w:val="en-US"/>
              </w:rPr>
              <w:t>String(</w:t>
            </w:r>
            <w:proofErr w:type="gramEnd"/>
            <w:r w:rsidRPr="00137EA0">
              <w:rPr>
                <w:i/>
                <w:sz w:val="19"/>
                <w:szCs w:val="19"/>
                <w:lang w:val="en-US"/>
              </w:rPr>
              <w:t>m, ...)</w:t>
            </w:r>
          </w:p>
          <w:p w14:paraId="4814D21D" w14:textId="77777777" w:rsidR="00137EA0" w:rsidRPr="00D2781E" w:rsidRDefault="00137EA0" w:rsidP="00990EFE">
            <w:pPr>
              <w:pStyle w:val="HTMLVorformatiert"/>
              <w:rPr>
                <w:i/>
                <w:sz w:val="19"/>
                <w:szCs w:val="19"/>
                <w:lang w:val="en-US"/>
              </w:rPr>
            </w:pP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lastRenderedPageBreak/>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w:t>
            </w:r>
            <w:proofErr w:type="gramStart"/>
            <w:r w:rsidRPr="00D2781E">
              <w:rPr>
                <w:i/>
                <w:sz w:val="19"/>
                <w:szCs w:val="19"/>
                <w:lang w:val="en-US"/>
              </w:rPr>
              <w:t>fmi2True;</w:t>
            </w:r>
            <w:proofErr w:type="gramEnd"/>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w:t>
            </w:r>
            <w:proofErr w:type="gramStart"/>
            <w:r w:rsidRPr="00D2781E">
              <w:rPr>
                <w:i/>
                <w:sz w:val="19"/>
                <w:szCs w:val="19"/>
                <w:lang w:val="en-US"/>
              </w:rPr>
              <w:t>fmi2False;</w:t>
            </w:r>
            <w:proofErr w:type="gramEnd"/>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w:t>
            </w:r>
            <w:proofErr w:type="gramStart"/>
            <w:r w:rsidRPr="00D2781E">
              <w:rPr>
                <w:i/>
                <w:sz w:val="19"/>
                <w:szCs w:val="19"/>
                <w:lang w:val="en-US"/>
              </w:rPr>
              <w:t>String(</w:t>
            </w:r>
            <w:proofErr w:type="gramEnd"/>
            <w:r w:rsidRPr="00D2781E">
              <w:rPr>
                <w:i/>
                <w:sz w:val="19"/>
                <w:szCs w:val="19"/>
                <w:lang w:val="en-US"/>
              </w:rPr>
              <w:t>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NewDiscreteStates(</w:t>
            </w:r>
            <w:proofErr w:type="gramEnd"/>
            <w:r w:rsidRPr="00D2781E">
              <w:rPr>
                <w:i/>
                <w:sz w:val="19"/>
                <w:szCs w:val="19"/>
                <w:lang w:val="en-US"/>
              </w:rPr>
              <w:t>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valuesOfContinuousStatesChanged</w:t>
            </w:r>
            <w:proofErr w:type="spellEnd"/>
            <w:r w:rsidRPr="00D2781E">
              <w:rPr>
                <w:i/>
                <w:sz w:val="19"/>
                <w:szCs w:val="19"/>
                <w:lang w:val="en-US"/>
              </w:rPr>
              <w:t>;</w:t>
            </w:r>
            <w:proofErr w:type="gramEnd"/>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w:t>
            </w:r>
            <w:proofErr w:type="gramStart"/>
            <w:r w:rsidRPr="00D2781E">
              <w:rPr>
                <w:i/>
                <w:sz w:val="19"/>
                <w:szCs w:val="19"/>
                <w:lang w:val="en-US"/>
              </w:rPr>
              <w:t>nominalsOfContinuousStatesChanged</w:t>
            </w:r>
            <w:proofErr w:type="spellEnd"/>
            <w:r w:rsidRPr="00D2781E">
              <w:rPr>
                <w:i/>
                <w:sz w:val="19"/>
                <w:szCs w:val="19"/>
                <w:lang w:val="en-US"/>
              </w:rPr>
              <w:t>;</w:t>
            </w:r>
            <w:proofErr w:type="gramEnd"/>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while</w:t>
            </w:r>
            <w:proofErr w:type="gramEnd"/>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w:t>
            </w:r>
            <w:proofErr w:type="gramStart"/>
            <w:r w:rsidRPr="00D2781E">
              <w:rPr>
                <w:i/>
                <w:sz w:val="19"/>
                <w:szCs w:val="19"/>
                <w:lang w:val="en-US"/>
              </w:rPr>
              <w:t>String(</w:t>
            </w:r>
            <w:proofErr w:type="gramEnd"/>
            <w:r w:rsidRPr="00D2781E">
              <w:rPr>
                <w:i/>
                <w:sz w:val="19"/>
                <w:szCs w:val="19"/>
                <w:lang w:val="en-US"/>
              </w:rPr>
              <w:t>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GetNominalsOfContinuousStates(</w:t>
            </w:r>
            <w:proofErr w:type="gramEnd"/>
            <w:r w:rsidRPr="00D2781E">
              <w:rPr>
                <w:i/>
                <w:sz w:val="19"/>
                <w:szCs w:val="19"/>
                <w:lang w:val="en-US"/>
              </w:rPr>
              <w:t xml:space="preserve">m, </w:t>
            </w:r>
            <w:proofErr w:type="spellStart"/>
            <w:r w:rsidRPr="00D2781E">
              <w:rPr>
                <w:i/>
                <w:sz w:val="19"/>
                <w:szCs w:val="19"/>
                <w:lang w:val="en-US"/>
              </w:rPr>
              <w:t>x_nominal</w:t>
            </w:r>
            <w:proofErr w:type="spellEnd"/>
            <w:r w:rsidRPr="00D2781E">
              <w:rPr>
                <w:i/>
                <w:sz w:val="19"/>
                <w:szCs w:val="19"/>
                <w:lang w:val="en-US"/>
              </w:rPr>
              <w:t>, nx)</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proofErr w:type="gramStart"/>
            <w:r w:rsidRPr="00D2781E">
              <w:rPr>
                <w:i/>
                <w:sz w:val="19"/>
                <w:szCs w:val="19"/>
                <w:lang w:val="en-US"/>
              </w:rPr>
              <w:t>min(</w:t>
            </w:r>
            <w:proofErr w:type="spellStart"/>
            <w:proofErr w:type="gramEnd"/>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w:t>
            </w:r>
            <w:proofErr w:type="gramStart"/>
            <w:r w:rsidRPr="00D2781E">
              <w:rPr>
                <w:i/>
                <w:sz w:val="19"/>
                <w:szCs w:val="19"/>
                <w:lang w:val="en-US"/>
              </w:rPr>
              <w:t>if</w:t>
            </w:r>
            <w:proofErr w:type="gramEnd"/>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M_fmi2</w:t>
            </w:r>
            <w:proofErr w:type="gramStart"/>
            <w:r w:rsidRPr="00D2781E">
              <w:rPr>
                <w:i/>
                <w:sz w:val="19"/>
                <w:szCs w:val="19"/>
              </w:rPr>
              <w:t>GetDerivatives(</w:t>
            </w:r>
            <w:proofErr w:type="gramEnd"/>
            <w:r w:rsidRPr="00D2781E">
              <w:rPr>
                <w:i/>
                <w:sz w:val="19"/>
                <w:szCs w:val="19"/>
              </w:rPr>
              <w:t xml:space="preserve">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w:t>
            </w:r>
            <w:proofErr w:type="gramStart"/>
            <w:r w:rsidRPr="00D2781E">
              <w:rPr>
                <w:i/>
                <w:sz w:val="19"/>
                <w:szCs w:val="19"/>
                <w:lang w:val="en-US"/>
              </w:rPr>
              <w:t>min(</w:t>
            </w:r>
            <w:proofErr w:type="gramEnd"/>
            <w:r w:rsidRPr="00D2781E">
              <w:rPr>
                <w:i/>
                <w:sz w:val="19"/>
                <w:szCs w:val="19"/>
                <w:lang w:val="en-US"/>
              </w:rPr>
              <w:t xml:space="preserve">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SetTime(</w:t>
            </w:r>
            <w:proofErr w:type="gramEnd"/>
            <w:r w:rsidRPr="00D2781E">
              <w:rPr>
                <w:i/>
                <w:sz w:val="19"/>
                <w:szCs w:val="19"/>
                <w:lang w:val="en-US"/>
              </w:rPr>
              <w:t>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SetReal(</w:t>
            </w:r>
            <w:proofErr w:type="gramEnd"/>
            <w:r w:rsidRPr="00D2781E">
              <w:rPr>
                <w:i/>
                <w:sz w:val="19"/>
                <w:szCs w:val="19"/>
                <w:lang w:val="en-US"/>
              </w:rPr>
              <w:t>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M_fmi2</w:t>
            </w:r>
            <w:proofErr w:type="gramStart"/>
            <w:r w:rsidRPr="00D2781E">
              <w:rPr>
                <w:i/>
                <w:sz w:val="19"/>
                <w:szCs w:val="19"/>
                <w:lang w:val="en-US"/>
              </w:rPr>
              <w:t>SetContinuousStates(</w:t>
            </w:r>
            <w:proofErr w:type="gramEnd"/>
            <w:r w:rsidRPr="00D2781E">
              <w:rPr>
                <w:i/>
                <w:sz w:val="19"/>
                <w:szCs w:val="19"/>
                <w:lang w:val="en-US"/>
              </w:rPr>
              <w:t xml:space="preserve">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GetEventIndicators(</w:t>
            </w:r>
            <w:proofErr w:type="gramEnd"/>
            <w:r w:rsidRPr="00D2781E">
              <w:rPr>
                <w:i/>
                <w:sz w:val="19"/>
                <w:szCs w:val="19"/>
                <w:lang w:val="en-US"/>
              </w:rPr>
              <w:t xml:space="preserve">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xml:space="preserve">// </w:t>
            </w:r>
            <w:proofErr w:type="gramStart"/>
            <w:r w:rsidRPr="00D2781E">
              <w:rPr>
                <w:i/>
                <w:color w:val="008000"/>
                <w:sz w:val="19"/>
                <w:szCs w:val="19"/>
                <w:lang w:val="en-US"/>
              </w:rPr>
              <w:t>detect  events</w:t>
            </w:r>
            <w:proofErr w:type="gramEnd"/>
            <w:r w:rsidRPr="00D2781E">
              <w:rPr>
                <w:i/>
                <w:color w:val="008000"/>
                <w:sz w:val="19"/>
                <w:szCs w:val="19"/>
                <w:lang w:val="en-US"/>
              </w:rPr>
              <w:t>,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w:t>
            </w:r>
            <w:proofErr w:type="gramStart"/>
            <w:r w:rsidRPr="00D2781E">
              <w:rPr>
                <w:i/>
                <w:sz w:val="19"/>
                <w:szCs w:val="19"/>
                <w:lang w:val="en-US"/>
              </w:rPr>
              <w:t>z</w:t>
            </w:r>
            <w:proofErr w:type="spellEnd"/>
            <w:r w:rsidRPr="00D2781E">
              <w:rPr>
                <w:i/>
                <w:sz w:val="19"/>
                <w:szCs w:val="19"/>
                <w:lang w:val="en-US"/>
              </w:rPr>
              <w:t xml:space="preserve"> !</w:t>
            </w:r>
            <w:proofErr w:type="gramEnd"/>
            <w:r w:rsidRPr="00D2781E">
              <w:rPr>
                <w:i/>
                <w:sz w:val="19"/>
                <w:szCs w:val="19"/>
                <w:lang w:val="en-US"/>
              </w:rPr>
              <w:t xml:space="preserve">=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CompletedIntegratorStep(</w:t>
            </w:r>
            <w:proofErr w:type="gramEnd"/>
            <w:r w:rsidRPr="00D2781E">
              <w:rPr>
                <w:i/>
                <w:sz w:val="19"/>
                <w:szCs w:val="19"/>
                <w:lang w:val="en-US"/>
              </w:rPr>
              <w:t>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w:t>
            </w:r>
            <w:proofErr w:type="gramStart"/>
            <w:r w:rsidRPr="00D2781E">
              <w:rPr>
                <w:i/>
                <w:sz w:val="19"/>
                <w:szCs w:val="19"/>
                <w:lang w:val="en-US"/>
              </w:rPr>
              <w:t>GetReal(</w:t>
            </w:r>
            <w:proofErr w:type="gramEnd"/>
            <w:r w:rsidRPr="00D2781E">
              <w:rPr>
                <w:i/>
                <w:sz w:val="19"/>
                <w:szCs w:val="19"/>
                <w:lang w:val="en-US"/>
              </w:rPr>
              <w:t>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w:t>
            </w:r>
            <w:proofErr w:type="gramStart"/>
            <w:r w:rsidRPr="00D2781E">
              <w:rPr>
                <w:i/>
                <w:sz w:val="19"/>
                <w:szCs w:val="19"/>
                <w:lang w:val="en-US"/>
              </w:rPr>
              <w:t>String(</w:t>
            </w:r>
            <w:proofErr w:type="gramEnd"/>
            <w:r w:rsidRPr="00D2781E">
              <w:rPr>
                <w:i/>
                <w:sz w:val="19"/>
                <w:szCs w:val="19"/>
                <w:lang w:val="en-US"/>
              </w:rPr>
              <w:t>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proofErr w:type="gramStart"/>
      <w:r w:rsidR="009236DE" w:rsidRPr="0098259C">
        <w:rPr>
          <w:noProof w:val="0"/>
        </w:rPr>
        <w:t>Get</w:t>
      </w:r>
      <w:r w:rsidRPr="0098259C">
        <w:rPr>
          <w:noProof w:val="0"/>
        </w:rPr>
        <w:t>Derivatives(</w:t>
      </w:r>
      <w:proofErr w:type="gramEnd"/>
      <w:r w:rsidRPr="0098259C">
        <w:rPr>
          <w:noProof w:val="0"/>
        </w:rPr>
        <w:t xml:space="preserve">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w:t>
      </w:r>
      <w:proofErr w:type="gramStart"/>
      <w:r w:rsidRPr="0098259C">
        <w:rPr>
          <w:noProof w:val="0"/>
        </w:rPr>
        <w:t>( status</w:t>
      </w:r>
      <w:proofErr w:type="gramEnd"/>
      <w:r w:rsidRPr="0098259C">
        <w:rPr>
          <w:noProof w:val="0"/>
        </w:rPr>
        <w:t xml:space="preserve">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Error  :</w:t>
      </w:r>
      <w:proofErr w:type="gramEnd"/>
      <w:r w:rsidRPr="0098259C">
        <w:rPr>
          <w:noProof w:val="0"/>
        </w:rPr>
        <w:t xml:space="preserve">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proofErr w:type="gramStart"/>
      <w:r w:rsidRPr="0098259C">
        <w:rPr>
          <w:noProof w:val="0"/>
        </w:rPr>
        <w:t>Fatal  :</w:t>
      </w:r>
      <w:proofErr w:type="gramEnd"/>
      <w:r w:rsidRPr="0098259C">
        <w:rPr>
          <w:noProof w:val="0"/>
        </w:rPr>
        <w:t xml:space="preserve">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02" w:name="_Toc55136510"/>
      <w:r w:rsidRPr="0098259C">
        <w:t>FMI Description Schema</w:t>
      </w:r>
      <w:bookmarkEnd w:id="202"/>
    </w:p>
    <w:p w14:paraId="5A4B735D" w14:textId="3F280477"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03" w:name="_Ref290828041"/>
      <w:r>
        <w:br w:type="page"/>
      </w:r>
    </w:p>
    <w:p w14:paraId="1B958BD5" w14:textId="241269E7" w:rsidR="000B7BEF" w:rsidRPr="0098259C" w:rsidRDefault="000B7BEF" w:rsidP="000B7BEF">
      <w:pPr>
        <w:pStyle w:val="berschrift3"/>
      </w:pPr>
      <w:bookmarkStart w:id="204" w:name="_Ref20220416"/>
      <w:bookmarkStart w:id="205" w:name="_Ref20232891"/>
      <w:bookmarkStart w:id="206" w:name="_Ref20232913"/>
      <w:bookmarkStart w:id="207"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03"/>
      <w:bookmarkEnd w:id="204"/>
      <w:bookmarkEnd w:id="205"/>
      <w:bookmarkEnd w:id="206"/>
      <w:bookmarkEnd w:id="207"/>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20EA3713"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EE265D">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D39C12F"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EE265D">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w:t>
            </w:r>
            <w:proofErr w:type="gramStart"/>
            <w:r w:rsidRPr="0098259C">
              <w:t>instantiation</w:t>
            </w:r>
            <w:proofErr w:type="gramEnd"/>
            <w:r w:rsidRPr="0098259C">
              <w:t xml:space="preserve">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08" w:name="_Ref304972608"/>
      <w:bookmarkStart w:id="209" w:name="_Toc55136512"/>
      <w:r w:rsidRPr="0098259C">
        <w:t>Example</w:t>
      </w:r>
      <w:r w:rsidR="004330D4" w:rsidRPr="0098259C">
        <w:t xml:space="preserve"> </w:t>
      </w:r>
      <w:r w:rsidR="00374F39" w:rsidRPr="0098259C">
        <w:t>XML</w:t>
      </w:r>
      <w:r w:rsidR="004330D4" w:rsidRPr="0098259C">
        <w:t xml:space="preserve"> Description File</w:t>
      </w:r>
      <w:bookmarkEnd w:id="208"/>
      <w:bookmarkEnd w:id="209"/>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w:t>
      </w:r>
      <w:proofErr w:type="gramStart"/>
      <w:r w:rsidR="009C1E42">
        <w:rPr>
          <w:noProof w:val="0"/>
        </w:rPr>
        <w:t>x[</w:t>
      </w:r>
      <w:proofErr w:type="gramEnd"/>
      <w:r w:rsidR="009C1E42">
        <w:rPr>
          <w:noProof w:val="0"/>
        </w:rPr>
        <w:t>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proofErr w:type="gramStart"/>
      <w:r w:rsidR="00133CD9">
        <w:rPr>
          <w:noProof w:val="0"/>
        </w:rPr>
        <w:t>&lt;!--</w:t>
      </w:r>
      <w:proofErr w:type="gramEnd"/>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w:t>
      </w:r>
      <w:proofErr w:type="gramStart"/>
      <w:r w:rsidR="009C1E42">
        <w:rPr>
          <w:noProof w:val="0"/>
        </w:rPr>
        <w:t>x[</w:t>
      </w:r>
      <w:proofErr w:type="gramEnd"/>
      <w:r w:rsidR="009C1E42">
        <w:rPr>
          <w:noProof w:val="0"/>
        </w:rPr>
        <w:t>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w:t>
      </w:r>
      <w:proofErr w:type="gramStart"/>
      <w:r w:rsidRPr="0098259C">
        <w:rPr>
          <w:noProof w:val="0"/>
        </w:rPr>
        <w:t>x[</w:t>
      </w:r>
      <w:proofErr w:type="gramEnd"/>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proofErr w:type="gramStart"/>
      <w:r w:rsidR="00133CD9">
        <w:rPr>
          <w:noProof w:val="0"/>
        </w:rPr>
        <w:t>&lt;!--</w:t>
      </w:r>
      <w:proofErr w:type="gramEnd"/>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10" w:name="_Ref289417790"/>
      <w:bookmarkStart w:id="211" w:name="_Ref289418154"/>
      <w:bookmarkStart w:id="212" w:name="_Toc55136513"/>
      <w:r w:rsidRPr="0098259C">
        <w:lastRenderedPageBreak/>
        <w:t>FMI for Co</w:t>
      </w:r>
      <w:r w:rsidRPr="0098259C">
        <w:noBreakHyphen/>
        <w:t>Simulation</w:t>
      </w:r>
      <w:bookmarkEnd w:id="210"/>
      <w:bookmarkEnd w:id="211"/>
      <w:bookmarkEnd w:id="212"/>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1711AE86"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EE265D" w:rsidRPr="0098259C">
        <w:t xml:space="preserve">Figure </w:t>
      </w:r>
      <w:r w:rsidR="00EE265D">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EE265D" w:rsidRPr="0098259C">
        <w:t xml:space="preserve">Figure </w:t>
      </w:r>
      <w:r w:rsidR="00EE265D">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EE265D" w:rsidRPr="0098259C">
        <w:t xml:space="preserve">Figure </w:t>
      </w:r>
      <w:r w:rsidR="00EE265D">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48C7BF3C" w:rsidR="005C3BD2" w:rsidRPr="0098259C" w:rsidRDefault="005C3BD2" w:rsidP="005C3BD2">
      <w:pPr>
        <w:pStyle w:val="Beschriftung"/>
        <w:rPr>
          <w:b w:val="0"/>
        </w:rPr>
      </w:pPr>
      <w:bookmarkStart w:id="213" w:name="_Ref298336800"/>
      <w:r w:rsidRPr="0098259C">
        <w:t xml:space="preserve">Figure </w:t>
      </w:r>
      <w:r w:rsidRPr="0098259C">
        <w:fldChar w:fldCharType="begin"/>
      </w:r>
      <w:r w:rsidRPr="0098259C">
        <w:instrText xml:space="preserve"> SEQ Figure \* ARABIC </w:instrText>
      </w:r>
      <w:r w:rsidRPr="0098259C">
        <w:fldChar w:fldCharType="separate"/>
      </w:r>
      <w:r w:rsidR="00EE265D">
        <w:rPr>
          <w:noProof/>
        </w:rPr>
        <w:t>7</w:t>
      </w:r>
      <w:r w:rsidRPr="0098259C">
        <w:fldChar w:fldCharType="end"/>
      </w:r>
      <w:bookmarkEnd w:id="213"/>
      <w:r w:rsidRPr="0098259C">
        <w:t>:</w:t>
      </w:r>
      <w:r w:rsidRPr="0098259C">
        <w:rPr>
          <w:b w:val="0"/>
        </w:rPr>
        <w:t xml:space="preserve"> Co-simulation with generated code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4C16DE0E" w:rsidR="005C3BD2" w:rsidRPr="0098259C" w:rsidRDefault="005C3BD2" w:rsidP="005C3BD2">
      <w:pPr>
        <w:pStyle w:val="Beschriftung"/>
        <w:rPr>
          <w:b w:val="0"/>
        </w:rPr>
      </w:pPr>
      <w:bookmarkStart w:id="214" w:name="_Ref298337106"/>
      <w:r w:rsidRPr="0098259C">
        <w:t xml:space="preserve">Figure </w:t>
      </w:r>
      <w:r w:rsidRPr="0098259C">
        <w:fldChar w:fldCharType="begin"/>
      </w:r>
      <w:r w:rsidRPr="0098259C">
        <w:instrText xml:space="preserve"> SEQ Figure \* ARABIC </w:instrText>
      </w:r>
      <w:r w:rsidRPr="0098259C">
        <w:fldChar w:fldCharType="separate"/>
      </w:r>
      <w:r w:rsidR="00EE265D">
        <w:rPr>
          <w:noProof/>
        </w:rPr>
        <w:t>8</w:t>
      </w:r>
      <w:r w:rsidRPr="0098259C">
        <w:fldChar w:fldCharType="end"/>
      </w:r>
      <w:bookmarkEnd w:id="214"/>
      <w:r w:rsidRPr="0098259C">
        <w:t>:</w:t>
      </w:r>
      <w:r w:rsidRPr="0098259C">
        <w:rPr>
          <w:b w:val="0"/>
        </w:rPr>
        <w:t xml:space="preserve"> Co-simulation with tool coupling on a single computer</w:t>
      </w:r>
      <w:r w:rsidR="00F425F2" w:rsidRPr="0098259C">
        <w:rPr>
          <w:b w:val="0"/>
        </w:rPr>
        <w:br/>
        <w:t xml:space="preserve">              </w:t>
      </w:r>
      <w:proofErr w:type="gramStart"/>
      <w:r w:rsidR="00F425F2" w:rsidRPr="0098259C">
        <w:rPr>
          <w:b w:val="0"/>
        </w:rPr>
        <w:t xml:space="preserve">   (</w:t>
      </w:r>
      <w:proofErr w:type="gramEnd"/>
      <w:r w:rsidR="00F425F2" w:rsidRPr="0098259C">
        <w:rPr>
          <w:b w:val="0"/>
        </w:rPr>
        <w:t>for simplicity shown for one slave only).</w:t>
      </w:r>
    </w:p>
    <w:p w14:paraId="2690075F" w14:textId="77777777" w:rsidR="005C3BD2" w:rsidRPr="0098259C" w:rsidRDefault="005C3BD2" w:rsidP="005C3BD2">
      <w:pPr>
        <w:rPr>
          <w:lang w:eastAsia="en-US"/>
        </w:rPr>
      </w:pPr>
      <w:r w:rsidRPr="0098259C">
        <w:rPr>
          <w:lang w:eastAsia="en-US"/>
        </w:rPr>
        <w:t xml:space="preserve">In the tool coupling </w:t>
      </w:r>
      <w:proofErr w:type="gramStart"/>
      <w:r w:rsidRPr="0098259C">
        <w:rPr>
          <w:lang w:eastAsia="en-US"/>
        </w:rPr>
        <w:t>case</w:t>
      </w:r>
      <w:proofErr w:type="gramEnd"/>
      <w:r w:rsidRPr="0098259C">
        <w:rPr>
          <w:lang w:eastAsia="en-US"/>
        </w:rPr>
        <w:t xml:space="preserve"> the FMU implementation wraps the FMI function calls to API calls which are provided by the simulation tool (</w:t>
      </w:r>
      <w:r w:rsidR="000061EF" w:rsidRPr="0098259C">
        <w:rPr>
          <w:lang w:eastAsia="en-US"/>
        </w:rPr>
        <w:t xml:space="preserve">for example </w:t>
      </w:r>
      <w:r w:rsidRPr="0098259C">
        <w:rPr>
          <w:lang w:eastAsia="en-US"/>
        </w:rPr>
        <w:t xml:space="preserve">a COM or CORBA API). </w:t>
      </w:r>
      <w:proofErr w:type="gramStart"/>
      <w:r w:rsidRPr="0098259C">
        <w:rPr>
          <w:lang w:eastAsia="en-US"/>
        </w:rPr>
        <w:t>Additionally</w:t>
      </w:r>
      <w:proofErr w:type="gramEnd"/>
      <w:r w:rsidRPr="0098259C">
        <w:rPr>
          <w:lang w:eastAsia="en-US"/>
        </w:rPr>
        <w:t xml:space="preserve"> to the FMU the simulation tool is needed to run a co-simulation.</w:t>
      </w:r>
    </w:p>
    <w:p w14:paraId="7E778F84" w14:textId="4EBE44D1"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EE265D" w:rsidRPr="0098259C">
        <w:t xml:space="preserve">Figure </w:t>
      </w:r>
      <w:r w:rsidR="00EE265D">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224D9DB" w:rsidR="005C3BD2" w:rsidRPr="0098259C" w:rsidRDefault="005C3BD2" w:rsidP="005C3BD2">
      <w:pPr>
        <w:pStyle w:val="Beschriftung"/>
        <w:rPr>
          <w:b w:val="0"/>
        </w:rPr>
      </w:pPr>
      <w:bookmarkStart w:id="215" w:name="_Ref304289289"/>
      <w:r w:rsidRPr="0098259C">
        <w:t xml:space="preserve">Figure </w:t>
      </w:r>
      <w:r w:rsidRPr="0098259C">
        <w:fldChar w:fldCharType="begin"/>
      </w:r>
      <w:r w:rsidRPr="0098259C">
        <w:instrText xml:space="preserve"> SEQ Figure \* ARABIC </w:instrText>
      </w:r>
      <w:r w:rsidRPr="0098259C">
        <w:fldChar w:fldCharType="separate"/>
      </w:r>
      <w:r w:rsidR="00EE265D">
        <w:rPr>
          <w:noProof/>
        </w:rPr>
        <w:t>9</w:t>
      </w:r>
      <w:r w:rsidRPr="0098259C">
        <w:fldChar w:fldCharType="end"/>
      </w:r>
      <w:bookmarkEnd w:id="215"/>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 xml:space="preserve">The master </w:t>
      </w:r>
      <w:proofErr w:type="gramStart"/>
      <w:r w:rsidRPr="0098259C">
        <w:t>has to</w:t>
      </w:r>
      <w:proofErr w:type="gramEnd"/>
      <w:r w:rsidRPr="0098259C">
        <w:t xml:space="preserve">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16" w:name="_Toc304271803"/>
      <w:bookmarkStart w:id="217" w:name="_Ref308190915"/>
      <w:bookmarkStart w:id="218" w:name="_Ref356504426"/>
      <w:bookmarkStart w:id="219" w:name="_Toc55136514"/>
      <w:r>
        <w:lastRenderedPageBreak/>
        <w:t>Mathematical Descript</w:t>
      </w:r>
      <w:bookmarkEnd w:id="216"/>
      <w:bookmarkEnd w:id="217"/>
      <w:bookmarkEnd w:id="218"/>
      <w:r>
        <w:t>ion</w:t>
      </w:r>
      <w:bookmarkEnd w:id="219"/>
    </w:p>
    <w:p w14:paraId="57124546" w14:textId="77777777" w:rsidR="00063440" w:rsidRPr="00063440" w:rsidRDefault="00063440" w:rsidP="00063440">
      <w:pPr>
        <w:pStyle w:val="berschrift3"/>
      </w:pPr>
      <w:bookmarkStart w:id="220" w:name="_Toc55136515"/>
      <w:r>
        <w:t>Basics</w:t>
      </w:r>
      <w:bookmarkEnd w:id="220"/>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proofErr w:type="gram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w:t>
      </w:r>
      <w:proofErr w:type="gramEnd"/>
      <w:r w:rsidRPr="0098259C">
        <w:rPr>
          <w:rFonts w:ascii="Times New Roman" w:hAnsi="Times New Roman"/>
          <w:sz w:val="22"/>
          <w:szCs w:val="22"/>
        </w:rPr>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000000" w:rsidP="005C3BD2">
      <w:pPr>
        <w:pStyle w:val="Textkrper"/>
        <w:jc w:val="center"/>
      </w:pPr>
      <w:r>
        <w:rPr>
          <w:spacing w:val="0"/>
          <w:sz w:val="22"/>
        </w:rPr>
      </w:r>
      <w:r>
        <w:rPr>
          <w:spacing w:val="0"/>
          <w:sz w:val="22"/>
        </w:rPr>
        <w:pict w14:anchorId="46664CEE">
          <v:group id="_x0000_s2559" editas="canvas" style="width:485.3pt;height:251.65pt;mso-position-horizontal-relative:char;mso-position-vertical-relative:line" coordorigin="1134,651" coordsize="9706,5033">
            <o:lock v:ext="edit" aspectratio="t"/>
            <v:shape id="_x0000_s2560" type="#_x0000_t75" style="position:absolute;left:1134;top:651;width:9706;height:5033" o:preferrelative="f">
              <v:fill o:detectmouseclick="t"/>
              <v:path o:extrusionok="t" o:connecttype="none"/>
              <o:lock v:ext="edit" text="t"/>
            </v:shape>
            <v:rect id="_x0000_s2561" style="position:absolute;left:2434;top:1191;width:7631;height:4493;mso-wrap-style:none;v-text-anchor:middle" fillcolor="#eaeaea" strokeweight="1.5pt">
              <v:fill color2="#eaeaea" recolor="t" rotate="t" angle="-135" type="gradient"/>
            </v:rect>
            <v:rect id="_x0000_s2590" style="position:absolute;left:3334;top:1639;width:5842;height:3820" fillcolor="#bbe0e3" strokecolor="navy" strokeweight="1.5pt"/>
            <v:line id="_x0000_s2563" style="position:absolute;v-text-anchor:middle" from="6002,742" to="6003,1643" strokecolor="red" strokeweight="2.25pt">
              <v:stroke endarrow="block" endarrowlength="long"/>
            </v:line>
            <v:shape id="_x0000_s2565" type="#_x0000_t202" style="position:absolute;left:9136;top:3069;width:362;height:448" filled="f" fillcolor="#bbe0e3" stroked="f">
              <v:textbox style="mso-next-textbox:#_x0000_s2565;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2566" type="#_x0000_t202" style="position:absolute;left:2733;top:1242;width:3286;height:475" filled="f" fillcolor="#bbe0e3" stroked="f">
              <v:textbox style="mso-next-textbox:#_x0000_s2566;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2567" style="position:absolute;v-text-anchor:middle" from="2759,3449" to="3324,3450" strokecolor="red" strokeweight="2.25pt">
              <v:stroke endarrow="block" endarrowlength="long"/>
            </v:line>
            <v:line id="_x0000_s2568" style="position:absolute;flip:y;v-text-anchor:middle" from="9176,3531" to="9762,3532" strokecolor="#339" strokeweight="2.25pt">
              <v:stroke endarrow="block" endarrowlength="long"/>
            </v:line>
            <v:line id="_x0000_s2570" style="position:absolute;v-text-anchor:middle" from="6848,742" to="6849,1637" strokecolor="#339" strokeweight="2.25pt">
              <v:stroke startarrow="block" endarrowlength="long"/>
            </v:line>
            <v:shape id="_x0000_s2571" type="#_x0000_t202" style="position:absolute;left:6848;top:731;width:362;height:448" filled="f" fillcolor="#bbe0e3" stroked="f">
              <v:textbox style="mso-next-textbox:#_x0000_s2571;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2572" type="#_x0000_t202" style="position:absolute;left:4018;top:4743;width:4209;height:377;v-text-anchor:middle" fillcolor="#ff9" strokecolor="green" strokeweight=".5pt">
              <v:fill color2="#ff9" recolor="t" rotate="t" angle="-135" type="gradient"/>
              <v:shadow opacity=".5" offset="3pt,3pt" offset2="2pt,2pt"/>
              <v:textbox style="mso-next-textbox:#_x0000_s2572">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2576" style="position:absolute;left:3534;top:1717;width:5400;height:2494;v-text-anchor:middle" fillcolor="#8db3e2" strokecolor="#5c7f93" strokeweight=".5pt">
              <v:fill color2="#8db3e2" recolor="t" rotate="t" angle="-135" type="gradient"/>
              <v:shadow opacity=".5" offset="3pt,3pt" offset2="2pt,2pt"/>
              <v:textbox style="mso-next-textbox:#_x0000_s2576">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2577" type="#_x0000_t202" style="position:absolute;left:4659;top:722;width:1348;height:448" filled="f" fillcolor="#bbe0e3" stroked="f">
              <v:textbox style="mso-next-textbox:#_x0000_s2577;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2589" type="#_x0000_t202" style="position:absolute;left:3734;top:5095;width:4900;height:360" filled="f" stroked="f">
              <v:textbox style="mso-next-textbox:#_x0000_s2589">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2591" type="#_x0000_t202" style="position:absolute;left:5570;top:4328;width:123;height:304;mso-wrap-style:none" filled="f" fillcolor="#bbe0e3" stroked="f">
              <v:textbox style="mso-next-textbox:#_x0000_s2591;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2592" style="position:absolute;flip:x y;v-text-anchor:middle" from="5805,4199" to="5821,4748" strokecolor="red" strokeweight="2.25pt">
              <v:stroke endarrow="block" endarrowlength="long"/>
            </v:line>
            <v:line id="_x0000_s2593" style="position:absolute;v-text-anchor:middle" from="5985,4207" to="5991,4748" strokecolor="#339" strokeweight="2.25pt">
              <v:stroke endarrow="block" endarrowlength="long"/>
            </v:line>
            <v:line id="_x0000_s2594" style="position:absolute;v-text-anchor:middle" from="6992,4201" to="6999,4748" strokecolor="#339" strokeweight="2.25pt">
              <v:stroke endarrow="block" endarrowlength="long"/>
            </v:line>
            <v:line id="_x0000_s2595" style="position:absolute;flip:x y;v-text-anchor:middle" from="4711,4222" to="4715,4733" strokecolor="red" strokeweight="2.25pt">
              <v:stroke endarrow="block" endarrowlength="long"/>
            </v:line>
            <v:shape id="_x0000_s2596" type="#_x0000_t202" style="position:absolute;left:4510;top:4353;width:102;height:304" filled="f" fillcolor="#bbe0e3" stroked="f">
              <v:textbox style="mso-next-textbox:#_x0000_s2596"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2597" type="#_x0000_t75" style="position:absolute;left:7083;top:4334;width:381;height:280">
              <v:imagedata r:id="rId88" o:title=""/>
            </v:shape>
            <v:shape id="_x0000_s2605" type="#_x0000_t202" style="position:absolute;left:2694;top:2999;width:363;height:448" filled="f" fillcolor="#bbe0e3" stroked="f">
              <v:textbox style="mso-next-textbox:#_x0000_s2605;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2597" DrawAspect="Content" ObjectID="_1790608744" r:id="rId89"/>
        </w:pict>
      </w:r>
    </w:p>
    <w:p w14:paraId="3A0123B9" w14:textId="66AACF86"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 xml:space="preserve">functions </w:t>
      </w:r>
      <w:proofErr w:type="gramStart"/>
      <w:r w:rsidRPr="0098259C">
        <w:t>have to</w:t>
      </w:r>
      <w:proofErr w:type="gramEnd"/>
      <w:r w:rsidRPr="0098259C">
        <w:t xml:space="preserve">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proofErr w:type="gramStart"/>
      <w:r w:rsidRPr="0098259C">
        <w:rPr>
          <w:rFonts w:ascii="Times New Roman" w:hAnsi="Times New Roman"/>
          <w:i/>
          <w:sz w:val="22"/>
          <w:szCs w:val="22"/>
          <w:vertAlign w:val="subscript"/>
        </w:rPr>
        <w:t>0</w:t>
      </w:r>
      <w:r w:rsidRPr="0098259C">
        <w:rPr>
          <w:rFonts w:ascii="Times New Roman" w:hAnsi="Times New Roman"/>
          <w:i/>
          <w:sz w:val="22"/>
          <w:szCs w:val="22"/>
        </w:rPr>
        <w:t xml:space="preserve"> :</w:t>
      </w:r>
      <w:proofErr w:type="gramEnd"/>
      <w:r w:rsidRPr="0098259C">
        <w:rPr>
          <w:rFonts w:ascii="Times New Roman" w:hAnsi="Times New Roman"/>
          <w:i/>
          <w:sz w:val="22"/>
          <w:szCs w:val="22"/>
        </w:rPr>
        <w:t xml:space="preserve">=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w:t>
      </w:r>
      <w:proofErr w:type="gramStart"/>
      <w:r w:rsidRPr="0098259C">
        <w:t>most simple</w:t>
      </w:r>
      <w:proofErr w:type="gramEnd"/>
      <w:r w:rsidRPr="0098259C">
        <w:t xml:space="preserv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06F51C75"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EE265D">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44452061" w:rsidR="005C3BD2" w:rsidRPr="0098259C" w:rsidRDefault="005C3BD2" w:rsidP="006E60E6">
      <w:pPr>
        <w:pStyle w:val="Textkrper"/>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EE265D">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75pt;height:15.75pt" o:ole="">
            <v:imagedata r:id="rId90" o:title=""/>
          </v:shape>
          <o:OLEObject Type="Embed" ProgID="Equation.3" ShapeID="_x0000_i1037" DrawAspect="Content" ObjectID="_1790608725" r:id="rId91"/>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2" o:title=""/>
          </v:shape>
          <o:OLEObject Type="Embed" ProgID="Equation.DSMT4" ShapeID="_x0000_i1038" DrawAspect="Content" ObjectID="_1790608726" r:id="rId93"/>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7.5pt;height:10.5pt" o:ole="">
            <v:imagedata r:id="rId94" o:title=""/>
          </v:shape>
          <o:OLEObject Type="Embed" ProgID="Equation.3" ShapeID="_x0000_i1039" DrawAspect="Content" ObjectID="_1790608727" r:id="rId95"/>
        </w:object>
      </w:r>
      <w:r w:rsidRPr="0098259C">
        <w:t xml:space="preserve"> is running step by step from </w:t>
      </w:r>
      <w:r w:rsidRPr="0098259C">
        <w:rPr>
          <w:position w:val="-12"/>
        </w:rPr>
        <w:object w:dxaOrig="420" w:dyaOrig="360" w14:anchorId="485CC85E">
          <v:shape id="_x0000_i1040" type="#_x0000_t75" style="width:21.75pt;height:18.75pt" o:ole="">
            <v:imagedata r:id="rId96" o:title=""/>
          </v:shape>
          <o:OLEObject Type="Embed" ProgID="Equation.3" ShapeID="_x0000_i1040" DrawAspect="Content" ObjectID="_1790608728" r:id="rId97"/>
        </w:object>
      </w:r>
      <w:r w:rsidRPr="0098259C">
        <w:t xml:space="preserve"> to </w:t>
      </w:r>
      <w:r w:rsidRPr="0098259C">
        <w:rPr>
          <w:position w:val="-14"/>
        </w:rPr>
        <w:object w:dxaOrig="400" w:dyaOrig="380" w14:anchorId="2A7F949E">
          <v:shape id="_x0000_i1041" type="#_x0000_t75" style="width:21.75pt;height:18.75pt" o:ole="">
            <v:imagedata r:id="rId98" o:title=""/>
          </v:shape>
          <o:OLEObject Type="Embed" ProgID="Equation.3" ShapeID="_x0000_i1041" DrawAspect="Content" ObjectID="_1790608729" r:id="rId99"/>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1.75pt;height:18.75pt" o:ole="">
            <v:imagedata r:id="rId100" o:title=""/>
          </v:shape>
          <o:OLEObject Type="Embed" ProgID="Equation.3" ShapeID="_x0000_i1042" DrawAspect="Content" ObjectID="_1790608730" r:id="rId101"/>
        </w:object>
      </w:r>
      <w:r w:rsidRPr="0098259C">
        <w:t xml:space="preserve"> or the </w:t>
      </w:r>
      <w:proofErr w:type="gramStart"/>
      <w:r w:rsidRPr="0098259C">
        <w:t>whole time</w:t>
      </w:r>
      <w:proofErr w:type="gramEnd"/>
      <w:r w:rsidRPr="0098259C">
        <w:t xml:space="preserve"> interval </w:t>
      </w:r>
      <w:r w:rsidRPr="0098259C">
        <w:rPr>
          <w:position w:val="-14"/>
        </w:rPr>
        <w:object w:dxaOrig="1020" w:dyaOrig="380" w14:anchorId="5B9B0E70">
          <v:shape id="_x0000_i1043" type="#_x0000_t75" style="width:51.75pt;height:18.75pt" o:ole="">
            <v:imagedata r:id="rId102" o:title=""/>
          </v:shape>
          <o:OLEObject Type="Embed" ProgID="Equation.3" ShapeID="_x0000_i1043" DrawAspect="Content" ObjectID="_1790608731" r:id="rId103"/>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75pt;height:18.75pt" o:ole="">
            <v:imagedata r:id="rId104" o:title=""/>
          </v:shape>
          <o:OLEObject Type="Embed" ProgID="Equation.3" ShapeID="_x0000_i1044" DrawAspect="Content" ObjectID="_1790608732" r:id="rId105"/>
        </w:object>
      </w:r>
      <w:r w:rsidRPr="0098259C">
        <w:t xml:space="preserve">, </w:t>
      </w:r>
      <w:r w:rsidRPr="0098259C">
        <w:rPr>
          <w:position w:val="-14"/>
        </w:rPr>
        <w:object w:dxaOrig="1440" w:dyaOrig="380" w14:anchorId="348053A5">
          <v:shape id="_x0000_i1045" type="#_x0000_t75" style="width:1in;height:18.75pt" o:ole="">
            <v:imagedata r:id="rId106" o:title=""/>
          </v:shape>
          <o:OLEObject Type="Embed" ProgID="Equation.DSMT4" ShapeID="_x0000_i1045" DrawAspect="Content" ObjectID="_1790608733" r:id="rId107"/>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w:t>
      </w:r>
      <w:proofErr w:type="gramStart"/>
      <w:r w:rsidRPr="0098259C">
        <w:t>is able to</w:t>
      </w:r>
      <w:proofErr w:type="gramEnd"/>
      <w:r w:rsidRPr="0098259C">
        <w:t xml:space="preserve"> interrupt the simulation when </w:t>
      </w:r>
      <w:r w:rsidRPr="0098259C">
        <w:rPr>
          <w:position w:val="-12"/>
        </w:rPr>
        <w:object w:dxaOrig="300" w:dyaOrig="360" w14:anchorId="3A15B370">
          <v:shape id="_x0000_i1046" type="#_x0000_t75" style="width:15.75pt;height:18.75pt" o:ole="">
            <v:imagedata r:id="rId108" o:title=""/>
          </v:shape>
          <o:OLEObject Type="Embed" ProgID="Equation.3" ShapeID="_x0000_i1046" DrawAspect="Content" ObjectID="_1790608734" r:id="rId109"/>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2.25pt;height:18.75pt" o:ole="">
            <v:imagedata r:id="rId110" o:title=""/>
          </v:shape>
          <o:OLEObject Type="Embed" ProgID="Equation.3" ShapeID="_x0000_i1047" DrawAspect="Content" ObjectID="_1790608735" r:id="rId111"/>
        </w:object>
      </w:r>
      <w:r w:rsidRPr="0098259C">
        <w:t xml:space="preserve">and send values of outputs </w:t>
      </w:r>
      <w:r w:rsidRPr="0098259C">
        <w:rPr>
          <w:position w:val="-12"/>
        </w:rPr>
        <w:object w:dxaOrig="639" w:dyaOrig="360" w14:anchorId="080D52A0">
          <v:shape id="_x0000_i1048" type="#_x0000_t75" style="width:32.25pt;height:18.75pt" o:ole="">
            <v:imagedata r:id="rId112" o:title=""/>
          </v:shape>
          <o:OLEObject Type="Embed" ProgID="Equation.3" ShapeID="_x0000_i1048" DrawAspect="Content" ObjectID="_1790608736" r:id="rId113"/>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4" o:title=""/>
          </v:shape>
          <o:OLEObject Type="Embed" ProgID="Equation.3" ShapeID="_x0000_i1049" DrawAspect="Content" ObjectID="_1790608737" r:id="rId115"/>
        </w:object>
      </w:r>
      <w:r w:rsidRPr="0098259C">
        <w:t xml:space="preserve">, </w:t>
      </w:r>
      <w:r w:rsidRPr="0098259C">
        <w:rPr>
          <w:position w:val="-14"/>
        </w:rPr>
        <w:object w:dxaOrig="1460" w:dyaOrig="380" w14:anchorId="3DA8B1B0">
          <v:shape id="_x0000_i1050" type="#_x0000_t75" style="width:73.5pt;height:18.75pt" o:ole="">
            <v:imagedata r:id="rId116" o:title=""/>
          </v:shape>
          <o:OLEObject Type="Embed" ProgID="Equation.DSMT4" ShapeID="_x0000_i1050" DrawAspect="Content" ObjectID="_1790608738" r:id="rId117"/>
        </w:object>
      </w:r>
      <w:r w:rsidRPr="0098259C">
        <w:t xml:space="preserve">can be given to simulate the time subinterval </w:t>
      </w:r>
      <w:r w:rsidRPr="0098259C">
        <w:rPr>
          <w:position w:val="-12"/>
        </w:rPr>
        <w:object w:dxaOrig="1200" w:dyaOrig="360" w14:anchorId="0BB58D3A">
          <v:shape id="_x0000_i1051" type="#_x0000_t75" style="width:62.25pt;height:18.75pt" o:ole="">
            <v:imagedata r:id="rId118" o:title=""/>
          </v:shape>
          <o:OLEObject Type="Embed" ProgID="Equation.DSMT4" ShapeID="_x0000_i1051" DrawAspect="Content" ObjectID="_1790608739" r:id="rId119"/>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20" o:title=""/>
          </v:shape>
          <o:OLEObject Type="Embed" ProgID="Equation.3" ShapeID="_x0000_i1052" DrawAspect="Content" ObjectID="_1790608740" r:id="rId121"/>
        </w:object>
      </w:r>
      <w:r w:rsidRPr="0098259C">
        <w:t xml:space="preserve"> is the communication step size of the </w:t>
      </w:r>
      <w:r w:rsidRPr="0098259C">
        <w:rPr>
          <w:position w:val="-6"/>
        </w:rPr>
        <w:object w:dxaOrig="279" w:dyaOrig="320" w14:anchorId="0C6F5504">
          <v:shape id="_x0000_i1053" type="#_x0000_t75" style="width:14.25pt;height:15.75pt" o:ole="">
            <v:imagedata r:id="rId122" o:title=""/>
          </v:shape>
          <o:OLEObject Type="Embed" ProgID="Equation.3" ShapeID="_x0000_i1053" DrawAspect="Content" ObjectID="_1790608741" r:id="rId123"/>
        </w:object>
      </w:r>
      <w:r w:rsidRPr="0098259C">
        <w:t xml:space="preserve"> communication step, </w:t>
      </w:r>
      <w:r w:rsidRPr="0098259C">
        <w:rPr>
          <w:position w:val="-12"/>
        </w:rPr>
        <w:object w:dxaOrig="1480" w:dyaOrig="360" w14:anchorId="261D435C">
          <v:shape id="_x0000_i1054" type="#_x0000_t75" style="width:76.5pt;height:18.75pt" o:ole="">
            <v:imagedata r:id="rId124" o:title=""/>
          </v:shape>
          <o:OLEObject Type="Embed" ProgID="Equation.3" ShapeID="_x0000_i1054" DrawAspect="Content" ObjectID="_1790608742" r:id="rId125"/>
        </w:object>
      </w:r>
      <w:r w:rsidRPr="0098259C">
        <w:t xml:space="preserve">. </w:t>
      </w:r>
      <w:r w:rsidR="00F108BD">
        <w:t>T</w:t>
      </w:r>
      <w:r w:rsidRPr="0098259C">
        <w:t xml:space="preserve">he communication step size </w:t>
      </w:r>
      <w:proofErr w:type="gramStart"/>
      <w:r w:rsidR="00F108BD">
        <w:t>has to</w:t>
      </w:r>
      <w:proofErr w:type="gramEnd"/>
      <w:r w:rsidR="00F108BD">
        <w:t xml:space="preserve"> </w:t>
      </w:r>
      <w:r w:rsidR="002F1EF2">
        <w:t xml:space="preserve">be </w:t>
      </w:r>
      <w:r w:rsidR="00F108BD">
        <w:t>greater than zero</w:t>
      </w:r>
      <w:r w:rsidRPr="0098259C">
        <w:t>.</w:t>
      </w:r>
    </w:p>
    <w:p w14:paraId="41DA560D" w14:textId="069B1374"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EE265D">
        <w:t>4.2.4</w:t>
      </w:r>
      <w:r w:rsidR="00593ECD">
        <w:fldChar w:fldCharType="end"/>
      </w:r>
      <w:r w:rsidRPr="0098259C">
        <w:t>).</w:t>
      </w:r>
    </w:p>
    <w:p w14:paraId="70240517" w14:textId="77777777" w:rsidR="00063440" w:rsidRDefault="00063440" w:rsidP="00063440">
      <w:pPr>
        <w:pStyle w:val="berschrift3"/>
      </w:pPr>
      <w:bookmarkStart w:id="221" w:name="_Toc55136516"/>
      <w:r>
        <w:lastRenderedPageBreak/>
        <w:t>Mathematical Model</w:t>
      </w:r>
      <w:bookmarkEnd w:id="221"/>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36108F2"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47443BD9"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w:t>
            </w:r>
            <w:proofErr w:type="gramStart"/>
            <w:r>
              <w:t>references</w:t>
            </w:r>
            <w:proofErr w:type="gramEnd"/>
            <w:r>
              <w:t xml:space="preserve">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ECB5BC4"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BC9EF55"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w:t>
            </w:r>
            <w:proofErr w:type="gramStart"/>
            <w:r>
              <w:t>FMU</w:t>
            </w:r>
            <w:proofErr w:type="gramEnd"/>
            <w:r>
              <w:t xml:space="preserve"> and they </w:t>
            </w:r>
            <w:r w:rsidRPr="0098259C">
              <w:t xml:space="preserve">are designed to be used in a model connection. </w:t>
            </w:r>
            <w:proofErr w:type="gramStart"/>
            <w:r w:rsidRPr="0098259C">
              <w:t>So</w:t>
            </w:r>
            <w:proofErr w:type="gramEnd"/>
            <w:r w:rsidRPr="0098259C">
              <w:t xml:space="preserve">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8A33EE9"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EE265D">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0000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0000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0000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0000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0000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0000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0000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w:t>
      </w:r>
      <w:proofErr w:type="gramStart"/>
      <w:r w:rsidR="00063440" w:rsidRPr="002F3E46">
        <w:rPr>
          <w:rFonts w:ascii="Arial" w:hAnsi="Arial" w:cs="Arial"/>
          <w:sz w:val="20"/>
          <w:szCs w:val="20"/>
          <w:lang w:val="en-US"/>
        </w:rPr>
        <w:t>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w:t>
      </w:r>
      <w:proofErr w:type="gramEnd"/>
      <w:r w:rsidR="00063440" w:rsidRPr="002F3E46">
        <w:rPr>
          <w:rFonts w:ascii="Arial" w:hAnsi="Arial" w:cs="Arial"/>
          <w:sz w:val="20"/>
          <w:szCs w:val="20"/>
          <w:lang w:val="en-US"/>
        </w:rPr>
        <w:t xml:space="preserve">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order.</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xml:space="preserve">, also known as tunable </w:t>
      </w:r>
      <w:proofErr w:type="gramStart"/>
      <w:r w:rsidR="00063440" w:rsidRPr="002F3E46">
        <w:rPr>
          <w:rFonts w:ascii="Arial" w:hAnsi="Arial" w:cs="Arial"/>
          <w:sz w:val="20"/>
          <w:szCs w:val="20"/>
          <w:lang w:val="en-US"/>
        </w:rPr>
        <w:t>parameters</w:t>
      </w:r>
      <w:proofErr w:type="gramEnd"/>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 xml:space="preserve">Computing the solution of an FMI Co-Simulation model means to split the solution process in two phases and in every phase different </w:t>
      </w:r>
      <w:proofErr w:type="gramStart"/>
      <w:r>
        <w:t>equations</w:t>
      </w:r>
      <w:proofErr w:type="gramEnd"/>
      <w:r>
        <w:t xml:space="preserve">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w:t>
            </w:r>
            <w:proofErr w:type="gramStart"/>
            <w:r>
              <w:t>variable returns</w:t>
            </w:r>
            <w:proofErr w:type="gramEnd"/>
            <w:r>
              <w:t xml:space="preserve">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2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w:t>
            </w:r>
            <w:proofErr w:type="gramStart"/>
            <w:r w:rsidRPr="002C39EF">
              <w:rPr>
                <w:color w:val="006600"/>
              </w:rPr>
              <w:t>time</w:t>
            </w:r>
            <w:proofErr w:type="gramEnd"/>
            <w:r w:rsidRPr="002C39EF">
              <w:rPr>
                <w:color w:val="006600"/>
              </w:rPr>
              <w:t xml:space="preserv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0000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0000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0000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4C7562AD"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EE265D">
        <w:rPr>
          <w:noProof/>
        </w:rPr>
        <w:t>2</w:t>
      </w:r>
      <w:r w:rsidRPr="0098259C">
        <w:fldChar w:fldCharType="end"/>
      </w:r>
      <w:bookmarkEnd w:id="22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w:t>
      </w:r>
      <w:proofErr w:type="gramStart"/>
      <w:r>
        <w:rPr>
          <w:i/>
        </w:rPr>
        <w:t>inputs</w:t>
      </w:r>
      <w:proofErr w:type="gramEnd"/>
      <w:r>
        <w:rPr>
          <w:i/>
        </w:rPr>
        <w:t xml:space="preserve"> arguments. </w:t>
      </w:r>
      <w:proofErr w:type="gramStart"/>
      <w:r>
        <w:rPr>
          <w:i/>
        </w:rPr>
        <w:t>In reality, every</w:t>
      </w:r>
      <w:proofErr w:type="gramEnd"/>
      <w:r>
        <w:rPr>
          <w:i/>
        </w:rPr>
        <w:t xml:space="preserve">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23" w:name="_Toc55136517"/>
      <w:bookmarkStart w:id="224" w:name="_Toc240646382"/>
      <w:bookmarkStart w:id="225" w:name="_Toc247884555"/>
      <w:r w:rsidRPr="0098259C">
        <w:t>FMI Application Programming Interface</w:t>
      </w:r>
      <w:bookmarkEnd w:id="223"/>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26" w:name="_Toc247964771"/>
      <w:bookmarkStart w:id="227" w:name="_Toc274647154"/>
      <w:bookmarkStart w:id="228" w:name="_Ref290826996"/>
      <w:bookmarkStart w:id="229" w:name="_Ref304553841"/>
      <w:bookmarkStart w:id="230" w:name="_Ref369580299"/>
      <w:bookmarkStart w:id="231"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26"/>
      <w:r w:rsidRPr="0098259C">
        <w:t xml:space="preserve"> and </w:t>
      </w:r>
      <w:r w:rsidR="00966C27" w:rsidRPr="0098259C">
        <w:t>P</w:t>
      </w:r>
      <w:r w:rsidRPr="0098259C">
        <w:t>arameters</w:t>
      </w:r>
      <w:bookmarkEnd w:id="227"/>
      <w:bookmarkEnd w:id="228"/>
      <w:bookmarkEnd w:id="229"/>
      <w:bookmarkEnd w:id="230"/>
      <w:bookmarkEnd w:id="231"/>
    </w:p>
    <w:p w14:paraId="4D67AF33" w14:textId="0A390533"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EE265D">
        <w:t>2.1.7</w:t>
      </w:r>
      <w:r w:rsidR="00BB29C0">
        <w:fldChar w:fldCharType="end"/>
      </w:r>
      <w:r w:rsidR="00D256C9" w:rsidRPr="0098259C">
        <w:t>.</w:t>
      </w:r>
    </w:p>
    <w:p w14:paraId="5E2168BC" w14:textId="4C026D9F" w:rsidR="00417784" w:rsidRDefault="00885BF4">
      <w:pPr>
        <w:spacing w:line="240" w:lineRule="auto"/>
        <w:rPr>
          <w:spacing w:val="4"/>
          <w:sz w:val="10"/>
          <w:szCs w:val="10"/>
        </w:rPr>
      </w:pPr>
      <w:proofErr w:type="gramStart"/>
      <w:r w:rsidRPr="0098259C">
        <w:t>In order to</w:t>
      </w:r>
      <w:proofErr w:type="gramEnd"/>
      <w:r w:rsidRPr="0098259C">
        <w:t xml:space="preserve">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w:t>
      </w:r>
      <w:proofErr w:type="gramStart"/>
      <w:r w:rsidRPr="0098259C">
        <w:t>is able to</w:t>
      </w:r>
      <w:proofErr w:type="gramEnd"/>
      <w:r w:rsidRPr="0098259C">
        <w:t xml:space="preserve">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SetRealInputDerivatives(</w:t>
            </w:r>
            <w:proofErr w:type="gramEnd"/>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w:t>
      </w:r>
      <w:proofErr w:type="gramStart"/>
      <w:r w:rsidRPr="0098259C">
        <w:t>is able to</w:t>
      </w:r>
      <w:proofErr w:type="gramEnd"/>
      <w:r w:rsidRPr="0098259C">
        <w:t xml:space="preserve">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proofErr w:type="gramStart"/>
            <w:r w:rsidR="00885BF4" w:rsidRPr="0098259C">
              <w:rPr>
                <w:rStyle w:val="CODE"/>
                <w:rFonts w:eastAsia="StarSymbol"/>
                <w:color w:val="000000"/>
              </w:rPr>
              <w:t>vr</w:t>
            </w:r>
            <w:proofErr w:type="spellEnd"/>
            <w:r w:rsidR="00885BF4" w:rsidRPr="0098259C">
              <w:rPr>
                <w:rStyle w:val="CODE"/>
                <w:rFonts w:eastAsia="StarSymbol"/>
                <w:color w:val="000000"/>
              </w:rPr>
              <w:t>[</w:t>
            </w:r>
            <w:proofErr w:type="gram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32" w:name="_Ref248821476"/>
      <w:bookmarkStart w:id="233" w:name="_Toc274647155"/>
      <w:bookmarkStart w:id="234" w:name="_Toc55136519"/>
      <w:r w:rsidRPr="0098259C">
        <w:t>Computation</w:t>
      </w:r>
      <w:bookmarkEnd w:id="232"/>
      <w:bookmarkEnd w:id="233"/>
      <w:bookmarkEnd w:id="234"/>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DoStep(</w:t>
            </w:r>
            <w:proofErr w:type="gramEnd"/>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w:t>
            </w:r>
            <w:proofErr w:type="gramStart"/>
            <w:r w:rsidR="00BA76AB" w:rsidRPr="002F3E46">
              <w:rPr>
                <w:i/>
              </w:rPr>
              <w:t>in order to</w:t>
            </w:r>
            <w:proofErr w:type="gramEnd"/>
            <w:r w:rsidR="00BA76AB" w:rsidRPr="002F3E46">
              <w:rPr>
                <w:i/>
              </w:rPr>
              <w:t xml:space="preserve">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4F19B281"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EE265D">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proofErr w:type="gramStart"/>
            <w:r w:rsidR="00885BF4" w:rsidRPr="0098259C">
              <w:rPr>
                <w:rStyle w:val="CODE"/>
                <w:rFonts w:eastAsia="StarSymbol" w:cs="Courier New"/>
              </w:rPr>
              <w:t>GetStatus(</w:t>
            </w:r>
            <w:proofErr w:type="gramEnd"/>
            <w:r w:rsidR="00885BF4" w:rsidRPr="0098259C">
              <w:rPr>
                <w:rStyle w:val="CODE"/>
                <w:rFonts w:eastAsia="StarSymbol" w:cs="Courier New"/>
              </w:rPr>
              <w:t>...,</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proofErr w:type="gramStart"/>
            <w:r w:rsidR="00885BF4" w:rsidRPr="0098259C">
              <w:rPr>
                <w:rStyle w:val="CODE"/>
                <w:rFonts w:eastAsia="StarSymbol"/>
                <w:color w:val="000000"/>
              </w:rPr>
              <w:t>CancelStep(</w:t>
            </w:r>
            <w:proofErr w:type="gramEnd"/>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w:t>
            </w:r>
            <w:proofErr w:type="gramStart"/>
            <w:r w:rsidRPr="0098259C">
              <w:rPr>
                <w:color w:val="000000"/>
                <w:szCs w:val="20"/>
              </w:rPr>
              <w:t>in order to</w:t>
            </w:r>
            <w:proofErr w:type="gramEnd"/>
            <w:r w:rsidRPr="0098259C">
              <w:rPr>
                <w:color w:val="000000"/>
                <w:szCs w:val="20"/>
              </w:rPr>
              <w:t xml:space="preserve">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D3ACEF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EE265D">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35" w:name="_Toc247964773"/>
      <w:bookmarkStart w:id="236" w:name="_Toc274647156"/>
      <w:bookmarkStart w:id="237" w:name="_Ref369578323"/>
      <w:r>
        <w:br w:type="page"/>
      </w:r>
    </w:p>
    <w:p w14:paraId="771EDC9D" w14:textId="222085D8" w:rsidR="00885BF4" w:rsidRPr="0098259C" w:rsidRDefault="00885BF4" w:rsidP="00885BF4">
      <w:pPr>
        <w:pStyle w:val="berschrift3"/>
        <w:spacing w:line="336" w:lineRule="auto"/>
        <w:jc w:val="both"/>
      </w:pPr>
      <w:bookmarkStart w:id="238" w:name="_Ref20232792"/>
      <w:bookmarkStart w:id="239" w:name="_Toc55136520"/>
      <w:r w:rsidRPr="0098259C">
        <w:lastRenderedPageBreak/>
        <w:t>Retrieving Status Information</w:t>
      </w:r>
      <w:bookmarkEnd w:id="235"/>
      <w:r w:rsidRPr="0098259C">
        <w:t xml:space="preserve"> from the Slave</w:t>
      </w:r>
      <w:bookmarkEnd w:id="236"/>
      <w:bookmarkEnd w:id="237"/>
      <w:bookmarkEnd w:id="238"/>
      <w:bookmarkEnd w:id="239"/>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roofErr w:type="gramStart"/>
            <w:r w:rsidR="00885BF4" w:rsidRPr="0098259C">
              <w:rPr>
                <w:rStyle w:val="CODE"/>
                <w:rFonts w:eastAsia="StarSymbol"/>
                <w:color w:val="000000"/>
              </w:rPr>
              <w:t>);</w:t>
            </w:r>
            <w:proofErr w:type="gramEnd"/>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proofErr w:type="gramStart"/>
            <w:r w:rsidR="00D27119" w:rsidRPr="0098259C">
              <w:rPr>
                <w:rStyle w:val="CODE"/>
                <w:rFonts w:eastAsia="StarSymbol"/>
                <w:color w:val="000000"/>
              </w:rPr>
              <w:t xml:space="preserve">   </w:t>
            </w:r>
            <w:r w:rsidR="00885BF4" w:rsidRPr="0098259C">
              <w:rPr>
                <w:rStyle w:val="CODE"/>
                <w:rFonts w:eastAsia="StarSymbol"/>
                <w:color w:val="000000"/>
              </w:rPr>
              <w:t>(</w:t>
            </w:r>
            <w:proofErr w:type="gramEnd"/>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etIntegerStatus(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proofErr w:type="gramStart"/>
            <w:r w:rsidR="00885BF4" w:rsidRPr="0098259C">
              <w:rPr>
                <w:rStyle w:val="CODE"/>
                <w:rFonts w:eastAsia="StarSymbol"/>
                <w:color w:val="000000"/>
              </w:rPr>
              <w:t>G</w:t>
            </w:r>
            <w:r w:rsidR="00885BF4" w:rsidRPr="0098259C">
              <w:rPr>
                <w:rStyle w:val="CODE"/>
                <w:rFonts w:eastAsia="StarSymbol" w:cs="Courier New"/>
                <w:color w:val="000000"/>
              </w:rPr>
              <w:t>etBooleanStatus(</w:t>
            </w:r>
            <w:proofErr w:type="gramEnd"/>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BD2447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EE265D">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w:t>
            </w:r>
            <w:proofErr w:type="gramStart"/>
            <w:r w:rsidRPr="0098259C">
              <w:rPr>
                <w:color w:val="000000"/>
                <w:szCs w:val="20"/>
              </w:rPr>
              <w:t>slave</w:t>
            </w:r>
            <w:proofErr w:type="gramEnd"/>
            <w:r w:rsidRPr="0098259C">
              <w:rPr>
                <w:color w:val="000000"/>
                <w:szCs w:val="20"/>
              </w:rPr>
              <w:t xml:space="preser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proofErr w:type="gramStart"/>
            <w:r w:rsidR="00473372">
              <w:rPr>
                <w:rStyle w:val="termdef"/>
              </w:rPr>
              <w:t>Otherwise</w:t>
            </w:r>
            <w:proofErr w:type="gramEnd"/>
            <w:r w:rsidR="00473372">
              <w:rPr>
                <w:rStyle w:val="termdef"/>
              </w:rPr>
              <w:t xml:space="preserv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proofErr w:type="gramStart"/>
            <w:r w:rsidR="00A018E9" w:rsidRPr="00D2781E">
              <w:rPr>
                <w:rStyle w:val="CODE"/>
              </w:rPr>
              <w:t>fmi2</w:t>
            </w:r>
            <w:r w:rsidR="00A018E9">
              <w:rPr>
                <w:rStyle w:val="CODE"/>
              </w:rPr>
              <w:t>T</w:t>
            </w:r>
            <w:r w:rsidRPr="00D2781E">
              <w:rPr>
                <w:rStyle w:val="CODE"/>
              </w:rPr>
              <w:t>rue</w:t>
            </w:r>
            <w:r w:rsidRPr="0098259C">
              <w:t>, if</w:t>
            </w:r>
            <w:proofErr w:type="gramEnd"/>
            <w:r w:rsidRPr="0098259C">
              <w:t xml:space="preserve">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40" w:name="_Toc247964774"/>
      <w:bookmarkStart w:id="241" w:name="_Ref248821801"/>
      <w:bookmarkStart w:id="242" w:name="_Toc274647157"/>
    </w:p>
    <w:p w14:paraId="0A5EDE80" w14:textId="77777777" w:rsidR="00966C27" w:rsidRPr="0098259C" w:rsidRDefault="00966C27" w:rsidP="007137D7">
      <w:pPr>
        <w:pStyle w:val="berschrift3"/>
      </w:pPr>
      <w:bookmarkStart w:id="243" w:name="_Ref349039747"/>
      <w:bookmarkStart w:id="244" w:name="_Toc55136521"/>
      <w:r w:rsidRPr="0098259C">
        <w:lastRenderedPageBreak/>
        <w:t>State Machine of Calling Sequenc</w:t>
      </w:r>
      <w:bookmarkEnd w:id="240"/>
      <w:r w:rsidRPr="0098259C">
        <w:t>e from Master to Slave</w:t>
      </w:r>
      <w:bookmarkEnd w:id="241"/>
      <w:bookmarkEnd w:id="242"/>
      <w:bookmarkEnd w:id="243"/>
      <w:bookmarkEnd w:id="244"/>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73FDA501"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EE265D">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w:t>
      </w:r>
      <w:proofErr w:type="gramStart"/>
      <w:r w:rsidR="00C864CB">
        <w:t>attribute</w:t>
      </w:r>
      <w:proofErr w:type="gramEnd"/>
      <w:r w:rsidR="00C864CB">
        <w:t xml:space="preserv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w:t>
      </w:r>
      <w:proofErr w:type="gramStart"/>
      <w:r>
        <w:rPr>
          <w:lang w:eastAsia="en-US"/>
        </w:rPr>
        <w:t>initialized</w:t>
      </w:r>
      <w:proofErr w:type="gramEnd"/>
      <w:r>
        <w:rPr>
          <w:lang w:eastAsia="en-US"/>
        </w:rPr>
        <w:t xml:space="preserve">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w:t>
      </w:r>
      <w:proofErr w:type="gramStart"/>
      <w:r>
        <w:rPr>
          <w:i/>
          <w:lang w:eastAsia="en-US"/>
        </w:rPr>
        <w:t>additionally</w:t>
      </w:r>
      <w:proofErr w:type="gramEnd"/>
      <w:r>
        <w:rPr>
          <w:i/>
          <w:lang w:eastAsia="en-US"/>
        </w:rPr>
        <w:t xml:space="preserve">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proofErr w:type="gramStart"/>
            <w:r w:rsidR="00835952" w:rsidRPr="00D2781E">
              <w:rPr>
                <w:rFonts w:ascii="Courier New" w:hAnsi="Courier New" w:cs="Courier New"/>
                <w:i/>
                <w:sz w:val="19"/>
                <w:szCs w:val="19"/>
              </w:rPr>
              <w:t>SetXXX</w:t>
            </w:r>
            <w:r w:rsidR="00835952" w:rsidRPr="004865EB">
              <w:rPr>
                <w:i/>
              </w:rPr>
              <w:t xml:space="preserve">  on</w:t>
            </w:r>
            <w:proofErr w:type="gramEnd"/>
            <w:r w:rsidR="00835952" w:rsidRPr="004865EB">
              <w:rPr>
                <w:i/>
              </w:rPr>
              <w:t xml:space="preserve">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w:t>
            </w:r>
            <w:proofErr w:type="gramStart"/>
            <w:r w:rsidR="00835952" w:rsidRPr="004865EB">
              <w:rPr>
                <w:i/>
              </w:rPr>
              <w:t>allowed</w:t>
            </w:r>
            <w:proofErr w:type="gramEnd"/>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45" w:name="_Toc247964775"/>
      <w:bookmarkStart w:id="246" w:name="_Toc274647158"/>
      <w:bookmarkStart w:id="247" w:name="_Ref289781010"/>
      <w:bookmarkStart w:id="248" w:name="_Ref304988467"/>
      <w:r w:rsidRPr="002920AB">
        <w:rPr>
          <w:b/>
          <w:lang w:eastAsia="en-US"/>
        </w:rPr>
        <w:t>x</w:t>
      </w:r>
      <w:r>
        <w:rPr>
          <w:lang w:eastAsia="en-US"/>
        </w:rPr>
        <w:t xml:space="preserve"> </w:t>
      </w:r>
      <w:proofErr w:type="gramStart"/>
      <w:r>
        <w:rPr>
          <w:lang w:eastAsia="en-US"/>
        </w:rPr>
        <w:t>means:</w:t>
      </w:r>
      <w:proofErr w:type="gramEnd"/>
      <w:r>
        <w:rPr>
          <w:lang w:eastAsia="en-US"/>
        </w:rPr>
        <w:t xml:space="preserve">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proofErr w:type="gramStart"/>
      <w:r w:rsidR="00A85BC7">
        <w:rPr>
          <w:lang w:eastAsia="en-US"/>
        </w:rPr>
        <w:t xml:space="preserve">   (</w:t>
      </w:r>
      <w:proofErr w:type="gramEnd"/>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w:t>
      </w:r>
      <w:proofErr w:type="gramStart"/>
      <w:r>
        <w:rPr>
          <w:lang w:eastAsia="en-US"/>
        </w:rPr>
        <w:t>only</w:t>
      </w:r>
      <w:proofErr w:type="gramEnd"/>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xml:space="preserve">, retrieved values are useable for debugging </w:t>
      </w:r>
      <w:proofErr w:type="gramStart"/>
      <w:r>
        <w:rPr>
          <w:lang w:eastAsia="en-US"/>
        </w:rPr>
        <w:t>only</w:t>
      </w:r>
      <w:proofErr w:type="gramEnd"/>
    </w:p>
    <w:p w14:paraId="76C9FFD5" w14:textId="22B8B2B1" w:rsidR="00966C27" w:rsidRPr="0098259C" w:rsidRDefault="00966C27" w:rsidP="001D6859">
      <w:pPr>
        <w:pStyle w:val="berschrift3"/>
      </w:pPr>
      <w:bookmarkStart w:id="249" w:name="_Toc55136522"/>
      <w:r w:rsidRPr="0098259C">
        <w:lastRenderedPageBreak/>
        <w:t>Pseudo</w:t>
      </w:r>
      <w:r w:rsidR="00C34D46">
        <w:t>c</w:t>
      </w:r>
      <w:r w:rsidRPr="0098259C">
        <w:t>ode Example</w:t>
      </w:r>
      <w:bookmarkEnd w:id="245"/>
      <w:bookmarkEnd w:id="246"/>
      <w:bookmarkEnd w:id="247"/>
      <w:bookmarkEnd w:id="248"/>
      <w:bookmarkEnd w:id="249"/>
    </w:p>
    <w:p w14:paraId="3E6879E7" w14:textId="7EFE7FE9" w:rsidR="00966C27" w:rsidRPr="0098259C" w:rsidRDefault="00966C27" w:rsidP="00966C27">
      <w:pPr>
        <w:pStyle w:val="Textkrper"/>
      </w:pPr>
      <w:r w:rsidRPr="0098259C">
        <w:t xml:space="preserve">In the following example, the usage of the FMI functions is sketched </w:t>
      </w:r>
      <w:proofErr w:type="gramStart"/>
      <w:r w:rsidRPr="0098259C">
        <w:t>in order to</w:t>
      </w:r>
      <w:proofErr w:type="gramEnd"/>
      <w:r w:rsidRPr="0098259C">
        <w:t xml:space="preserve"> clarify the typical calling sequence of the functions in a simulation environment. The example is given in a mix of pseudocode and </w:t>
      </w:r>
      <w:r w:rsidR="00377D83">
        <w:t>C Code</w:t>
      </w:r>
      <w:r w:rsidRPr="0098259C">
        <w:t xml:space="preserve">, </w:t>
      </w:r>
      <w:proofErr w:type="gramStart"/>
      <w:r w:rsidRPr="0098259C">
        <w:t>in order to</w:t>
      </w:r>
      <w:proofErr w:type="gramEnd"/>
      <w:r w:rsidRPr="0098259C">
        <w:t xml:space="preserve">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1FF2752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EE265D">
        <w:rPr>
          <w:noProof/>
        </w:rPr>
        <w:t>12</w:t>
      </w:r>
      <w:r>
        <w:fldChar w:fldCharType="end"/>
      </w:r>
      <w:r>
        <w:t xml:space="preserve"> </w:t>
      </w:r>
      <w:r w:rsidRPr="003F517C">
        <w:t>Connection graph of the slaves.</w:t>
      </w:r>
    </w:p>
    <w:p w14:paraId="1E6B5E71" w14:textId="75E8CE2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EE265D">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proofErr w:type="gram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roofErr w:type="gramEnd"/>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cbf.logger</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cbf.allocateMemory</w:t>
            </w:r>
            <w:proofErr w:type="spellEnd"/>
            <w:proofErr w:type="gram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cbf.freeMemory</w:t>
            </w:r>
            <w:proofErr w:type="spellEnd"/>
            <w:proofErr w:type="gram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cbf.stepFinished</w:t>
            </w:r>
            <w:proofErr w:type="spellEnd"/>
            <w:proofErr w:type="gram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proofErr w:type="gramStart"/>
            <w:r w:rsidRPr="0098259C">
              <w:rPr>
                <w:rFonts w:ascii="Courier New" w:hAnsi="Courier New" w:cs="Courier New"/>
                <w:lang w:eastAsia="de-DE"/>
              </w:rPr>
              <w:t>cbf.componentEnvironment</w:t>
            </w:r>
            <w:proofErr w:type="spellEnd"/>
            <w:proofErr w:type="gram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proofErr w:type="gramStart"/>
            <w:r w:rsidR="00850C66">
              <w:rPr>
                <w:rFonts w:ascii="Courier New" w:hAnsi="Courier New" w:cs="Courier New"/>
                <w:lang w:eastAsia="de-DE"/>
              </w:rPr>
              <w:t>Instantiate</w:t>
            </w:r>
            <w:r w:rsidR="00F4419E" w:rsidRPr="0098259C">
              <w:rPr>
                <w:rFonts w:ascii="Courier New" w:hAnsi="Courier New" w:cs="Courier New"/>
                <w:lang w:eastAsia="de-DE"/>
              </w:rPr>
              <w:t>(</w:t>
            </w:r>
            <w:proofErr w:type="gramEnd"/>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proofErr w:type="gramStart"/>
            <w:r w:rsidR="00F4419E" w:rsidRPr="0098259C">
              <w:rPr>
                <w:rFonts w:ascii="Courier New" w:hAnsi="Courier New" w:cs="Courier New"/>
                <w:lang w:eastAsia="de-DE"/>
              </w:rPr>
              <w:t>Instantiate(</w:t>
            </w:r>
            <w:proofErr w:type="gramEnd"/>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roofErr w:type="gramStart"/>
            <w:r w:rsidR="00F4419E" w:rsidRPr="0098259C">
              <w:rPr>
                <w:rFonts w:ascii="Courier New" w:hAnsi="Courier New" w:cs="Courier New"/>
                <w:lang w:eastAsia="de-DE"/>
              </w:rPr>
              <w:t>);</w:t>
            </w:r>
            <w:proofErr w:type="gramEnd"/>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 xml:space="preserve">return </w:t>
            </w:r>
            <w:proofErr w:type="gramStart"/>
            <w:r w:rsidRPr="0098259C">
              <w:rPr>
                <w:rFonts w:ascii="Courier New" w:hAnsi="Courier New" w:cs="Courier New"/>
                <w:lang w:eastAsia="de-DE"/>
              </w:rPr>
              <w:t>FAILURE;</w:t>
            </w:r>
            <w:proofErr w:type="gramEnd"/>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w:t>
            </w:r>
            <w:proofErr w:type="gramStart"/>
            <w:r w:rsidR="00F4419E" w:rsidRPr="0098259C">
              <w:rPr>
                <w:rFonts w:ascii="Courier New" w:hAnsi="Courier New" w:cs="Courier New"/>
                <w:lang w:eastAsia="de-DE"/>
              </w:rPr>
              <w:t>0;</w:t>
            </w:r>
            <w:proofErr w:type="gramEnd"/>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 xml:space="preserve">h = </w:t>
            </w:r>
            <w:proofErr w:type="gramStart"/>
            <w:r w:rsidRPr="0098259C">
              <w:rPr>
                <w:rFonts w:ascii="Courier New" w:hAnsi="Courier New" w:cs="Courier New"/>
                <w:lang w:eastAsia="de-DE"/>
              </w:rPr>
              <w:t>0.01;</w:t>
            </w:r>
            <w:proofErr w:type="gramEnd"/>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w:t>
            </w:r>
            <w:proofErr w:type="gramStart"/>
            <w:r w:rsidR="00F4419E" w:rsidRPr="0098259C">
              <w:rPr>
                <w:lang w:val="en-US"/>
              </w:rPr>
              <w:t>String(</w:t>
            </w:r>
            <w:proofErr w:type="gramEnd"/>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proofErr w:type="gramStart"/>
            <w:r>
              <w:rPr>
                <w:rFonts w:ascii="Courier New" w:hAnsi="Courier New" w:cs="Courier New"/>
                <w:lang w:eastAsia="de-DE"/>
              </w:rPr>
              <w:t>SetupExpe</w:t>
            </w:r>
            <w:r w:rsidR="00CD193A">
              <w:rPr>
                <w:rFonts w:ascii="Courier New" w:hAnsi="Courier New" w:cs="Courier New"/>
                <w:lang w:eastAsia="de-DE"/>
              </w:rPr>
              <w:t>riment(</w:t>
            </w:r>
            <w:proofErr w:type="gramEnd"/>
            <w:r w:rsidR="00CD193A">
              <w:rPr>
                <w:rFonts w:ascii="Courier New" w:hAnsi="Courier New" w:cs="Courier New"/>
                <w:lang w:eastAsia="de-DE"/>
              </w:rPr>
              <w:t xml:space="preserve">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w:t>
            </w:r>
            <w:proofErr w:type="gramStart"/>
            <w:r w:rsidRPr="0098259C">
              <w:rPr>
                <w:lang w:val="en-US"/>
              </w:rPr>
              <w:t>String(</w:t>
            </w:r>
            <w:proofErr w:type="gramEnd"/>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GetReal(</w:t>
            </w:r>
            <w:proofErr w:type="gramEnd"/>
            <w:r w:rsidRPr="0098259C">
              <w:rPr>
                <w:rFonts w:ascii="Courier New" w:hAnsi="Courier New" w:cs="Courier New"/>
                <w:lang w:eastAsia="de-DE"/>
              </w:rPr>
              <w:t>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proofErr w:type="gramStart"/>
            <w:r w:rsidRPr="0098259C">
              <w:rPr>
                <w:rFonts w:ascii="Courier New" w:hAnsi="Courier New" w:cs="Courier New"/>
                <w:lang w:eastAsia="de-DE"/>
              </w:rPr>
              <w:t>SetReal(</w:t>
            </w:r>
            <w:proofErr w:type="gramEnd"/>
            <w:r w:rsidRPr="0098259C">
              <w:rPr>
                <w:rFonts w:ascii="Courier New" w:hAnsi="Courier New" w:cs="Courier New"/>
                <w:lang w:eastAsia="de-DE"/>
              </w:rPr>
              <w:t>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proofErr w:type="gramStart"/>
            <w:r w:rsidRPr="0098259C">
              <w:rPr>
                <w:rFonts w:ascii="Courier New" w:hAnsi="Courier New" w:cs="Courier New"/>
                <w:lang w:eastAsia="de-DE"/>
              </w:rPr>
              <w:t>GetBooleanStatus(</w:t>
            </w:r>
            <w:proofErr w:type="gramEnd"/>
            <w:r w:rsidRPr="0098259C">
              <w:rPr>
                <w:rFonts w:ascii="Courier New" w:hAnsi="Courier New" w:cs="Courier New"/>
                <w:lang w:eastAsia="de-DE"/>
              </w:rPr>
              <w:t xml:space="preserve">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proofErr w:type="gramStart"/>
            <w:r w:rsidRPr="0098259C">
              <w:rPr>
                <w:rFonts w:ascii="Courier New" w:hAnsi="Courier New" w:cs="Courier New"/>
                <w:lang w:eastAsia="de-DE"/>
              </w:rPr>
              <w:t>printf</w:t>
            </w:r>
            <w:proofErr w:type="spellEnd"/>
            <w:r w:rsidRPr="0098259C">
              <w:rPr>
                <w:rFonts w:ascii="Courier New" w:hAnsi="Courier New" w:cs="Courier New"/>
                <w:lang w:eastAsia="de-DE"/>
              </w:rPr>
              <w:t>(</w:t>
            </w:r>
            <w:proofErr w:type="gramEnd"/>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true;</w:t>
            </w:r>
            <w:proofErr w:type="gramEnd"/>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gramStart"/>
            <w:r w:rsidRPr="0098259C">
              <w:rPr>
                <w:rFonts w:ascii="Courier New" w:hAnsi="Courier New" w:cs="Courier New"/>
                <w:color w:val="0000FF"/>
                <w:lang w:eastAsia="de-DE"/>
              </w:rPr>
              <w:t>break</w:t>
            </w:r>
            <w:r w:rsidRPr="0098259C">
              <w:rPr>
                <w:rFonts w:ascii="Courier New" w:hAnsi="Courier New" w:cs="Courier New"/>
                <w:lang w:eastAsia="de-DE"/>
              </w:rPr>
              <w:t>;</w:t>
            </w:r>
            <w:proofErr w:type="gramEnd"/>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proofErr w:type="gramStart"/>
            <w:r w:rsidRPr="0098259C">
              <w:rPr>
                <w:rFonts w:ascii="Courier New" w:hAnsi="Courier New" w:cs="Courier New"/>
                <w:lang w:eastAsia="de-DE"/>
              </w:rPr>
              <w:t>DoStep(</w:t>
            </w:r>
            <w:proofErr w:type="gramEnd"/>
            <w:r w:rsidRPr="0098259C">
              <w:rPr>
                <w:rFonts w:ascii="Courier New" w:hAnsi="Courier New" w:cs="Courier New"/>
                <w:lang w:eastAsia="de-DE"/>
              </w:rPr>
              <w:t xml:space="preserve">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w:t>
            </w:r>
            <w:proofErr w:type="gramStart"/>
            <w:r w:rsidRPr="0098259C">
              <w:rPr>
                <w:rFonts w:ascii="Courier New" w:hAnsi="Courier New" w:cs="Courier New"/>
                <w:lang w:eastAsia="de-DE"/>
              </w:rPr>
              <w:t>h;</w:t>
            </w:r>
            <w:proofErr w:type="gramEnd"/>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gramStart"/>
            <w:r w:rsidRPr="0098259C">
              <w:rPr>
                <w:rFonts w:ascii="Courier New" w:hAnsi="Courier New" w:cs="Courier New"/>
                <w:lang w:eastAsia="de-DE"/>
              </w:rPr>
              <w:t>status !</w:t>
            </w:r>
            <w:proofErr w:type="gramEnd"/>
            <w:r w:rsidRPr="0098259C">
              <w:rPr>
                <w:rFonts w:ascii="Courier New" w:hAnsi="Courier New" w:cs="Courier New"/>
                <w:lang w:eastAsia="de-DE"/>
              </w:rPr>
              <w:t xml:space="preserve">=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roofErr w:type="gramStart"/>
            <w:r w:rsidRPr="0098259C">
              <w:rPr>
                <w:rFonts w:ascii="Courier New" w:hAnsi="Courier New" w:cs="Courier New"/>
                <w:lang w:eastAsia="de-DE"/>
              </w:rPr>
              <w:t>);</w:t>
            </w:r>
            <w:proofErr w:type="gramEnd"/>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roofErr w:type="gramStart"/>
            <w:r w:rsidRPr="0098259C">
              <w:rPr>
                <w:rFonts w:ascii="Courier New" w:hAnsi="Courier New" w:cs="Courier New"/>
                <w:lang w:eastAsia="de-DE"/>
              </w:rPr>
              <w:t>);</w:t>
            </w:r>
            <w:proofErr w:type="gramEnd"/>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50" w:name="_Toc55136523"/>
      <w:r w:rsidRPr="0098259C">
        <w:lastRenderedPageBreak/>
        <w:t>FMI Description Schema</w:t>
      </w:r>
      <w:bookmarkEnd w:id="250"/>
    </w:p>
    <w:p w14:paraId="2ECBD66C" w14:textId="69F352D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EE265D">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51" w:name="_Ref289268602"/>
      <w:bookmarkStart w:id="252" w:name="_Ref298170400"/>
      <w:bookmarkStart w:id="253" w:name="_Toc55136524"/>
      <w:r w:rsidRPr="0098259C">
        <w:t>Co</w:t>
      </w:r>
      <w:r w:rsidRPr="0098259C">
        <w:noBreakHyphen/>
        <w:t>Simulation</w:t>
      </w:r>
      <w:bookmarkEnd w:id="251"/>
      <w:r w:rsidR="00121EF8" w:rsidRPr="0098259C">
        <w:t xml:space="preserve"> FMU (</w:t>
      </w:r>
      <w:proofErr w:type="spellStart"/>
      <w:r w:rsidR="00121EF8" w:rsidRPr="0098259C">
        <w:t>CoSimulation</w:t>
      </w:r>
      <w:proofErr w:type="spellEnd"/>
      <w:r w:rsidR="00121EF8" w:rsidRPr="0098259C">
        <w:t>)</w:t>
      </w:r>
      <w:bookmarkEnd w:id="252"/>
      <w:bookmarkEnd w:id="253"/>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2958CADE"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EE265D">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10EA0B79"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EE265D" w:rsidRPr="0098259C">
              <w:t xml:space="preserve">Figure </w:t>
            </w:r>
            <w:r w:rsidR="00EE265D">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w:t>
            </w:r>
            <w:proofErr w:type="gramStart"/>
            <w:r w:rsidRPr="0098259C">
              <w:rPr>
                <w:rStyle w:val="CODE"/>
              </w:rPr>
              <w:t>(..) )</w:t>
            </w:r>
            <w:proofErr w:type="gramEnd"/>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w:t>
            </w:r>
            <w:proofErr w:type="gramStart"/>
            <w:r w:rsidRPr="0098259C">
              <w:t>is able to</w:t>
            </w:r>
            <w:proofErr w:type="gramEnd"/>
            <w:r w:rsidRPr="0098259C">
              <w:t xml:space="preserve">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w:t>
            </w:r>
            <w:proofErr w:type="gramStart"/>
            <w:r w:rsidRPr="0098259C">
              <w:t>instantiation</w:t>
            </w:r>
            <w:proofErr w:type="gramEnd"/>
            <w:r w:rsidRPr="0098259C">
              <w:t xml:space="preserve">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w:t>
      </w:r>
      <w:proofErr w:type="gramStart"/>
      <w:r w:rsidRPr="0098259C">
        <w:t xml:space="preserve">If  </w:t>
      </w:r>
      <w:proofErr w:type="spellStart"/>
      <w:r w:rsidRPr="0098259C">
        <w:rPr>
          <w:rStyle w:val="CODE"/>
        </w:rPr>
        <w:t>needsExecutionTool</w:t>
      </w:r>
      <w:proofErr w:type="spellEnd"/>
      <w:proofErr w:type="gram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54" w:name="_Toc55136525"/>
      <w:r w:rsidRPr="0098259C">
        <w:t xml:space="preserve">Example </w:t>
      </w:r>
      <w:r w:rsidR="00374F39" w:rsidRPr="0098259C">
        <w:t>XML</w:t>
      </w:r>
      <w:r w:rsidRPr="0098259C">
        <w:t xml:space="preserve"> Description File</w:t>
      </w:r>
      <w:bookmarkEnd w:id="254"/>
    </w:p>
    <w:p w14:paraId="56AFD392" w14:textId="0BF0DB50"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EE265D">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Modelica.SIunits.Inertia</w:t>
      </w:r>
      <w:proofErr w:type="spellEnd"/>
      <w:proofErr w:type="gram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Modelica.SIunits.Torque</w:t>
      </w:r>
      <w:proofErr w:type="spellEnd"/>
      <w:proofErr w:type="gram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Modelica.SIunits.AngularVelocity</w:t>
      </w:r>
      <w:proofErr w:type="spellEnd"/>
      <w:proofErr w:type="gram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proofErr w:type="gramStart"/>
      <w:r w:rsidRPr="0098259C">
        <w:rPr>
          <w:noProof w:val="0"/>
        </w:rPr>
        <w:t>Modelica.SIunits.Angle</w:t>
      </w:r>
      <w:proofErr w:type="spellEnd"/>
      <w:proofErr w:type="gram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proofErr w:type="gramStart"/>
      <w:r w:rsidR="00383D0D" w:rsidRPr="0098259C">
        <w:rPr>
          <w:noProof w:val="0"/>
        </w:rPr>
        <w:t>Modelica.SIunits.Inertia</w:t>
      </w:r>
      <w:proofErr w:type="spellEnd"/>
      <w:proofErr w:type="gram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Modelica.SIunits.Torque</w:t>
      </w:r>
      <w:proofErr w:type="spellEnd"/>
      <w:proofErr w:type="gram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Modelica.SIunits.Angle</w:t>
      </w:r>
      <w:proofErr w:type="spellEnd"/>
      <w:proofErr w:type="gram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proofErr w:type="gramStart"/>
      <w:r w:rsidRPr="0098259C">
        <w:rPr>
          <w:noProof w:val="0"/>
        </w:rPr>
        <w:t>Modelica.SIunits.AngularVelocity</w:t>
      </w:r>
      <w:proofErr w:type="spellEnd"/>
      <w:proofErr w:type="gram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55" w:name="_Ref305442034"/>
      <w:bookmarkStart w:id="256" w:name="_Toc55136526"/>
      <w:r w:rsidRPr="0098259C">
        <w:lastRenderedPageBreak/>
        <w:t>Literature</w:t>
      </w:r>
      <w:bookmarkEnd w:id="224"/>
      <w:bookmarkEnd w:id="225"/>
      <w:bookmarkEnd w:id="255"/>
      <w:bookmarkEnd w:id="256"/>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30"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1"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2"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w:t>
      </w:r>
      <w:proofErr w:type="gramStart"/>
      <w:r w:rsidRPr="00C36535">
        <w:rPr>
          <w:noProof w:val="0"/>
          <w:lang w:eastAsia="sv-SE"/>
        </w:rPr>
        <w:t>J,,</w:t>
      </w:r>
      <w:proofErr w:type="gramEnd"/>
      <w:r w:rsidRPr="00C36535">
        <w:rPr>
          <w:noProof w:val="0"/>
          <w:lang w:eastAsia="sv-SE"/>
        </w:rPr>
        <w:t xml:space="preserve">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3"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proofErr w:type="gramStart"/>
      <w:r w:rsidRPr="0098259C">
        <w:rPr>
          <w:b/>
          <w:noProof w:val="0"/>
        </w:rPr>
        <w:t>6</w:t>
      </w:r>
      <w:r w:rsidRPr="0098259C">
        <w:rPr>
          <w:noProof w:val="0"/>
        </w:rPr>
        <w:t xml:space="preserve">  pp.</w:t>
      </w:r>
      <w:proofErr w:type="gramEnd"/>
      <w:r w:rsidRPr="0098259C">
        <w:rPr>
          <w:noProof w:val="0"/>
        </w:rPr>
        <w:t xml:space="preserve">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4"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5"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6"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7"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8"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57" w:name="_Toc247884556"/>
      <w:bookmarkStart w:id="258" w:name="_Toc55136527"/>
      <w:r w:rsidRPr="0098259C">
        <w:lastRenderedPageBreak/>
        <w:t>FMI Revision History</w:t>
      </w:r>
      <w:bookmarkEnd w:id="257"/>
      <w:bookmarkEnd w:id="258"/>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9"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40"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59" w:name="_Toc247884557"/>
      <w:bookmarkStart w:id="260" w:name="_Toc55136528"/>
      <w:r w:rsidRPr="0098259C">
        <w:t>Version 1.0</w:t>
      </w:r>
      <w:bookmarkEnd w:id="259"/>
      <w:r w:rsidRPr="0098259C">
        <w:t xml:space="preserve"> – FMI for Model Exchange</w:t>
      </w:r>
      <w:bookmarkEnd w:id="260"/>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Tove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 xml:space="preserve">Martin Otter, </w:t>
      </w:r>
      <w:proofErr w:type="gramStart"/>
      <w:r w:rsidRPr="00D331DC">
        <w:rPr>
          <w:lang w:val="de-DE"/>
        </w:rPr>
        <w:t>German Aerospace Center</w:t>
      </w:r>
      <w:proofErr w:type="gramEnd"/>
      <w:r w:rsidRPr="00D331DC">
        <w:rPr>
          <w:lang w:val="de-DE"/>
        </w:rPr>
        <w:t xml:space="preserve">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61" w:name="_Toc55136529"/>
      <w:r w:rsidRPr="0098259C">
        <w:t>Version 1.0 – FMI for Co-Simulation</w:t>
      </w:r>
      <w:bookmarkEnd w:id="261"/>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62" w:name="_Toc20839962"/>
      <w:bookmarkStart w:id="263" w:name="_Toc20839963"/>
      <w:bookmarkStart w:id="264" w:name="_Toc20839964"/>
      <w:bookmarkStart w:id="265" w:name="_Toc20839965"/>
      <w:bookmarkStart w:id="266" w:name="_Toc20839966"/>
      <w:bookmarkStart w:id="267" w:name="_Toc20839967"/>
      <w:bookmarkStart w:id="268" w:name="_Toc20839968"/>
      <w:bookmarkStart w:id="269" w:name="_Toc20839969"/>
      <w:bookmarkStart w:id="270" w:name="_Toc20839970"/>
      <w:bookmarkStart w:id="271" w:name="_Toc20839971"/>
      <w:bookmarkStart w:id="272" w:name="_Toc20839972"/>
      <w:bookmarkStart w:id="273" w:name="_Toc20839973"/>
      <w:bookmarkStart w:id="274" w:name="_Toc20839974"/>
      <w:bookmarkStart w:id="275" w:name="_Toc20839975"/>
      <w:bookmarkStart w:id="276" w:name="_Toc20839976"/>
      <w:bookmarkStart w:id="277" w:name="_Toc20839977"/>
      <w:bookmarkStart w:id="278" w:name="_Toc20839978"/>
      <w:bookmarkStart w:id="279" w:name="_Toc20839979"/>
      <w:bookmarkStart w:id="280" w:name="_Toc20839980"/>
      <w:bookmarkStart w:id="281" w:name="_Toc20839981"/>
      <w:bookmarkStart w:id="282" w:name="_Toc20839982"/>
      <w:bookmarkStart w:id="283" w:name="_Toc55136530"/>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sidRPr="0098259C">
        <w:t>Version 2.0</w:t>
      </w:r>
      <w:r w:rsidR="00C47A06" w:rsidRPr="0098259C">
        <w:t xml:space="preserve"> – FMI for Model Exchange and Co-Simulation</w:t>
      </w:r>
      <w:bookmarkEnd w:id="283"/>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84" w:name="_Ref305158977"/>
      <w:bookmarkStart w:id="285" w:name="_Toc55136531"/>
      <w:r w:rsidRPr="0098259C">
        <w:t>Overview</w:t>
      </w:r>
      <w:bookmarkEnd w:id="284"/>
      <w:bookmarkEnd w:id="285"/>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 xml:space="preserve">The documents, </w:t>
      </w:r>
      <w:proofErr w:type="gramStart"/>
      <w:r w:rsidRPr="0098259C">
        <w:rPr>
          <w:lang w:eastAsia="sv-SE"/>
        </w:rPr>
        <w:t>schema</w:t>
      </w:r>
      <w:proofErr w:type="gramEnd"/>
      <w:r w:rsidRPr="0098259C">
        <w:rPr>
          <w:lang w:eastAsia="sv-SE"/>
        </w:rPr>
        <w:t xml:space="preserve">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 xml:space="preserve">The tool-specific unit-name can optionally be expressed as function of the 7 SI base units and the SI derived unit “rad”. It is then possible to check units when FMUs are </w:t>
      </w:r>
      <w:proofErr w:type="gramStart"/>
      <w:r w:rsidR="00882AC9" w:rsidRPr="0098259C">
        <w:rPr>
          <w:lang w:eastAsia="sv-SE"/>
        </w:rPr>
        <w:t>connected together</w:t>
      </w:r>
      <w:proofErr w:type="gramEnd"/>
      <w:r w:rsidR="00882AC9" w:rsidRPr="0098259C">
        <w:rPr>
          <w:lang w:eastAsia="sv-SE"/>
        </w:rPr>
        <w:t xml:space="preserve">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w:t>
      </w:r>
      <w:proofErr w:type="gramStart"/>
      <w:r w:rsidRPr="0098259C">
        <w:rPr>
          <w:lang w:eastAsia="sv-SE"/>
        </w:rPr>
        <w:t>2,3,...</w:t>
      </w:r>
      <w:proofErr w:type="gramEnd"/>
      <w:r w:rsidRPr="0098259C">
        <w:rPr>
          <w:lang w:eastAsia="sv-SE"/>
        </w:rPr>
        <w:t>).</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w:t>
      </w:r>
      <w:proofErr w:type="gramStart"/>
      <w:r w:rsidR="00882AC9" w:rsidRPr="0098259C">
        <w:rPr>
          <w:lang w:eastAsia="sv-SE"/>
        </w:rPr>
        <w:t>), or</w:t>
      </w:r>
      <w:proofErr w:type="gramEnd"/>
      <w:r w:rsidR="00882AC9" w:rsidRPr="0098259C">
        <w:rPr>
          <w:lang w:eastAsia="sv-SE"/>
        </w:rPr>
        <w:t xml:space="preserve">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 xml:space="preserve">When instantiating an FMU, the absolute path to the FMU resource directory is now reported also in Model Exchange, in order that the FMU can read </w:t>
      </w:r>
      <w:proofErr w:type="gramStart"/>
      <w:r w:rsidRPr="0098259C">
        <w:rPr>
          <w:lang w:eastAsia="sv-SE"/>
        </w:rPr>
        <w:t>all of</w:t>
      </w:r>
      <w:proofErr w:type="gramEnd"/>
      <w:r w:rsidRPr="0098259C">
        <w:rPr>
          <w:lang w:eastAsia="sv-SE"/>
        </w:rPr>
        <w:t xml:space="preserve">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w:t>
      </w:r>
      <w:proofErr w:type="gramStart"/>
      <w:r w:rsidRPr="0098259C">
        <w:rPr>
          <w:lang w:eastAsia="sv-SE"/>
        </w:rPr>
        <w:t xml:space="preserve">in order </w:t>
      </w:r>
      <w:r w:rsidR="00651DCF">
        <w:rPr>
          <w:lang w:eastAsia="sv-SE"/>
        </w:rPr>
        <w:t>for</w:t>
      </w:r>
      <w:proofErr w:type="gramEnd"/>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86" w:name="_Toc55136532"/>
      <w:r w:rsidRPr="0098259C">
        <w:t>Main changes</w:t>
      </w:r>
      <w:bookmarkEnd w:id="286"/>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proofErr w:type="gramStart"/>
      <w:r w:rsidR="00140C25">
        <w:rPr>
          <w:lang w:eastAsia="sv-SE"/>
        </w:rPr>
        <w:t>fmi2</w:t>
      </w:r>
      <w:r w:rsidR="00950F8C">
        <w:rPr>
          <w:lang w:eastAsia="sv-SE"/>
        </w:rPr>
        <w:t xml:space="preserve">TypesPlatform.h </w:t>
      </w:r>
      <w:r w:rsidRPr="0098259C">
        <w:rPr>
          <w:lang w:eastAsia="sv-SE"/>
        </w:rPr>
        <w:t xml:space="preserve"> (</w:t>
      </w:r>
      <w:proofErr w:type="gramEnd"/>
      <w:r w:rsidRPr="0098259C">
        <w:rPr>
          <w:lang w:eastAsia="sv-SE"/>
        </w:rPr>
        <w:t>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w:t>
      </w:r>
      <w:proofErr w:type="gramStart"/>
      <w:r w:rsidR="00B5129D" w:rsidRPr="0098259C">
        <w:rPr>
          <w:lang w:eastAsia="sv-SE"/>
        </w:rPr>
        <w:t>in order to</w:t>
      </w:r>
      <w:proofErr w:type="gramEnd"/>
      <w:r w:rsidR="00B5129D" w:rsidRPr="0098259C">
        <w:rPr>
          <w:lang w:eastAsia="sv-SE"/>
        </w:rPr>
        <w:t xml:space="preserve">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 xml:space="preserve">for </w:t>
      </w:r>
      <w:proofErr w:type="gramStart"/>
      <w:r w:rsidR="000061EF" w:rsidRPr="0098259C">
        <w:rPr>
          <w:lang w:eastAsia="sv-SE"/>
        </w:rPr>
        <w:t>example</w:t>
      </w:r>
      <w:r w:rsidR="00EE67B7">
        <w:rPr>
          <w:lang w:eastAsia="sv-SE"/>
        </w:rPr>
        <w:t>,</w:t>
      </w:r>
      <w:r w:rsidR="000061EF" w:rsidRPr="0098259C">
        <w:rPr>
          <w:lang w:eastAsia="sv-SE"/>
        </w:rPr>
        <w:t xml:space="preserve"> </w:t>
      </w:r>
      <w:r w:rsidR="00FC2D9E" w:rsidRPr="0098259C">
        <w:rPr>
          <w:lang w:eastAsia="sv-SE"/>
        </w:rPr>
        <w:t xml:space="preserve"> an</w:t>
      </w:r>
      <w:proofErr w:type="gramEnd"/>
      <w:r w:rsidR="00FC2D9E" w:rsidRPr="0098259C">
        <w:rPr>
          <w:lang w:eastAsia="sv-SE"/>
        </w:rPr>
        <w:t xml:space="preserve">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w:t>
      </w:r>
      <w:proofErr w:type="gramStart"/>
      <w:r w:rsidRPr="0098259C">
        <w:rPr>
          <w:lang w:eastAsia="sv-SE"/>
        </w:rPr>
        <w:t>in order to</w:t>
      </w:r>
      <w:proofErr w:type="gramEnd"/>
      <w:r w:rsidRPr="0098259C">
        <w:rPr>
          <w:lang w:eastAsia="sv-SE"/>
        </w:rPr>
        <w:t xml:space="preserve">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32E4EFBD"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w:t>
      </w:r>
      <w:proofErr w:type="gramStart"/>
      <w:r w:rsidRPr="0098259C">
        <w:rPr>
          <w:lang w:eastAsia="sv-SE"/>
        </w:rPr>
        <w:t>Instead</w:t>
      </w:r>
      <w:proofErr w:type="gramEnd"/>
      <w:r w:rsidRPr="0098259C">
        <w:rPr>
          <w:lang w:eastAsia="sv-SE"/>
        </w:rPr>
        <w:t xml:space="preserve">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EE265D">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xml:space="preserve">) </w:t>
      </w:r>
      <w:proofErr w:type="gramStart"/>
      <w:r w:rsidR="00802A13" w:rsidRPr="0098259C">
        <w:rPr>
          <w:lang w:eastAsia="sv-SE"/>
        </w:rPr>
        <w:t>in order to</w:t>
      </w:r>
      <w:proofErr w:type="gramEnd"/>
      <w:r w:rsidR="00802A13" w:rsidRPr="0098259C">
        <w:rPr>
          <w:lang w:eastAsia="sv-SE"/>
        </w:rPr>
        <w:t xml:space="preserve">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xml:space="preserve">, </w:t>
      </w:r>
      <w:proofErr w:type="gramStart"/>
      <w:r w:rsidRPr="0098259C">
        <w:rPr>
          <w:lang w:eastAsia="sv-SE"/>
        </w:rPr>
        <w:t>in order</w:t>
      </w:r>
      <w:r w:rsidR="00651DCF">
        <w:rPr>
          <w:lang w:eastAsia="sv-SE"/>
        </w:rPr>
        <w:t xml:space="preserve"> for</w:t>
      </w:r>
      <w:proofErr w:type="gramEnd"/>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proofErr w:type="gramStart"/>
      <w:r w:rsidR="00950F8C">
        <w:rPr>
          <w:rStyle w:val="CODE"/>
        </w:rPr>
        <w:t>fmiTypesPlatform.h</w:t>
      </w:r>
      <w:proofErr w:type="spellEnd"/>
      <w:r w:rsidR="00950F8C">
        <w:rPr>
          <w:rStyle w:val="CODE"/>
        </w:rPr>
        <w:t xml:space="preserve"> </w:t>
      </w:r>
      <w:r w:rsidRPr="0098259C">
        <w:rPr>
          <w:lang w:eastAsia="sv-SE"/>
        </w:rPr>
        <w:t xml:space="preserve"> for</w:t>
      </w:r>
      <w:proofErr w:type="gramEnd"/>
      <w:r w:rsidRPr="0098259C">
        <w:rPr>
          <w:lang w:eastAsia="sv-SE"/>
        </w:rPr>
        <w:t xml:space="preserve">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w:t>
      </w:r>
      <w:proofErr w:type="gramStart"/>
      <w:r w:rsidRPr="0098259C">
        <w:rPr>
          <w:lang w:eastAsia="sv-SE"/>
        </w:rPr>
        <w:t>has to</w:t>
      </w:r>
      <w:proofErr w:type="gramEnd"/>
      <w:r w:rsidRPr="0098259C">
        <w:rPr>
          <w:lang w:eastAsia="sv-SE"/>
        </w:rPr>
        <w:t xml:space="preserve">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0EF236C5"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w:t>
      </w:r>
      <w:del w:id="287" w:author="Bertsch Christian (CR/ADX2.2)" w:date="2023-07-18T20:41:00Z">
        <w:r w:rsidDel="00220B63">
          <w:rPr>
            <w:lang w:eastAsia="sv-SE"/>
          </w:rPr>
          <w:delText xml:space="preserve">Furthermore, the default type of </w:delText>
        </w:r>
        <w:r w:rsidR="00140C25" w:rsidRPr="00D2781E" w:rsidDel="00220B63">
          <w:rPr>
            <w:rStyle w:val="CODE"/>
          </w:rPr>
          <w:delText>fmi2</w:delText>
        </w:r>
        <w:r w:rsidRPr="00D2781E" w:rsidDel="00220B63">
          <w:rPr>
            <w:rStyle w:val="CODE"/>
          </w:rPr>
          <w:delText>ValueReference</w:delText>
        </w:r>
        <w:r w:rsidDel="00220B63">
          <w:rPr>
            <w:lang w:eastAsia="sv-SE"/>
          </w:rPr>
          <w:delText xml:space="preserve"> has been changed from “</w:delText>
        </w:r>
        <w:r w:rsidRPr="00D2781E" w:rsidDel="00220B63">
          <w:rPr>
            <w:rStyle w:val="CODE"/>
          </w:rPr>
          <w:delText>unsigned int</w:delText>
        </w:r>
        <w:r w:rsidDel="00220B63">
          <w:rPr>
            <w:lang w:eastAsia="sv-SE"/>
          </w:rPr>
          <w:delText>” to “</w:delText>
        </w:r>
        <w:r w:rsidRPr="00D2781E" w:rsidDel="00220B63">
          <w:rPr>
            <w:rStyle w:val="CODE"/>
          </w:rPr>
          <w:delText>size_t</w:delText>
        </w:r>
        <w:r w:rsidDel="00220B63">
          <w:rPr>
            <w:lang w:eastAsia="sv-SE"/>
          </w:rPr>
          <w:delText>”.</w:delText>
        </w:r>
      </w:del>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 xml:space="preserve">FMI xml-files need to be UTF-8 encoded (as are xml schema files and strings in the C-API), </w:t>
      </w:r>
      <w:proofErr w:type="gramStart"/>
      <w:r>
        <w:rPr>
          <w:lang w:eastAsia="sv-SE"/>
        </w:rPr>
        <w:t>in order to</w:t>
      </w:r>
      <w:proofErr w:type="gramEnd"/>
      <w:r>
        <w:rPr>
          <w:lang w:eastAsia="sv-SE"/>
        </w:rPr>
        <w:t xml:space="preserve">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xml:space="preserve">” </w:t>
      </w:r>
      <w:proofErr w:type="gramStart"/>
      <w:r>
        <w:rPr>
          <w:lang w:eastAsia="sv-SE"/>
        </w:rPr>
        <w:t>in order to</w:t>
      </w:r>
      <w:proofErr w:type="gramEnd"/>
      <w:r>
        <w:rPr>
          <w:lang w:eastAsia="sv-SE"/>
        </w:rPr>
        <w:t xml:space="preserve">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 xml:space="preserve">Clarification </w:t>
      </w:r>
      <w:proofErr w:type="gramStart"/>
      <w:r>
        <w:rPr>
          <w:lang w:eastAsia="sv-SE"/>
        </w:rPr>
        <w:t>added,</w:t>
      </w:r>
      <w:proofErr w:type="gramEnd"/>
      <w:r>
        <w:rPr>
          <w:lang w:eastAsia="sv-SE"/>
        </w:rPr>
        <w:t xml:space="preserve">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88" w:name="_Toc55136533"/>
      <w:r w:rsidRPr="0098259C">
        <w:lastRenderedPageBreak/>
        <w:t>Contributors</w:t>
      </w:r>
      <w:bookmarkEnd w:id="288"/>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Mongi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1"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r w:rsidRPr="002F3E46">
        <w:t>Rüdiger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89"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89"/>
    </w:p>
    <w:p w14:paraId="50AE9120" w14:textId="1CDBC067" w:rsidR="00F523A4" w:rsidRDefault="00EC0BA9" w:rsidP="00D2781E">
      <w:pPr>
        <w:pStyle w:val="Textkrper"/>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2"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3"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290" w:name="_Toc55136535"/>
      <w:r>
        <w:t xml:space="preserve">FMI 2.0.2 </w:t>
      </w:r>
      <w:proofErr w:type="spellStart"/>
      <w:r>
        <w:t>maintenane</w:t>
      </w:r>
      <w:proofErr w:type="spellEnd"/>
      <w:r>
        <w:t xml:space="preserve"> release: changes and contributors</w:t>
      </w:r>
      <w:bookmarkEnd w:id="290"/>
    </w:p>
    <w:p w14:paraId="5B2F7062" w14:textId="3FCCAF68" w:rsidR="00530EF9" w:rsidRDefault="00530EF9" w:rsidP="00530EF9">
      <w:pPr>
        <w:pStyle w:val="Textkrper"/>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w:t>
      </w:r>
      <w:proofErr w:type="gramStart"/>
      <w:r>
        <w:t>contributors</w:t>
      </w:r>
      <w:proofErr w:type="gramEnd"/>
      <w:r>
        <w:t xml:space="preserve"> please refer to the issue tracking system </w:t>
      </w:r>
      <w:hyperlink r:id="rId144"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1C9A3B6B" w:rsidR="005469A6" w:rsidRDefault="005469A6" w:rsidP="005469A6">
      <w:pPr>
        <w:pStyle w:val="Textkrper"/>
      </w:pPr>
      <w:r>
        <w:t>The changes w.r.t. FMI 2.0.2</w:t>
      </w:r>
      <w:r w:rsidR="00FD1161">
        <w:t xml:space="preserve"> </w:t>
      </w:r>
      <w:r>
        <w:t xml:space="preserve">(clarifications and bugfixes) are summarized on the release page for FMI 2.0.3 https://github.com/modelica/fmi-standard/releases/tag/v2.0.3 </w:t>
      </w:r>
      <w:r>
        <w:br/>
      </w:r>
    </w:p>
    <w:p w14:paraId="40EF44A9" w14:textId="2D731BC7" w:rsidR="005469A6" w:rsidRDefault="005469A6" w:rsidP="005469A6">
      <w:pPr>
        <w:pStyle w:val="Textkrper"/>
        <w:spacing w:before="0"/>
      </w:pPr>
      <w:r>
        <w:t xml:space="preserve">For </w:t>
      </w:r>
      <w:proofErr w:type="gramStart"/>
      <w:r>
        <w:t>contributors</w:t>
      </w:r>
      <w:proofErr w:type="gramEnd"/>
      <w:r>
        <w:t xml:space="preserve"> please refer to the issue tracking system </w:t>
      </w:r>
      <w:hyperlink r:id="rId145" w:history="1">
        <w:r w:rsidR="00917DAB" w:rsidRPr="00B40B09">
          <w:rPr>
            <w:rStyle w:val="Hyperlink"/>
          </w:rPr>
          <w:t>https://github.com/modelica/fmi-standard/milestone/18</w:t>
        </w:r>
      </w:hyperlink>
    </w:p>
    <w:p w14:paraId="32D696AA" w14:textId="515C51F9" w:rsidR="00917DAB" w:rsidRDefault="00917DAB" w:rsidP="005469A6">
      <w:pPr>
        <w:pStyle w:val="Textkrper"/>
        <w:spacing w:before="0"/>
      </w:pPr>
    </w:p>
    <w:p w14:paraId="3F45B63F" w14:textId="445F71B6" w:rsidR="00917DAB" w:rsidRDefault="00917DAB" w:rsidP="00917DAB">
      <w:pPr>
        <w:pStyle w:val="Appendix3"/>
      </w:pPr>
      <w:r>
        <w:t>FMI 2.0.4 maintenan</w:t>
      </w:r>
      <w:r w:rsidR="00FD1161">
        <w:t>c</w:t>
      </w:r>
      <w:r>
        <w:t>e release: changes and contributors</w:t>
      </w:r>
    </w:p>
    <w:p w14:paraId="706D68CC" w14:textId="6603DADA" w:rsidR="00917DAB" w:rsidRDefault="00917DAB" w:rsidP="00917DAB">
      <w:pPr>
        <w:pStyle w:val="Textkrper"/>
      </w:pPr>
      <w:r>
        <w:t xml:space="preserve">The changes w.r.t. FMI 2.0.2(clarifications and bugfixes) are summarized on the release page for FMI 2.0.3 https://github.com/modelica/fmi-standard/releases/tag/v2.0.4 </w:t>
      </w:r>
      <w:r>
        <w:br/>
      </w:r>
    </w:p>
    <w:p w14:paraId="305A591D" w14:textId="5EC6FB85" w:rsidR="00917DAB" w:rsidRDefault="00917DAB" w:rsidP="00917DAB">
      <w:pPr>
        <w:pStyle w:val="Textkrper"/>
        <w:spacing w:before="0"/>
      </w:pPr>
      <w:r>
        <w:t xml:space="preserve">For </w:t>
      </w:r>
      <w:r w:rsidR="00FD1161">
        <w:t>contributors,</w:t>
      </w:r>
      <w:r>
        <w:t xml:space="preserve"> please refer to the issue tracking system </w:t>
      </w:r>
      <w:hyperlink r:id="rId146" w:history="1">
        <w:r w:rsidRPr="00B40B09">
          <w:rPr>
            <w:rStyle w:val="Hyperlink"/>
          </w:rPr>
          <w:t>https://github.com/modelica/fmi-standard/milestone/22</w:t>
        </w:r>
      </w:hyperlink>
    </w:p>
    <w:p w14:paraId="0894B4A4" w14:textId="77777777" w:rsidR="00917DAB" w:rsidRPr="0098259C" w:rsidRDefault="00917DAB" w:rsidP="00917DAB">
      <w:pPr>
        <w:pStyle w:val="Textkrper"/>
        <w:spacing w:before="0"/>
      </w:pPr>
    </w:p>
    <w:p w14:paraId="5DC19EA3" w14:textId="14C6D6AA" w:rsidR="00917DAB" w:rsidRPr="0098259C" w:rsidRDefault="00917DAB" w:rsidP="005469A6">
      <w:pPr>
        <w:pStyle w:val="Textkrper"/>
        <w:spacing w:before="0"/>
      </w:pPr>
      <w:r>
        <w:lastRenderedPageBreak/>
        <w:t xml:space="preserve">For the </w:t>
      </w:r>
      <w:r w:rsidR="00FD1161">
        <w:t>b</w:t>
      </w:r>
      <w:r>
        <w:t xml:space="preserve">ackported “Terminals and Icons” and “Build Configuration” </w:t>
      </w:r>
      <w:r w:rsidR="00FD1161">
        <w:t>f</w:t>
      </w:r>
      <w:r>
        <w:t xml:space="preserve">eatures </w:t>
      </w:r>
      <w:proofErr w:type="spellStart"/>
      <w:r>
        <w:t>refere</w:t>
      </w:r>
      <w:proofErr w:type="spellEnd"/>
      <w:r>
        <w:t xml:space="preserve"> to the contributors list to FMI3.0 </w:t>
      </w:r>
      <w:hyperlink r:id="rId147" w:anchor="_contributors" w:history="1">
        <w:r w:rsidRPr="00B40B09">
          <w:rPr>
            <w:rStyle w:val="Hyperlink"/>
          </w:rPr>
          <w:t>https://fmi-standard.org/docs/3.0/#_contributors</w:t>
        </w:r>
      </w:hyperlink>
      <w:r>
        <w:t xml:space="preserve"> </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291" w:name="_Toc240646383"/>
      <w:bookmarkStart w:id="292" w:name="_Toc247884564"/>
      <w:bookmarkStart w:id="293" w:name="_Toc55136536"/>
      <w:bookmarkEnd w:id="22"/>
      <w:bookmarkEnd w:id="23"/>
      <w:bookmarkEnd w:id="24"/>
      <w:bookmarkEnd w:id="25"/>
      <w:bookmarkEnd w:id="26"/>
      <w:bookmarkEnd w:id="27"/>
      <w:r w:rsidRPr="0098259C">
        <w:lastRenderedPageBreak/>
        <w:t>Glossary</w:t>
      </w:r>
      <w:bookmarkEnd w:id="291"/>
      <w:bookmarkEnd w:id="292"/>
      <w:bookmarkEnd w:id="29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 xml:space="preserve">A set of functions, procedures, </w:t>
            </w:r>
            <w:proofErr w:type="gramStart"/>
            <w:r w:rsidRPr="0098259C">
              <w:t>methods</w:t>
            </w:r>
            <w:proofErr w:type="gramEnd"/>
            <w:r w:rsidRPr="0098259C">
              <w:t xml:space="preserve">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8"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9" w:history="1">
              <w:r w:rsidRPr="0098259C">
                <w:rPr>
                  <w:rStyle w:val="Hyperlink"/>
                </w:rPr>
                <w:t>www.osek-vdx.org</w:t>
              </w:r>
            </w:hyperlink>
            <w:r w:rsidRPr="0098259C">
              <w:t xml:space="preserve">, </w:t>
            </w:r>
            <w:hyperlink r:id="rId150"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proofErr w:type="gramStart"/>
            <w:r w:rsidRPr="0098259C">
              <w:t>exchange</w:t>
            </w:r>
            <w:proofErr w:type="gramEnd"/>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 xml:space="preserve">Something that occurs instantaneously at a specific time or when a specific condition occurs. At an event, numerical integration is </w:t>
            </w:r>
            <w:proofErr w:type="gramStart"/>
            <w:r>
              <w:t>suspended</w:t>
            </w:r>
            <w:proofErr w:type="gramEnd"/>
            <w:r>
              <w:t xml:space="preserve">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DA1FA77"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EE265D">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EE265D">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7BF89BB"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EE265D">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proofErr w:type="gramStart"/>
            <w:r w:rsidR="00436183">
              <w:rPr>
                <w:rFonts w:cs="Arial"/>
                <w:i/>
              </w:rPr>
              <w:t>).</w:t>
            </w:r>
            <w:r w:rsidRPr="0098259C">
              <w:rPr>
                <w:rFonts w:cs="Arial"/>
              </w:rPr>
              <w:t>Examples</w:t>
            </w:r>
            <w:proofErr w:type="gramEnd"/>
            <w:r w:rsidRPr="0098259C">
              <w:rPr>
                <w:rFonts w:cs="Arial"/>
              </w:rPr>
              <w:t xml:space="preserve"> are a mass, stiffness, etc.</w:t>
            </w:r>
          </w:p>
        </w:tc>
      </w:tr>
      <w:tr w:rsidR="0034446E" w:rsidRPr="0098259C" w14:paraId="42FB96BD" w14:textId="77777777" w:rsidTr="00044FDE">
        <w:trPr>
          <w:cantSplit/>
          <w:ins w:id="294" w:author="Bertsch Christian (CR/ASI3)" w:date="2024-09-03T10:23:00Z"/>
        </w:trPr>
        <w:tc>
          <w:tcPr>
            <w:tcW w:w="1253" w:type="pct"/>
            <w:tcBorders>
              <w:top w:val="single" w:sz="4" w:space="0" w:color="000000"/>
              <w:left w:val="single" w:sz="4" w:space="0" w:color="000000"/>
              <w:bottom w:val="single" w:sz="4" w:space="0" w:color="000000"/>
              <w:right w:val="single" w:sz="4" w:space="0" w:color="auto"/>
            </w:tcBorders>
          </w:tcPr>
          <w:p w14:paraId="59EF28C4" w14:textId="055E4538" w:rsidR="0034446E" w:rsidRPr="0098259C" w:rsidRDefault="0034446E" w:rsidP="00C12C1B">
            <w:pPr>
              <w:pStyle w:val="Textkrper-Tabelle"/>
              <w:rPr>
                <w:ins w:id="295" w:author="Bertsch Christian (CR/ASI3)" w:date="2024-09-03T10:23:00Z"/>
                <w:i/>
              </w:rPr>
            </w:pPr>
            <w:ins w:id="296" w:author="Bertsch Christian (CR/ASI3)" w:date="2024-09-03T10:23:00Z">
              <w:r>
                <w:rPr>
                  <w:i/>
                </w:rPr>
                <w:t>reinitialization</w:t>
              </w:r>
            </w:ins>
          </w:p>
        </w:tc>
        <w:tc>
          <w:tcPr>
            <w:tcW w:w="3747" w:type="pct"/>
            <w:tcBorders>
              <w:top w:val="single" w:sz="4" w:space="0" w:color="auto"/>
              <w:left w:val="single" w:sz="4" w:space="0" w:color="auto"/>
              <w:bottom w:val="single" w:sz="4" w:space="0" w:color="auto"/>
              <w:right w:val="single" w:sz="4" w:space="0" w:color="auto"/>
            </w:tcBorders>
          </w:tcPr>
          <w:p w14:paraId="46FBBFD8" w14:textId="5745AB8B" w:rsidR="0034446E" w:rsidRPr="0098259C" w:rsidRDefault="0034446E" w:rsidP="00436183">
            <w:pPr>
              <w:pStyle w:val="Textkrper-Tabelle"/>
              <w:rPr>
                <w:ins w:id="297" w:author="Bertsch Christian (CR/ASI3)" w:date="2024-09-03T10:23:00Z"/>
                <w:rFonts w:cs="Arial"/>
              </w:rPr>
            </w:pPr>
            <w:ins w:id="298" w:author="Bertsch Christian (CR/ASI3)" w:date="2024-09-03T10:23:00Z">
              <w:r>
                <w:rPr>
                  <w:rStyle w:val="blob-code-inner"/>
                </w:rPr>
                <w:t>Recalculation of continuous-time states by the model.</w:t>
              </w:r>
            </w:ins>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lastRenderedPageBreak/>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w:t>
            </w:r>
            <w:proofErr w:type="gramStart"/>
            <w:r w:rsidRPr="0098259C">
              <w:t>often used</w:t>
            </w:r>
            <w:proofErr w:type="gramEnd"/>
            <w:r w:rsidRPr="0098259C">
              <w:t xml:space="preserve">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w:t>
            </w:r>
            <w:proofErr w:type="gramStart"/>
            <w:r>
              <w:t>taking into account</w:t>
            </w:r>
            <w:proofErr w:type="gramEnd"/>
            <w:r>
              <w:t xml:space="preserve">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xml:space="preserve">, then they have identical </w:t>
            </w:r>
            <w:proofErr w:type="gramStart"/>
            <w:r w:rsidRPr="00752D45">
              <w:rPr>
                <w:rFonts w:cs="Arial"/>
              </w:rPr>
              <w:t>values</w:t>
            </w:r>
            <w:proofErr w:type="gramEnd"/>
            <w:r w:rsidRPr="00752D45">
              <w:rPr>
                <w:rFonts w:cs="Arial"/>
              </w:rPr>
              <w:t xml:space="preserve">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51"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52"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53"/>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7BC3E" w14:textId="77777777" w:rsidR="00C67A7C" w:rsidRDefault="00C67A7C">
      <w:r>
        <w:separator/>
      </w:r>
    </w:p>
  </w:endnote>
  <w:endnote w:type="continuationSeparator" w:id="0">
    <w:p w14:paraId="2B323574" w14:textId="77777777" w:rsidR="00C67A7C" w:rsidRDefault="00C67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9A3B4" w14:textId="77777777" w:rsidR="00C67A7C" w:rsidRDefault="00C67A7C">
      <w:r>
        <w:separator/>
      </w:r>
    </w:p>
  </w:footnote>
  <w:footnote w:type="continuationSeparator" w:id="0">
    <w:p w14:paraId="53F7FD65" w14:textId="77777777" w:rsidR="00C67A7C" w:rsidRDefault="00C67A7C">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w:t>
      </w:r>
      <w:proofErr w:type="gramStart"/>
      <w:r>
        <w:rPr>
          <w:rStyle w:val="CODE"/>
        </w:rPr>
        <w:t>Export</w:t>
      </w:r>
      <w:r w:rsidRPr="0098259C">
        <w:t>”</w:t>
      </w:r>
      <w:r w:rsidRPr="00CD30B8">
        <w:t xml:space="preserve"> </w:t>
      </w:r>
      <w:r>
        <w:t xml:space="preserve"> is</w:t>
      </w:r>
      <w:proofErr w:type="gramEnd"/>
      <w:r>
        <w:t xml:space="preserve">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w:t>
      </w:r>
      <w:proofErr w:type="gramStart"/>
      <w:r>
        <w:t>Otherwise</w:t>
      </w:r>
      <w:proofErr w:type="gramEnd"/>
      <w:r>
        <w:t xml:space="preserv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51FD8C95" w14:textId="77777777" w:rsidR="00317D71" w:rsidRPr="003200BB" w:rsidRDefault="00317D71" w:rsidP="00317D71">
      <w:pPr>
        <w:pStyle w:val="Funotentext"/>
        <w:rPr>
          <w:ins w:id="57" w:author="Bertsch Christian (CR/ASI3)" w:date="2024-06-18T19:40:00Z"/>
        </w:rPr>
      </w:pPr>
      <w:ins w:id="58" w:author="Bertsch Christian (CR/ASI3)" w:date="2024-06-18T19:40:00Z">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ins>
    </w:p>
  </w:footnote>
  <w:footnote w:id="5">
    <w:p w14:paraId="7BEF5C12" w14:textId="60915B5D" w:rsidR="00530EF9" w:rsidRPr="003200BB" w:rsidDel="00317D71" w:rsidRDefault="00530EF9">
      <w:pPr>
        <w:pStyle w:val="Funotentext"/>
        <w:rPr>
          <w:del w:id="68" w:author="Bertsch Christian (CR/ASI3)" w:date="2024-06-18T19:40:00Z"/>
        </w:rPr>
      </w:pPr>
      <w:del w:id="69" w:author="Bertsch Christian (CR/ASI3)" w:date="2024-06-18T19:40:00Z">
        <w:r w:rsidDel="00317D71">
          <w:rPr>
            <w:rStyle w:val="Funotenzeichen"/>
          </w:rPr>
          <w:footnoteRef/>
        </w:r>
        <w:r w:rsidDel="00317D71">
          <w:delText xml:space="preserve"> </w:delText>
        </w:r>
        <w:r w:rsidRPr="003200BB" w:rsidDel="00317D71">
          <w:delText xml:space="preserve">Typically, </w:delText>
        </w:r>
        <w:r w:rsidRPr="002F3E46" w:rsidDel="00317D71">
          <w:rPr>
            <w:rStyle w:val="CODE"/>
          </w:rPr>
          <w:delText>fmi2Error</w:delText>
        </w:r>
        <w:r w:rsidRPr="003200BB" w:rsidDel="00317D71">
          <w:delText xml:space="preserve"> return is for non-numerical reasons, like </w:delText>
        </w:r>
        <w:r w:rsidDel="00317D71">
          <w:delText>“</w:delText>
        </w:r>
        <w:r w:rsidRPr="003200BB" w:rsidDel="00317D71">
          <w:delText>disk full</w:delText>
        </w:r>
        <w:r w:rsidDel="00317D71">
          <w:delText>”</w:delText>
        </w:r>
        <w:r w:rsidRPr="003200BB" w:rsidDel="00317D71">
          <w:delText>. There might be cases where the environment can fix such errors (eventually with the help of the user), and then simulation can continue at the last consistent state defined with</w:delText>
        </w:r>
        <w:r w:rsidRPr="002F3E46" w:rsidDel="00317D71">
          <w:rPr>
            <w:rStyle w:val="CODE"/>
          </w:rPr>
          <w:delText xml:space="preserve"> fmi2SetFMUstate</w:delText>
        </w:r>
        <w:r w:rsidRPr="003200BB" w:rsidDel="00317D71">
          <w:delText>.</w:delText>
        </w:r>
      </w:del>
    </w:p>
  </w:footnote>
  <w:footnote w:id="6">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7">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8">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w:t>
      </w:r>
      <w:proofErr w:type="gramStart"/>
      <w:r w:rsidRPr="003200BB">
        <w:t>present</w:t>
      </w:r>
      <w:r>
        <w:t>,</w:t>
      </w:r>
      <w:r w:rsidRPr="003200BB">
        <w:t xml:space="preserve"> and</w:t>
      </w:r>
      <w:proofErr w:type="gramEnd"/>
      <w:r w:rsidRPr="003200BB">
        <w:t xml:space="preserve">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9">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10">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1">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xml:space="preserve">) is adapted from non-standard analysis to super-dense time, </w:t>
      </w:r>
      <w:proofErr w:type="gramStart"/>
      <w:r>
        <w:t>in order to</w:t>
      </w:r>
      <w:proofErr w:type="gramEnd"/>
      <w:r>
        <w:t xml:space="preserve"> precisely define the value from the previous event iteration.</w:t>
      </w:r>
    </w:p>
  </w:footnote>
  <w:footnote w:id="12">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proofErr w:type="gramStart"/>
      <w:r w:rsidRPr="002E45B5">
        <w:rPr>
          <w:i/>
        </w:rPr>
        <w:t>t</w:t>
      </w:r>
      <w:r w:rsidRPr="002E45B5">
        <w:rPr>
          <w:i/>
          <w:vertAlign w:val="subscript"/>
        </w:rPr>
        <w:t>i</w:t>
      </w:r>
      <w:r w:rsidRPr="002E45B5">
        <w:rPr>
          <w:vertAlign w:val="subscript"/>
        </w:rPr>
        <w:t>-1</w:t>
      </w:r>
      <w:proofErr w:type="gramEnd"/>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w:t>
      </w:r>
      <w:proofErr w:type="gramStart"/>
      <w:r w:rsidRPr="002E45B5">
        <w:t>in order to</w:t>
      </w:r>
      <w:proofErr w:type="gramEnd"/>
      <w:r w:rsidRPr="002E45B5">
        <w:t xml:space="preserve">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7DC6D4BB"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6E2CDE">
      <w:rPr>
        <w:color w:val="000000" w:themeColor="text1"/>
      </w:rPr>
      <w:t>10.11.2022</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10C2EAB"/>
    <w:multiLevelType w:val="hybridMultilevel"/>
    <w:tmpl w:val="2DC09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4"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8"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9"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30"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1"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2"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3"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5"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7"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40"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1"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3"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4"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5"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6"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8"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9"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3"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5"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6"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8"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9"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1"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2"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3"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4"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6"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8"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9"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0"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1"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2"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3"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16cid:durableId="575626857">
    <w:abstractNumId w:val="48"/>
  </w:num>
  <w:num w:numId="2" w16cid:durableId="924386336">
    <w:abstractNumId w:val="52"/>
  </w:num>
  <w:num w:numId="3" w16cid:durableId="1972053628">
    <w:abstractNumId w:val="49"/>
  </w:num>
  <w:num w:numId="4" w16cid:durableId="1693799007">
    <w:abstractNumId w:val="46"/>
  </w:num>
  <w:num w:numId="5" w16cid:durableId="1448159495">
    <w:abstractNumId w:val="50"/>
  </w:num>
  <w:num w:numId="6" w16cid:durableId="1473716427">
    <w:abstractNumId w:val="61"/>
  </w:num>
  <w:num w:numId="7" w16cid:durableId="1393966980">
    <w:abstractNumId w:val="34"/>
  </w:num>
  <w:num w:numId="8" w16cid:durableId="428350056">
    <w:abstractNumId w:val="60"/>
  </w:num>
  <w:num w:numId="9" w16cid:durableId="548418752">
    <w:abstractNumId w:val="7"/>
  </w:num>
  <w:num w:numId="10" w16cid:durableId="118688478">
    <w:abstractNumId w:val="6"/>
  </w:num>
  <w:num w:numId="11" w16cid:durableId="151339437">
    <w:abstractNumId w:val="5"/>
  </w:num>
  <w:num w:numId="12" w16cid:durableId="246236638">
    <w:abstractNumId w:val="4"/>
  </w:num>
  <w:num w:numId="13" w16cid:durableId="1706520999">
    <w:abstractNumId w:val="8"/>
  </w:num>
  <w:num w:numId="14" w16cid:durableId="556278150">
    <w:abstractNumId w:val="3"/>
  </w:num>
  <w:num w:numId="15" w16cid:durableId="858591852">
    <w:abstractNumId w:val="2"/>
  </w:num>
  <w:num w:numId="16" w16cid:durableId="1961492981">
    <w:abstractNumId w:val="1"/>
  </w:num>
  <w:num w:numId="17" w16cid:durableId="877359265">
    <w:abstractNumId w:val="0"/>
  </w:num>
  <w:num w:numId="18" w16cid:durableId="668023143">
    <w:abstractNumId w:val="40"/>
  </w:num>
  <w:num w:numId="19" w16cid:durableId="501818254">
    <w:abstractNumId w:val="39"/>
  </w:num>
  <w:num w:numId="20" w16cid:durableId="551697765">
    <w:abstractNumId w:val="51"/>
  </w:num>
  <w:num w:numId="21" w16cid:durableId="697505081">
    <w:abstractNumId w:val="55"/>
  </w:num>
  <w:num w:numId="22" w16cid:durableId="1806505376">
    <w:abstractNumId w:val="36"/>
  </w:num>
  <w:num w:numId="23" w16cid:durableId="2108424839">
    <w:abstractNumId w:val="28"/>
  </w:num>
  <w:num w:numId="24" w16cid:durableId="2124808821">
    <w:abstractNumId w:val="38"/>
  </w:num>
  <w:num w:numId="25" w16cid:durableId="846599201">
    <w:abstractNumId w:val="64"/>
  </w:num>
  <w:num w:numId="26" w16cid:durableId="1499733752">
    <w:abstractNumId w:val="71"/>
  </w:num>
  <w:num w:numId="27" w16cid:durableId="943615421">
    <w:abstractNumId w:val="54"/>
  </w:num>
  <w:num w:numId="28" w16cid:durableId="277378314">
    <w:abstractNumId w:val="59"/>
  </w:num>
  <w:num w:numId="29" w16cid:durableId="956907301">
    <w:abstractNumId w:val="9"/>
  </w:num>
  <w:num w:numId="30" w16cid:durableId="847984647">
    <w:abstractNumId w:val="70"/>
  </w:num>
  <w:num w:numId="31" w16cid:durableId="1166553346">
    <w:abstractNumId w:val="10"/>
  </w:num>
  <w:num w:numId="32" w16cid:durableId="1449206072">
    <w:abstractNumId w:val="66"/>
  </w:num>
  <w:num w:numId="33" w16cid:durableId="1318608846">
    <w:abstractNumId w:val="68"/>
  </w:num>
  <w:num w:numId="34" w16cid:durableId="1298607140">
    <w:abstractNumId w:val="31"/>
  </w:num>
  <w:num w:numId="35" w16cid:durableId="458836199">
    <w:abstractNumId w:val="63"/>
  </w:num>
  <w:num w:numId="36" w16cid:durableId="932131898">
    <w:abstractNumId w:val="47"/>
  </w:num>
  <w:num w:numId="37" w16cid:durableId="2059357347">
    <w:abstractNumId w:val="15"/>
  </w:num>
  <w:num w:numId="38" w16cid:durableId="1555772194">
    <w:abstractNumId w:val="11"/>
  </w:num>
  <w:num w:numId="39" w16cid:durableId="625746224">
    <w:abstractNumId w:val="45"/>
  </w:num>
  <w:num w:numId="40" w16cid:durableId="1577352193">
    <w:abstractNumId w:val="62"/>
  </w:num>
  <w:num w:numId="41" w16cid:durableId="1804499491">
    <w:abstractNumId w:val="13"/>
  </w:num>
  <w:num w:numId="42" w16cid:durableId="326909727">
    <w:abstractNumId w:val="14"/>
  </w:num>
  <w:num w:numId="43" w16cid:durableId="1125655564">
    <w:abstractNumId w:val="72"/>
  </w:num>
  <w:num w:numId="44" w16cid:durableId="540244624">
    <w:abstractNumId w:val="43"/>
  </w:num>
  <w:num w:numId="45" w16cid:durableId="1512719486">
    <w:abstractNumId w:val="29"/>
  </w:num>
  <w:num w:numId="46" w16cid:durableId="629750398">
    <w:abstractNumId w:val="67"/>
  </w:num>
  <w:num w:numId="47" w16cid:durableId="981499184">
    <w:abstractNumId w:val="73"/>
  </w:num>
  <w:num w:numId="48" w16cid:durableId="1994333931">
    <w:abstractNumId w:val="35"/>
  </w:num>
  <w:num w:numId="49" w16cid:durableId="1971129742">
    <w:abstractNumId w:val="33"/>
  </w:num>
  <w:num w:numId="50" w16cid:durableId="252276614">
    <w:abstractNumId w:val="22"/>
  </w:num>
  <w:num w:numId="51" w16cid:durableId="1498350166">
    <w:abstractNumId w:val="57"/>
  </w:num>
  <w:num w:numId="52" w16cid:durableId="1048338288">
    <w:abstractNumId w:val="17"/>
  </w:num>
  <w:num w:numId="53" w16cid:durableId="361982583">
    <w:abstractNumId w:val="27"/>
  </w:num>
  <w:num w:numId="54" w16cid:durableId="659696871">
    <w:abstractNumId w:val="23"/>
  </w:num>
  <w:num w:numId="55" w16cid:durableId="1556702779">
    <w:abstractNumId w:val="19"/>
  </w:num>
  <w:num w:numId="56" w16cid:durableId="551229314">
    <w:abstractNumId w:val="58"/>
  </w:num>
  <w:num w:numId="57" w16cid:durableId="487021404">
    <w:abstractNumId w:val="26"/>
  </w:num>
  <w:num w:numId="58" w16cid:durableId="840005306">
    <w:abstractNumId w:val="20"/>
  </w:num>
  <w:num w:numId="59" w16cid:durableId="788281467">
    <w:abstractNumId w:val="12"/>
  </w:num>
  <w:num w:numId="60" w16cid:durableId="178471520">
    <w:abstractNumId w:val="65"/>
  </w:num>
  <w:num w:numId="61" w16cid:durableId="1540319558">
    <w:abstractNumId w:val="56"/>
  </w:num>
  <w:num w:numId="62" w16cid:durableId="228349971">
    <w:abstractNumId w:val="42"/>
  </w:num>
  <w:num w:numId="63" w16cid:durableId="1480460680">
    <w:abstractNumId w:val="24"/>
  </w:num>
  <w:num w:numId="64" w16cid:durableId="1231497624">
    <w:abstractNumId w:val="25"/>
  </w:num>
  <w:num w:numId="65" w16cid:durableId="213928903">
    <w:abstractNumId w:val="32"/>
  </w:num>
  <w:num w:numId="66" w16cid:durableId="1841037683">
    <w:abstractNumId w:val="41"/>
  </w:num>
  <w:num w:numId="67" w16cid:durableId="1463310858">
    <w:abstractNumId w:val="69"/>
  </w:num>
  <w:num w:numId="68" w16cid:durableId="314259397">
    <w:abstractNumId w:val="21"/>
  </w:num>
  <w:num w:numId="69" w16cid:durableId="19555439">
    <w:abstractNumId w:val="37"/>
  </w:num>
  <w:num w:numId="70" w16cid:durableId="216283353">
    <w:abstractNumId w:val="18"/>
  </w:num>
  <w:num w:numId="71" w16cid:durableId="244848624">
    <w:abstractNumId w:val="44"/>
  </w:num>
  <w:num w:numId="72" w16cid:durableId="1487282372">
    <w:abstractNumId w:val="30"/>
  </w:num>
  <w:num w:numId="73" w16cid:durableId="89870768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128178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942615946">
    <w:abstractNumId w:val="53"/>
  </w:num>
  <w:num w:numId="76" w16cid:durableId="42449758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580024893">
    <w:abstractNumId w:val="16"/>
  </w:num>
  <w:num w:numId="78" w16cid:durableId="1295945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SI3)">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606">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67E4B"/>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271"/>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22E"/>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37EA0"/>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55B"/>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A5F"/>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358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524B"/>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B63"/>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6B02"/>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29F4"/>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17D71"/>
    <w:rsid w:val="003200BB"/>
    <w:rsid w:val="00320633"/>
    <w:rsid w:val="00320D82"/>
    <w:rsid w:val="00321712"/>
    <w:rsid w:val="00321B85"/>
    <w:rsid w:val="003224C3"/>
    <w:rsid w:val="00323165"/>
    <w:rsid w:val="0032422A"/>
    <w:rsid w:val="0032436C"/>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46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1745"/>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2B1"/>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19C"/>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6EF5"/>
    <w:rsid w:val="0067706A"/>
    <w:rsid w:val="006777C6"/>
    <w:rsid w:val="0067788C"/>
    <w:rsid w:val="00680345"/>
    <w:rsid w:val="00680409"/>
    <w:rsid w:val="00680939"/>
    <w:rsid w:val="00680A9E"/>
    <w:rsid w:val="00680BCD"/>
    <w:rsid w:val="0068175B"/>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2CDE"/>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6F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3E95"/>
    <w:rsid w:val="009146DA"/>
    <w:rsid w:val="00914ADD"/>
    <w:rsid w:val="00915C4E"/>
    <w:rsid w:val="00916517"/>
    <w:rsid w:val="0091708C"/>
    <w:rsid w:val="00917493"/>
    <w:rsid w:val="00917DAB"/>
    <w:rsid w:val="0092008E"/>
    <w:rsid w:val="009203F1"/>
    <w:rsid w:val="00921935"/>
    <w:rsid w:val="009236DE"/>
    <w:rsid w:val="009239B3"/>
    <w:rsid w:val="00923B48"/>
    <w:rsid w:val="00923EE8"/>
    <w:rsid w:val="0092405D"/>
    <w:rsid w:val="009252CE"/>
    <w:rsid w:val="00926A09"/>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68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87D23"/>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224"/>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6E6B"/>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0FF"/>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437"/>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307D"/>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2E5"/>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67A7C"/>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256"/>
    <w:rsid w:val="00CA5572"/>
    <w:rsid w:val="00CA6387"/>
    <w:rsid w:val="00CA675C"/>
    <w:rsid w:val="00CA69AD"/>
    <w:rsid w:val="00CA7196"/>
    <w:rsid w:val="00CA7298"/>
    <w:rsid w:val="00CA7B74"/>
    <w:rsid w:val="00CB1276"/>
    <w:rsid w:val="00CB1840"/>
    <w:rsid w:val="00CB29A4"/>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2E3F"/>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74C"/>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17AA"/>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65D"/>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6B58"/>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161"/>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06">
      <o:colormru v:ext="edit" colors="#bbe0e3,#630,green,#060"/>
    </o:shapedefaults>
    <o:shapelayout v:ext="edit">
      <o:idmap v:ext="edit" data="2"/>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 w:type="character" w:styleId="NichtaufgelsteErwhnung">
    <w:name w:val="Unresolved Mention"/>
    <w:basedOn w:val="Absatz-Standardschriftart"/>
    <w:uiPriority w:val="99"/>
    <w:semiHidden/>
    <w:unhideWhenUsed/>
    <w:rsid w:val="00917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175269652">
      <w:bodyDiv w:val="1"/>
      <w:marLeft w:val="0"/>
      <w:marRight w:val="0"/>
      <w:marTop w:val="0"/>
      <w:marBottom w:val="0"/>
      <w:divBdr>
        <w:top w:val="none" w:sz="0" w:space="0" w:color="auto"/>
        <w:left w:val="none" w:sz="0" w:space="0" w:color="auto"/>
        <w:bottom w:val="none" w:sz="0" w:space="0" w:color="auto"/>
        <w:right w:val="none" w:sz="0" w:space="0" w:color="auto"/>
      </w:divBdr>
    </w:div>
    <w:div w:id="1216888291">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28783036">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42762981">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45641801">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5.bin"/><Relationship Id="rId21" Type="http://schemas.openxmlformats.org/officeDocument/2006/relationships/hyperlink" Target="https://github.com/modelica/Reference-FMUs/" TargetMode="External"/><Relationship Id="rId42" Type="http://schemas.openxmlformats.org/officeDocument/2006/relationships/image" Target="media/image8.wmf"/><Relationship Id="rId63" Type="http://schemas.openxmlformats.org/officeDocument/2006/relationships/image" Target="media/image20.png"/><Relationship Id="rId84" Type="http://schemas.openxmlformats.org/officeDocument/2006/relationships/image" Target="media/image37.png"/><Relationship Id="rId138" Type="http://schemas.openxmlformats.org/officeDocument/2006/relationships/hyperlink" Target="http://en.wikipedia.org/wiki/Xml" TargetMode="External"/><Relationship Id="rId107" Type="http://schemas.openxmlformats.org/officeDocument/2006/relationships/oleObject" Target="embeddings/oleObject20.bin"/><Relationship Id="rId11" Type="http://schemas.openxmlformats.org/officeDocument/2006/relationships/image" Target="media/image1.jpeg"/><Relationship Id="rId32" Type="http://schemas.openxmlformats.org/officeDocument/2006/relationships/hyperlink" Target="http://datatracker.ietf.org/doc/rfc3986/" TargetMode="External"/><Relationship Id="rId53" Type="http://schemas.openxmlformats.org/officeDocument/2006/relationships/image" Target="media/image13.wmf"/><Relationship Id="rId74" Type="http://schemas.openxmlformats.org/officeDocument/2006/relationships/image" Target="media/image30.png"/><Relationship Id="rId128" Type="http://schemas.openxmlformats.org/officeDocument/2006/relationships/image" Target="media/image62.png"/><Relationship Id="rId149" Type="http://schemas.openxmlformats.org/officeDocument/2006/relationships/hyperlink" Target="http://www.osek-vdx.org/" TargetMode="External"/><Relationship Id="rId5" Type="http://schemas.openxmlformats.org/officeDocument/2006/relationships/webSettings" Target="webSettings.xml"/><Relationship Id="rId95" Type="http://schemas.openxmlformats.org/officeDocument/2006/relationships/oleObject" Target="embeddings/oleObject14.bin"/><Relationship Id="rId22" Type="http://schemas.openxmlformats.org/officeDocument/2006/relationships/hyperlink" Target="http://en.wikipedia.org/wiki/Xml" TargetMode="External"/><Relationship Id="rId27" Type="http://schemas.openxmlformats.org/officeDocument/2006/relationships/hyperlink" Target="http://www.ep.liu.se/ecp/063/013/ecp11063013.pdf" TargetMode="External"/><Relationship Id="rId43" Type="http://schemas.openxmlformats.org/officeDocument/2006/relationships/oleObject" Target="embeddings/oleObject7.bin"/><Relationship Id="rId48" Type="http://schemas.openxmlformats.org/officeDocument/2006/relationships/hyperlink" Target="http://www.w3.org/TR/xml-infoset/" TargetMode="External"/><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oleObject" Target="embeddings/oleObject23.bin"/><Relationship Id="rId118" Type="http://schemas.openxmlformats.org/officeDocument/2006/relationships/image" Target="media/image56.wmf"/><Relationship Id="rId134" Type="http://schemas.openxmlformats.org/officeDocument/2006/relationships/hyperlink" Target="https://ptolemy.berkeley.edu/publications/papers/07/unifying/LeeZheng_SRUnifying.pdf" TargetMode="External"/><Relationship Id="rId139" Type="http://schemas.openxmlformats.org/officeDocument/2006/relationships/hyperlink" Target="https://fmi-standard.org/downloads/" TargetMode="External"/><Relationship Id="rId80" Type="http://schemas.openxmlformats.org/officeDocument/2006/relationships/hyperlink" Target="http://en.wikipedia.org/wiki/Depth-first_search" TargetMode="External"/><Relationship Id="rId85" Type="http://schemas.openxmlformats.org/officeDocument/2006/relationships/image" Target="media/image38.png"/><Relationship Id="rId150" Type="http://schemas.openxmlformats.org/officeDocument/2006/relationships/hyperlink" Target="http://de.wikipedia.org/wiki/OSEK" TargetMode="External"/><Relationship Id="rId155" Type="http://schemas.microsoft.com/office/2011/relationships/people" Target="peop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image" Target="media/image4.wmf"/><Relationship Id="rId38" Type="http://schemas.openxmlformats.org/officeDocument/2006/relationships/oleObject" Target="embeddings/oleObject4.bin"/><Relationship Id="rId59" Type="http://schemas.openxmlformats.org/officeDocument/2006/relationships/image" Target="media/image16.png"/><Relationship Id="rId103" Type="http://schemas.openxmlformats.org/officeDocument/2006/relationships/oleObject" Target="embeddings/oleObject18.bin"/><Relationship Id="rId108" Type="http://schemas.openxmlformats.org/officeDocument/2006/relationships/image" Target="media/image51.wmf"/><Relationship Id="rId124" Type="http://schemas.openxmlformats.org/officeDocument/2006/relationships/image" Target="media/image59.wmf"/><Relationship Id="rId129" Type="http://schemas.openxmlformats.org/officeDocument/2006/relationships/image" Target="media/image63.png"/><Relationship Id="rId54" Type="http://schemas.openxmlformats.org/officeDocument/2006/relationships/oleObject" Target="embeddings/oleObject8.bin"/><Relationship Id="rId70" Type="http://schemas.openxmlformats.org/officeDocument/2006/relationships/image" Target="media/image27.png"/><Relationship Id="rId75" Type="http://schemas.openxmlformats.org/officeDocument/2006/relationships/image" Target="media/image31.png"/><Relationship Id="rId91"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hyperlink" Target="http://www.itea2.org/" TargetMode="External"/><Relationship Id="rId145" Type="http://schemas.openxmlformats.org/officeDocument/2006/relationships/hyperlink" Target="https://github.com/modelica/fmi-standard/milestone/1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ax.sourceforge.net/" TargetMode="External"/><Relationship Id="rId28" Type="http://schemas.openxmlformats.org/officeDocument/2006/relationships/hyperlink" Target="http://www.ep.liu.se/ecp/076/017/ecp12076017.pdf" TargetMode="External"/><Relationship Id="rId49" Type="http://schemas.openxmlformats.org/officeDocument/2006/relationships/image" Target="media/image9.png"/><Relationship Id="rId114" Type="http://schemas.openxmlformats.org/officeDocument/2006/relationships/image" Target="media/image54.wmf"/><Relationship Id="rId119" Type="http://schemas.openxmlformats.org/officeDocument/2006/relationships/oleObject" Target="embeddings/oleObject26.bin"/><Relationship Id="rId44" Type="http://schemas.openxmlformats.org/officeDocument/2006/relationships/hyperlink" Target="http://www.cscapes.org/coloringpage/"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www.cmake.org" TargetMode="External"/><Relationship Id="rId86" Type="http://schemas.openxmlformats.org/officeDocument/2006/relationships/image" Target="media/image39.png"/><Relationship Id="rId130" Type="http://schemas.openxmlformats.org/officeDocument/2006/relationships/hyperlink" Target="http://www.ep.liu.se/ecp/076/018/ecp12076018.pdf" TargetMode="External"/><Relationship Id="rId135" Type="http://schemas.openxmlformats.org/officeDocument/2006/relationships/hyperlink" Target="https://www.modelica.org/documents/ModelicaSpec33.pdf" TargetMode="External"/><Relationship Id="rId151" Type="http://schemas.openxmlformats.org/officeDocument/2006/relationships/hyperlink" Target="http://www.w3.org/XML/" TargetMode="External"/><Relationship Id="rId156" Type="http://schemas.openxmlformats.org/officeDocument/2006/relationships/theme" Target="theme/theme1.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oleObject" Target="embeddings/oleObject5.bin"/><Relationship Id="rId109" Type="http://schemas.openxmlformats.org/officeDocument/2006/relationships/oleObject" Target="embeddings/oleObject21.bin"/><Relationship Id="rId34" Type="http://schemas.openxmlformats.org/officeDocument/2006/relationships/oleObject" Target="embeddings/oleObject2.bin"/><Relationship Id="rId50" Type="http://schemas.openxmlformats.org/officeDocument/2006/relationships/image" Target="media/image10.png"/><Relationship Id="rId55" Type="http://schemas.openxmlformats.org/officeDocument/2006/relationships/oleObject" Target="embeddings/oleObject9.bin"/><Relationship Id="rId76" Type="http://schemas.openxmlformats.org/officeDocument/2006/relationships/image" Target="media/image32.png"/><Relationship Id="rId97" Type="http://schemas.openxmlformats.org/officeDocument/2006/relationships/oleObject" Target="embeddings/oleObject15.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29.bin"/><Relationship Id="rId141" Type="http://schemas.openxmlformats.org/officeDocument/2006/relationships/hyperlink" Target="https://github.com/modelica/FMIModelicaTest" TargetMode="External"/><Relationship Id="rId146" Type="http://schemas.openxmlformats.org/officeDocument/2006/relationships/hyperlink" Target="https://github.com/modelica/fmi-standard/milestone/2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hyperlink" Target="https://itea3.org/project/modelisar.html" TargetMode="External"/><Relationship Id="rId24" Type="http://schemas.openxmlformats.org/officeDocument/2006/relationships/hyperlink" Target="http://en.wikipedia.org/wiki/Simple_API_for_XML" TargetMode="External"/><Relationship Id="rId40" Type="http://schemas.openxmlformats.org/officeDocument/2006/relationships/image" Target="media/image7.wmf"/><Relationship Id="rId45" Type="http://schemas.openxmlformats.org/officeDocument/2006/relationships/hyperlink" Target="http://www.netlib.org/toms/618" TargetMode="External"/><Relationship Id="rId66" Type="http://schemas.openxmlformats.org/officeDocument/2006/relationships/image" Target="media/image23.png"/><Relationship Id="rId87" Type="http://schemas.openxmlformats.org/officeDocument/2006/relationships/image" Target="media/image40.png"/><Relationship Id="rId110" Type="http://schemas.openxmlformats.org/officeDocument/2006/relationships/image" Target="media/image52.wmf"/><Relationship Id="rId115" Type="http://schemas.openxmlformats.org/officeDocument/2006/relationships/oleObject" Target="embeddings/oleObject24.bin"/><Relationship Id="rId131" Type="http://schemas.openxmlformats.org/officeDocument/2006/relationships/hyperlink" Target="http://www.di.ens.fr/~pouzet/bib/cdc10.pdf" TargetMode="External"/><Relationship Id="rId136" Type="http://schemas.openxmlformats.org/officeDocument/2006/relationships/hyperlink" Target="http://www.di.ens.fr/~pouzet/lucid-synchrone/" TargetMode="External"/><Relationship Id="rId61" Type="http://schemas.openxmlformats.org/officeDocument/2006/relationships/image" Target="media/image18.png"/><Relationship Id="rId82" Type="http://schemas.openxmlformats.org/officeDocument/2006/relationships/image" Target="media/image35.png"/><Relationship Id="rId152" Type="http://schemas.openxmlformats.org/officeDocument/2006/relationships/hyperlink" Target="http://en.wikipedia.org/wiki/Xml" TargetMode="Externa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s://itea3.org/project/modrio.html" TargetMode="External"/><Relationship Id="rId35" Type="http://schemas.openxmlformats.org/officeDocument/2006/relationships/image" Target="media/image5.wmf"/><Relationship Id="rId56" Type="http://schemas.openxmlformats.org/officeDocument/2006/relationships/image" Target="media/image14.wmf"/><Relationship Id="rId77" Type="http://schemas.openxmlformats.org/officeDocument/2006/relationships/image" Target="media/image33.png"/><Relationship Id="rId100" Type="http://schemas.openxmlformats.org/officeDocument/2006/relationships/image" Target="media/image47.wmf"/><Relationship Id="rId105" Type="http://schemas.openxmlformats.org/officeDocument/2006/relationships/oleObject" Target="embeddings/oleObject19.bin"/><Relationship Id="rId126" Type="http://schemas.openxmlformats.org/officeDocument/2006/relationships/image" Target="media/image60.png"/><Relationship Id="rId147" Type="http://schemas.openxmlformats.org/officeDocument/2006/relationships/hyperlink" Target="https://fmi-standard.org/docs/3.0/"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image" Target="media/image29.png"/><Relationship Id="rId93" Type="http://schemas.openxmlformats.org/officeDocument/2006/relationships/oleObject" Target="embeddings/oleObject13.bin"/><Relationship Id="rId98" Type="http://schemas.openxmlformats.org/officeDocument/2006/relationships/image" Target="media/image46.wmf"/><Relationship Id="rId121" Type="http://schemas.openxmlformats.org/officeDocument/2006/relationships/oleObject" Target="embeddings/oleObject27.bin"/><Relationship Id="rId142" Type="http://schemas.openxmlformats.org/officeDocument/2006/relationships/hyperlink" Target="https://github.com/modelica/fmi-standard/releases/tag/v2.0.1" TargetMode="External"/><Relationship Id="rId3" Type="http://schemas.openxmlformats.org/officeDocument/2006/relationships/styles" Target="styles.xml"/><Relationship Id="rId25" Type="http://schemas.openxmlformats.org/officeDocument/2006/relationships/image" Target="media/image3.wmf"/><Relationship Id="rId46" Type="http://schemas.openxmlformats.org/officeDocument/2006/relationships/hyperlink" Target="http://www.w3.org/TR/xmlschema-2/" TargetMode="External"/><Relationship Id="rId67" Type="http://schemas.openxmlformats.org/officeDocument/2006/relationships/image" Target="media/image24.png"/><Relationship Id="rId116" Type="http://schemas.openxmlformats.org/officeDocument/2006/relationships/image" Target="media/image55.wmf"/><Relationship Id="rId137" Type="http://schemas.openxmlformats.org/officeDocument/2006/relationships/hyperlink" Target="http://www.w3.org/XML/" TargetMode="External"/><Relationship Id="rId20" Type="http://schemas.openxmlformats.org/officeDocument/2006/relationships/hyperlink" Target="https://fmi-standard.org/downloads" TargetMode="External"/><Relationship Id="rId41" Type="http://schemas.openxmlformats.org/officeDocument/2006/relationships/oleObject" Target="embeddings/oleObject6.bin"/><Relationship Id="rId62" Type="http://schemas.openxmlformats.org/officeDocument/2006/relationships/image" Target="media/image19.png"/><Relationship Id="rId83" Type="http://schemas.openxmlformats.org/officeDocument/2006/relationships/image" Target="media/image36.png"/><Relationship Id="rId88" Type="http://schemas.openxmlformats.org/officeDocument/2006/relationships/image" Target="media/image41.wmf"/><Relationship Id="rId111" Type="http://schemas.openxmlformats.org/officeDocument/2006/relationships/oleObject" Target="embeddings/oleObject22.bin"/><Relationship Id="rId132" Type="http://schemas.openxmlformats.org/officeDocument/2006/relationships/hyperlink" Target="http://www.ep.liu.se/ecp/063/013/ecp11063013.pdf" TargetMode="External"/><Relationship Id="rId153" Type="http://schemas.openxmlformats.org/officeDocument/2006/relationships/header" Target="header3.xml"/><Relationship Id="rId15" Type="http://schemas.openxmlformats.org/officeDocument/2006/relationships/hyperlink" Target="http://creativecommons.org/licenses/by-sa/4.0/" TargetMode="External"/><Relationship Id="rId36" Type="http://schemas.openxmlformats.org/officeDocument/2006/relationships/oleObject" Target="embeddings/oleObject3.bin"/><Relationship Id="rId57" Type="http://schemas.openxmlformats.org/officeDocument/2006/relationships/oleObject" Target="embeddings/oleObject10.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image" Target="media/image2.jpeg"/><Relationship Id="rId31" Type="http://schemas.openxmlformats.org/officeDocument/2006/relationships/hyperlink" Target="http://msdn.microsoft.com/en-us/library/aa365247%28VS.85%29.aspx" TargetMode="External"/><Relationship Id="rId52" Type="http://schemas.openxmlformats.org/officeDocument/2006/relationships/image" Target="media/image12.png"/><Relationship Id="rId73" Type="http://schemas.openxmlformats.org/officeDocument/2006/relationships/hyperlink" Target="https://ssp-standard.org/" TargetMode="External"/><Relationship Id="rId78" Type="http://schemas.openxmlformats.org/officeDocument/2006/relationships/image" Target="media/image34.png"/><Relationship Id="rId94" Type="http://schemas.openxmlformats.org/officeDocument/2006/relationships/image" Target="media/image44.wmf"/><Relationship Id="rId99" Type="http://schemas.openxmlformats.org/officeDocument/2006/relationships/oleObject" Target="embeddings/oleObject16.bin"/><Relationship Id="rId101" Type="http://schemas.openxmlformats.org/officeDocument/2006/relationships/oleObject" Target="embeddings/oleObject17.bin"/><Relationship Id="rId122" Type="http://schemas.openxmlformats.org/officeDocument/2006/relationships/image" Target="media/image58.wmf"/><Relationship Id="rId143" Type="http://schemas.openxmlformats.org/officeDocument/2006/relationships/hyperlink" Target="https://github.com/modelica/fmi-standard/milestone/3" TargetMode="External"/><Relationship Id="rId148" Type="http://schemas.openxmlformats.org/officeDocument/2006/relationships/hyperlink" Target="http://www.autosar.or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1.bin"/><Relationship Id="rId47" Type="http://schemas.openxmlformats.org/officeDocument/2006/relationships/hyperlink" Target="http://www.w3.org/TR/xmlschema-2/" TargetMode="External"/><Relationship Id="rId68" Type="http://schemas.openxmlformats.org/officeDocument/2006/relationships/image" Target="media/image25.png"/><Relationship Id="rId89" Type="http://schemas.openxmlformats.org/officeDocument/2006/relationships/oleObject" Target="embeddings/oleObject11.bin"/><Relationship Id="rId112" Type="http://schemas.openxmlformats.org/officeDocument/2006/relationships/image" Target="media/image53.wmf"/><Relationship Id="rId133" Type="http://schemas.openxmlformats.org/officeDocument/2006/relationships/hyperlink" Target="http://www.ep.liu.se/ecp/076/017/ecp12076017.pdf" TargetMode="External"/><Relationship Id="rId154" Type="http://schemas.openxmlformats.org/officeDocument/2006/relationships/fontTable" Target="fontTable.xml"/><Relationship Id="rId16" Type="http://schemas.openxmlformats.org/officeDocument/2006/relationships/hyperlink" Target="http://creativecommons.org/licenses/by-sa/4.0/legalcode" TargetMode="External"/><Relationship Id="rId37" Type="http://schemas.openxmlformats.org/officeDocument/2006/relationships/image" Target="media/image6.wmf"/><Relationship Id="rId58" Type="http://schemas.openxmlformats.org/officeDocument/2006/relationships/image" Target="media/image15.png"/><Relationship Id="rId79" Type="http://schemas.openxmlformats.org/officeDocument/2006/relationships/hyperlink" Target="http://en.wikipedia.org/wiki/Extended_BNF" TargetMode="External"/><Relationship Id="rId102" Type="http://schemas.openxmlformats.org/officeDocument/2006/relationships/image" Target="media/image48.wmf"/><Relationship Id="rId123" Type="http://schemas.openxmlformats.org/officeDocument/2006/relationships/oleObject" Target="embeddings/oleObject28.bin"/><Relationship Id="rId144" Type="http://schemas.openxmlformats.org/officeDocument/2006/relationships/hyperlink" Target="https://github.com/modelica/fmi-standard/milestone/3" TargetMode="External"/><Relationship Id="rId90" Type="http://schemas.openxmlformats.org/officeDocument/2006/relationships/image" Target="media/image42.wmf"/></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132</Pages>
  <Words>44305</Words>
  <Characters>279128</Characters>
  <Application>Microsoft Office Word</Application>
  <DocSecurity>0</DocSecurity>
  <Lines>2326</Lines>
  <Paragraphs>645</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2.0.5</dc:title>
  <dc:creator>Modelica Association Project FMI</dc:creator>
  <cp:lastModifiedBy>Bertsch Christian (CR/ASI3)</cp:lastModifiedBy>
  <cp:revision>43</cp:revision>
  <cp:lastPrinted>2022-10-24T17:30:00Z</cp:lastPrinted>
  <dcterms:created xsi:type="dcterms:W3CDTF">2021-08-30T19:51:00Z</dcterms:created>
  <dcterms:modified xsi:type="dcterms:W3CDTF">2024-10-16T16:31:00Z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