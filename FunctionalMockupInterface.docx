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7037A3ED"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r w:rsidR="00B20A8B">
        <w:rPr>
          <w:sz w:val="24"/>
        </w:rPr>
        <w:t>4</w:t>
      </w:r>
    </w:p>
    <w:p w14:paraId="1B2D96DD" w14:textId="6D78CDEB" w:rsidR="0084747C" w:rsidRDefault="00D0034A" w:rsidP="00D0034A">
      <w:pPr>
        <w:pStyle w:val="Subtitlefrontpage"/>
        <w:tabs>
          <w:tab w:val="left" w:pos="3060"/>
        </w:tabs>
        <w:rPr>
          <w:sz w:val="24"/>
        </w:rPr>
      </w:pPr>
      <w:r w:rsidRPr="00AE2A4F">
        <w:rPr>
          <w:sz w:val="24"/>
        </w:rPr>
        <w:tab/>
      </w:r>
      <w:r w:rsidR="00B20A8B">
        <w:rPr>
          <w:sz w:val="24"/>
        </w:rPr>
        <w:t>XXXX</w:t>
      </w:r>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57854330"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r w:rsidR="005469A6">
        <w:rPr>
          <w:szCs w:val="20"/>
        </w:rPr>
        <w:t>3</w:t>
      </w:r>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0" w:name="_Toc215371355"/>
      <w:bookmarkStart w:id="1" w:name="_Toc217788014"/>
      <w:r w:rsidR="00882F43" w:rsidRPr="0098259C">
        <w:lastRenderedPageBreak/>
        <w:t>History</w:t>
      </w:r>
      <w:bookmarkEnd w:id="0"/>
      <w:bookmarkEnd w:id="1"/>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EF43CF"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05F1233D"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r w:rsidR="005469A6">
        <w:t>1</w:t>
      </w:r>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EF43CF"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7F99C454" w:rsidR="00364630" w:rsidRPr="0098259C" w:rsidRDefault="00364630" w:rsidP="00364630">
      <w:pPr>
        <w:pStyle w:val="Textkrper"/>
      </w:pPr>
      <w:r w:rsidRPr="0098259C">
        <w:t>This document defines the Functional Mock-up Interface (FMI), version 2.0</w:t>
      </w:r>
      <w:r w:rsidR="00FD58BF">
        <w:t>.</w:t>
      </w:r>
      <w:r w:rsidR="005469A6">
        <w:t>3</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EF43CF"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4D93B780" w14:textId="349C9659" w:rsidR="005469A6" w:rsidRPr="003200BB" w:rsidRDefault="005469A6" w:rsidP="005469A6">
      <w:pPr>
        <w:pStyle w:val="Textkrper"/>
        <w:jc w:val="center"/>
        <w:rPr>
          <w:b/>
          <w:sz w:val="24"/>
        </w:rPr>
      </w:pPr>
      <w:r w:rsidRPr="003200BB">
        <w:rPr>
          <w:b/>
          <w:sz w:val="24"/>
        </w:rPr>
        <w:lastRenderedPageBreak/>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Textkrper"/>
        <w:numPr>
          <w:ilvl w:val="0"/>
          <w:numId w:val="70"/>
        </w:numPr>
      </w:pPr>
      <w:r w:rsidRPr="002F3E46">
        <w:rPr>
          <w:b/>
        </w:rPr>
        <w:lastRenderedPageBreak/>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2" w:name="_Toc448903945"/>
      <w:bookmarkStart w:id="3" w:name="_Toc450645653"/>
      <w:r w:rsidR="00E04F7A" w:rsidRPr="002F3E46">
        <w:rPr>
          <w:sz w:val="24"/>
        </w:rPr>
        <w:lastRenderedPageBreak/>
        <w:t>Contents</w:t>
      </w:r>
      <w:bookmarkStart w:id="4" w:name="_Toc240646361"/>
      <w:bookmarkStart w:id="5" w:name="_Toc247884534"/>
      <w:bookmarkStart w:id="6" w:name="_Toc471724423"/>
      <w:bookmarkStart w:id="7" w:name="_Toc471724556"/>
      <w:bookmarkStart w:id="8" w:name="_Toc471785676"/>
      <w:bookmarkStart w:id="9" w:name="_Toc497546652"/>
      <w:bookmarkStart w:id="10" w:name="_Toc497547108"/>
      <w:bookmarkStart w:id="11" w:name="_Toc153341732"/>
      <w:bookmarkEnd w:id="2"/>
      <w:bookmarkEnd w:id="3"/>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EF43CF">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EF43CF">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EF43CF">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EF43CF">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EF43CF">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EF43CF">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EF43CF">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EF43CF">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EF43CF">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EF43CF">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EF43CF">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EF43CF">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EF43CF">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EF43CF">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EF43CF">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EF43CF">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EF43CF">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EF43CF">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EF43CF">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EF43CF">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EF43CF">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EF43CF">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EF43CF">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EF43CF">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EF43CF">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EF43CF">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EF43CF">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EF43CF">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EF43CF">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EF43CF">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EF43CF">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EF43CF">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EF43CF">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EF43CF">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EF43CF">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EF43CF">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EF43CF">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EF43CF">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EF43CF">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EF43CF">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EF43CF">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EF43CF">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EF43CF">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EF43CF">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EF43CF">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EF43CF">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EF43CF">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EF43CF">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EF43CF">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EF43CF">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EF43CF">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EF43CF">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EF43CF">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EF43CF">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EF43CF">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EF43CF">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EF43CF">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EF43CF">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12" w:name="_Toc55136478"/>
      <w:r w:rsidR="00990EFE" w:rsidRPr="0098259C">
        <w:t>Overview</w:t>
      </w:r>
      <w:bookmarkEnd w:id="4"/>
      <w:bookmarkEnd w:id="5"/>
      <w:bookmarkEnd w:id="12"/>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EF43CF"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716140253"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13" w:name="_Ref289631998"/>
      <w:bookmarkStart w:id="14"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13"/>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14"/>
    </w:p>
    <w:p w14:paraId="3478D83A" w14:textId="35762276" w:rsidR="00DE46C4" w:rsidRPr="0098259C" w:rsidRDefault="000A1398" w:rsidP="00DE46C4">
      <w:pPr>
        <w:pStyle w:val="Textkrper"/>
        <w:rPr>
          <w:rFonts w:eastAsia="MS Mincho"/>
        </w:rPr>
      </w:pPr>
      <w:bookmarkStart w:id="15" w:name="_Toc240646362"/>
      <w:bookmarkStart w:id="16" w:name="_Toc247884535"/>
      <w:bookmarkStart w:id="17"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18" w:name="_Toc55136479"/>
      <w:r w:rsidRPr="0098259C">
        <w:rPr>
          <w:rFonts w:eastAsia="MS Mincho"/>
        </w:rPr>
        <w:t>Properties and Guiding Ideas</w:t>
      </w:r>
      <w:bookmarkEnd w:id="15"/>
      <w:bookmarkEnd w:id="16"/>
      <w:bookmarkEnd w:id="17"/>
      <w:bookmarkEnd w:id="18"/>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19" w:name="_Toc240646363"/>
      <w:bookmarkStart w:id="20" w:name="_Toc247884536"/>
      <w:r>
        <w:br w:type="page"/>
      </w:r>
    </w:p>
    <w:p w14:paraId="1C712CBD" w14:textId="77777777" w:rsidR="00990EFE" w:rsidRPr="0098259C" w:rsidRDefault="00990EFE" w:rsidP="00990EFE">
      <w:pPr>
        <w:pStyle w:val="berschrift2"/>
      </w:pPr>
      <w:bookmarkStart w:id="21" w:name="_Toc55136480"/>
      <w:r w:rsidRPr="0098259C">
        <w:lastRenderedPageBreak/>
        <w:t>Acknowledgements</w:t>
      </w:r>
      <w:bookmarkEnd w:id="19"/>
      <w:bookmarkEnd w:id="20"/>
      <w:bookmarkEnd w:id="21"/>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22" w:name="_Ref289418462"/>
      <w:bookmarkStart w:id="23" w:name="_Toc55136481"/>
      <w:bookmarkStart w:id="24" w:name="_Ref240515678"/>
      <w:bookmarkStart w:id="25" w:name="_Ref240515685"/>
      <w:bookmarkStart w:id="26" w:name="_Toc240646364"/>
      <w:bookmarkStart w:id="27" w:name="_Toc247884537"/>
      <w:r w:rsidRPr="0098259C">
        <w:lastRenderedPageBreak/>
        <w:t>F</w:t>
      </w:r>
      <w:r w:rsidR="00592436" w:rsidRPr="0098259C">
        <w:t>MI Common Concepts</w:t>
      </w:r>
      <w:bookmarkEnd w:id="22"/>
      <w:r w:rsidR="00564CCD" w:rsidRPr="0098259C">
        <w:t xml:space="preserve"> for Model Exchange and Co-Simulation</w:t>
      </w:r>
      <w:bookmarkEnd w:id="23"/>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28" w:name="_Ref288030525"/>
      <w:bookmarkStart w:id="29" w:name="_Ref289411602"/>
      <w:bookmarkStart w:id="30" w:name="_Toc55136482"/>
      <w:r w:rsidRPr="0098259C">
        <w:t xml:space="preserve">FMI </w:t>
      </w:r>
      <w:bookmarkEnd w:id="28"/>
      <w:r w:rsidRPr="0098259C">
        <w:t>Application Programming Interface</w:t>
      </w:r>
      <w:bookmarkEnd w:id="29"/>
      <w:bookmarkEnd w:id="30"/>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floating point control word of the CPU, it must restore the previous value before return of the function. For x86 CPUs, the floating point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31" w:name="_Ref289261358"/>
      <w:bookmarkStart w:id="32" w:name="_Toc55136483"/>
      <w:r w:rsidRPr="0098259C">
        <w:t>Header Files and Naming of Functions</w:t>
      </w:r>
      <w:bookmarkEnd w:id="31"/>
      <w:bookmarkEnd w:id="32"/>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33"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33"/>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in other words</w:t>
      </w:r>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79F06490"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ins w:id="34" w:author="Bertsch Christian (CR/ADX2.2)" w:date="2022-06-07T20:32:00Z">
        <w:r w:rsidR="001707BF" w:rsidRPr="001707BF">
          <w:rPr>
            <w:rStyle w:val="berschrift1Zchn"/>
          </w:rPr>
          <w:t xml:space="preserve"> </w:t>
        </w:r>
        <w:r w:rsidR="001707BF">
          <w:rPr>
            <w:rStyle w:val="blob-code-inner"/>
          </w:rPr>
          <w:t xml:space="preserve">Using the standard-supplied version of </w:t>
        </w:r>
      </w:ins>
      <w:ins w:id="35" w:author="Bertsch Christian (CR/ADX2.2)" w:date="2022-06-07T20:33:00Z">
        <w:r w:rsidR="001707BF">
          <w:rPr>
            <w:rStyle w:val="CODE"/>
          </w:rPr>
          <w:t>“fmi2Functions.h”</w:t>
        </w:r>
        <w:r w:rsidR="001707BF">
          <w:rPr>
            <w:rStyle w:val="CODE"/>
          </w:rPr>
          <w:t>,</w:t>
        </w:r>
      </w:ins>
      <w:ins w:id="36" w:author="Bertsch Christian (CR/ADX2.2)" w:date="2022-06-07T20:32:00Z">
        <w:r w:rsidR="001707BF">
          <w:rPr>
            <w:rStyle w:val="blob-code-inner"/>
          </w:rPr>
          <w:t xml:space="preserve"> the same effect can be achieved by defining the </w:t>
        </w:r>
      </w:ins>
      <w:ins w:id="37" w:author="Bertsch Christian (CR/ADX2.2)" w:date="2022-06-07T20:33:00Z">
        <w:r w:rsidR="001707BF">
          <w:rPr>
            <w:rStyle w:val="CODE"/>
          </w:rPr>
          <w:lastRenderedPageBreak/>
          <w:t>“</w:t>
        </w:r>
      </w:ins>
      <w:ins w:id="38" w:author="Bertsch Christian (CR/ADX2.2)" w:date="2022-06-07T20:32:00Z">
        <w:r w:rsidR="001707BF" w:rsidRPr="001707BF">
          <w:rPr>
            <w:rStyle w:val="blob-code-inner"/>
            <w:rFonts w:ascii="Courier New" w:hAnsi="Courier New" w:cs="Courier New"/>
            <w:rPrChange w:id="39" w:author="Bertsch Christian (CR/ADX2.2)" w:date="2022-06-07T20:34:00Z">
              <w:rPr>
                <w:rStyle w:val="blob-code-inner"/>
              </w:rPr>
            </w:rPrChange>
          </w:rPr>
          <w:t>FMI2_OVERRIDE_FUNCTION_PREFIX</w:t>
        </w:r>
      </w:ins>
      <w:ins w:id="40" w:author="Bertsch Christian (CR/ADX2.2)" w:date="2022-06-07T20:34:00Z">
        <w:r w:rsidR="001707BF">
          <w:rPr>
            <w:rStyle w:val="CODE"/>
          </w:rPr>
          <w:t>“</w:t>
        </w:r>
      </w:ins>
      <w:ins w:id="41" w:author="Bertsch Christian (CR/ADX2.2)" w:date="2022-06-07T20:32:00Z">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ins>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42" w:name="_Ref289633171"/>
      <w:bookmarkStart w:id="43"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42"/>
      <w:bookmarkEnd w:id="43"/>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w:t>
            </w:r>
            <w:r w:rsidRPr="0098259C">
              <w:lastRenderedPageBreak/>
              <w:t xml:space="preserve">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44" w:name="_Ref289242802"/>
      <w:bookmarkStart w:id="45" w:name="_Toc55136485"/>
      <w:r w:rsidRPr="0098259C">
        <w:lastRenderedPageBreak/>
        <w:t>Status Returned by Functions</w:t>
      </w:r>
      <w:bookmarkEnd w:id="44"/>
      <w:bookmarkEnd w:id="45"/>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lastRenderedPageBreak/>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46" w:name="_Ref289256130"/>
      <w:bookmarkStart w:id="47" w:name="_Toc55136486"/>
      <w:r w:rsidRPr="0098259C">
        <w:lastRenderedPageBreak/>
        <w:t>Inquire Platform and Version Number of Header Files</w:t>
      </w:r>
      <w:bookmarkEnd w:id="46"/>
      <w:bookmarkEnd w:id="47"/>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48" w:name="_Ref289413928"/>
      <w:bookmarkStart w:id="49" w:name="_Ref289414283"/>
      <w:bookmarkStart w:id="50"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48"/>
      <w:bookmarkEnd w:id="49"/>
      <w:bookmarkEnd w:id="50"/>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lastRenderedPageBreak/>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lastRenderedPageBreak/>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rStyle w:val="CODE"/>
              </w:rPr>
              <w: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lastRenderedPageBreak/>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51" w:name="_Toc55136488"/>
      <w:bookmarkStart w:id="52" w:name="_Ref289783610"/>
      <w:r w:rsidRPr="0098259C">
        <w:t>Initialization</w:t>
      </w:r>
      <w:r>
        <w:t>,</w:t>
      </w:r>
      <w:r w:rsidRPr="0098259C">
        <w:t xml:space="preserve"> Termination</w:t>
      </w:r>
      <w:r>
        <w:t>, and Resetting an FMU</w:t>
      </w:r>
      <w:bookmarkEnd w:id="51"/>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53" w:name="_Ref383617125"/>
      <w:bookmarkStart w:id="54" w:name="_Ref383617168"/>
      <w:bookmarkStart w:id="55" w:name="_Toc55136489"/>
      <w:r w:rsidRPr="0098259C">
        <w:t xml:space="preserve">Getting and </w:t>
      </w:r>
      <w:r w:rsidR="00DF4861" w:rsidRPr="0098259C">
        <w:t>Set</w:t>
      </w:r>
      <w:r w:rsidR="00EC58B8" w:rsidRPr="0098259C">
        <w:t xml:space="preserve">ting </w:t>
      </w:r>
      <w:r w:rsidR="00DF4861" w:rsidRPr="0098259C">
        <w:t>Variable Values</w:t>
      </w:r>
      <w:bookmarkEnd w:id="52"/>
      <w:bookmarkEnd w:id="53"/>
      <w:bookmarkEnd w:id="54"/>
      <w:bookmarkEnd w:id="55"/>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56" w:name="_Ref290826787"/>
      <w:bookmarkStart w:id="57" w:name="_Ref290826791"/>
      <w:bookmarkStart w:id="58" w:name="_Toc55136490"/>
      <w:r w:rsidRPr="0098259C">
        <w:t xml:space="preserve">Getting and </w:t>
      </w:r>
      <w:r w:rsidR="00C31261" w:rsidRPr="0098259C">
        <w:t>Setting the Complete FMU State</w:t>
      </w:r>
      <w:bookmarkEnd w:id="56"/>
      <w:bookmarkEnd w:id="57"/>
      <w:bookmarkEnd w:id="58"/>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6B8C4129" w14:textId="77F2746F" w:rsidR="00520CE8" w:rsidRPr="0098259C" w:rsidRDefault="00140C25" w:rsidP="00520CE8">
            <w:pPr>
              <w:pStyle w:val="Textkrper-Tabelle"/>
              <w:rPr>
                <w:rStyle w:val="CODE"/>
              </w:rPr>
            </w:pPr>
            <w:r>
              <w:rPr>
                <w:rStyle w:val="CODE"/>
              </w:rPr>
              <w:lastRenderedPageBreak/>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in </w:t>
            </w:r>
            <w:r w:rsidR="00235809" w:rsidRPr="0098259C">
              <w:t xml:space="preserve">to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59" w:name="_Toc55136491"/>
      <w:r w:rsidRPr="0098259C">
        <w:t>Getting Partial Derivatives</w:t>
      </w:r>
      <w:bookmarkEnd w:id="59"/>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lastRenderedPageBreak/>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EF43CF"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EF43CF"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EF43CF"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EF43CF"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EF43CF"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2" o:title=""/>
                </v:shape>
                <o:OLEObject Type="Embed" ProgID="Equation.DSMT4" ShapeID="_x0000_i1026" DrawAspect="Content" ObjectID="_1716140226"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6.8pt" o:ole="">
                  <v:imagedata r:id="rId34" o:title=""/>
                </v:shape>
                <o:OLEObject Type="Embed" ProgID="Equation.DSMT4" ShapeID="_x0000_i1027" DrawAspect="Content" ObjectID="_1716140227" r:id="rId35"/>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60" w:name="_Ref308190567"/>
      <w:bookmarkStart w:id="61"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1.2pt" o:ole="">
            <v:imagedata r:id="rId36" o:title=""/>
          </v:shape>
          <o:OLEObject Type="Embed" ProgID="Equation.DSMT4" ShapeID="_x0000_i1028" DrawAspect="Content" ObjectID="_1716140228"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1.2pt" o:ole="">
            <v:imagedata r:id="rId36" o:title=""/>
          </v:shape>
          <o:OLEObject Type="Embed" ProgID="Equation.DSMT4" ShapeID="_x0000_i1029" DrawAspect="Content" ObjectID="_1716140229" r:id="rId38"/>
        </w:object>
      </w:r>
      <w:r>
        <w:t xml:space="preserve"> and </w:t>
      </w:r>
      <w:r w:rsidRPr="007A6A51">
        <w:rPr>
          <w:position w:val="-26"/>
        </w:rPr>
        <w:object w:dxaOrig="340" w:dyaOrig="600" w14:anchorId="410FC9A1">
          <v:shape id="_x0000_i1030" type="#_x0000_t75" style="width:19.2pt;height:31.2pt" o:ole="">
            <v:imagedata r:id="rId39" o:title=""/>
          </v:shape>
          <o:OLEObject Type="Embed" ProgID="Equation.DSMT4" ShapeID="_x0000_i1030" DrawAspect="Content" ObjectID="_1716140230"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1.2pt" o:ole="">
            <v:imagedata r:id="rId41" o:title=""/>
          </v:shape>
          <o:OLEObject Type="Embed" ProgID="Equation.DSMT4" ShapeID="_x0000_i1031" DrawAspect="Content" ObjectID="_1716140231"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lastRenderedPageBreak/>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3"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62" w:name="_Ref386213289"/>
      <w:bookmarkStart w:id="63" w:name="_Toc55136492"/>
      <w:r w:rsidRPr="0098259C">
        <w:t xml:space="preserve">FMI </w:t>
      </w:r>
      <w:r w:rsidR="003D0107" w:rsidRPr="0098259C">
        <w:t>Description Schema</w:t>
      </w:r>
      <w:bookmarkEnd w:id="60"/>
      <w:bookmarkEnd w:id="61"/>
      <w:bookmarkEnd w:id="62"/>
      <w:bookmarkEnd w:id="63"/>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w:t>
      </w:r>
      <w:proofErr w:type="spellStart"/>
      <w:r w:rsidRPr="0098259C">
        <w:lastRenderedPageBreak/>
        <w:t>xs:normalizedString</w:t>
      </w:r>
      <w:proofErr w:type="spellEnd"/>
      <w:r w:rsidRPr="0098259C">
        <w:t xml:space="preserve">)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64" w:name="_Toc247884548"/>
      <w:bookmarkStart w:id="65"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77777777" w:rsidR="00526C2A" w:rsidRPr="0098259C" w:rsidRDefault="00526C2A" w:rsidP="00324B2A">
      <w:pPr>
        <w:pStyle w:val="Textkrper"/>
      </w:pPr>
      <w:r>
        <w:t>The special values NAN, +INF, -INF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66" w:name="_Ref251789138"/>
      <w:bookmarkEnd w:id="64"/>
      <w:r>
        <w:br w:type="page"/>
      </w:r>
    </w:p>
    <w:p w14:paraId="5BECE950" w14:textId="3B25E0D5" w:rsidR="00324B2A" w:rsidRPr="0098259C" w:rsidRDefault="005A3ED9" w:rsidP="003734ED">
      <w:pPr>
        <w:pStyle w:val="berschrift3"/>
      </w:pPr>
      <w:bookmarkStart w:id="67"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65"/>
      <w:proofErr w:type="spellEnd"/>
      <w:r w:rsidR="00324B2A" w:rsidRPr="0098259C">
        <w:t>)</w:t>
      </w:r>
      <w:bookmarkEnd w:id="66"/>
      <w:bookmarkEnd w:id="67"/>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68"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68"/>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69" w:name="_Toc55136494"/>
      <w:r w:rsidRPr="0098259C">
        <w:lastRenderedPageBreak/>
        <w:t>Definition of Units (</w:t>
      </w:r>
      <w:proofErr w:type="spellStart"/>
      <w:r w:rsidR="00381199" w:rsidRPr="0098259C">
        <w:t>Unit</w:t>
      </w:r>
      <w:r w:rsidR="00D54D07">
        <w:t>Definitions</w:t>
      </w:r>
      <w:proofErr w:type="spellEnd"/>
      <w:r w:rsidRPr="0098259C">
        <w:t>)</w:t>
      </w:r>
      <w:bookmarkEnd w:id="69"/>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2" o:title=""/>
                </v:shape>
                <o:OLEObject Type="Embed" ProgID="Equation.DSMT4" ShapeID="_x0000_i1032" DrawAspect="Content" ObjectID="_1716140232"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2" o:title=""/>
                </v:shape>
                <o:OLEObject Type="Embed" ProgID="Equation.DSMT4" ShapeID="_x0000_i1033" DrawAspect="Content" ObjectID="_1716140233"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5" o:title=""/>
                </v:shape>
                <o:OLEObject Type="Embed" ProgID="Equation.DSMT4" ShapeID="_x0000_i1034" DrawAspect="Content" ObjectID="_1716140234"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70" w:name="_Ref248879321"/>
      <w:r>
        <w:br w:type="page"/>
      </w:r>
    </w:p>
    <w:p w14:paraId="18557AF2" w14:textId="3870A374" w:rsidR="001C53BD" w:rsidRPr="0098259C" w:rsidRDefault="00A51269" w:rsidP="001C53BD">
      <w:pPr>
        <w:pStyle w:val="berschrift3"/>
      </w:pPr>
      <w:bookmarkStart w:id="71" w:name="_Ref20232603"/>
      <w:bookmarkStart w:id="72" w:name="_Ref20232625"/>
      <w:bookmarkStart w:id="73" w:name="_Ref20232651"/>
      <w:bookmarkStart w:id="74" w:name="_Toc55136495"/>
      <w:r w:rsidRPr="0098259C">
        <w:lastRenderedPageBreak/>
        <w:t xml:space="preserve">Definition of </w:t>
      </w:r>
      <w:r w:rsidR="001C53BD" w:rsidRPr="0098259C">
        <w:t>Type</w:t>
      </w:r>
      <w:r w:rsidRPr="0098259C">
        <w:t>s</w:t>
      </w:r>
      <w:r w:rsidR="001C53BD" w:rsidRPr="0098259C">
        <w:t xml:space="preserve"> (</w:t>
      </w:r>
      <w:bookmarkStart w:id="75" w:name="_Ref248546594"/>
      <w:proofErr w:type="spellStart"/>
      <w:r w:rsidR="00381199" w:rsidRPr="0098259C">
        <w:t>Type</w:t>
      </w:r>
      <w:bookmarkEnd w:id="75"/>
      <w:r w:rsidR="00D54D07">
        <w:t>Definitions</w:t>
      </w:r>
      <w:proofErr w:type="spellEnd"/>
      <w:r w:rsidR="001C53BD" w:rsidRPr="0098259C">
        <w:t>)</w:t>
      </w:r>
      <w:bookmarkEnd w:id="70"/>
      <w:bookmarkEnd w:id="71"/>
      <w:bookmarkEnd w:id="72"/>
      <w:bookmarkEnd w:id="73"/>
      <w:bookmarkEnd w:id="74"/>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76"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77" w:name="_Ref348900361"/>
      <w:bookmarkStart w:id="78" w:name="_Ref348900508"/>
      <w:r>
        <w:br w:type="page"/>
      </w:r>
    </w:p>
    <w:p w14:paraId="2E2C5442" w14:textId="703E62AA" w:rsidR="00BD0956" w:rsidRPr="0098259C" w:rsidRDefault="00A51269" w:rsidP="00BD0956">
      <w:pPr>
        <w:pStyle w:val="berschrift3"/>
      </w:pPr>
      <w:bookmarkStart w:id="79" w:name="_Ref20232829"/>
      <w:bookmarkStart w:id="80" w:name="_Ref20232858"/>
      <w:bookmarkStart w:id="81"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76"/>
      <w:bookmarkEnd w:id="77"/>
      <w:bookmarkEnd w:id="78"/>
      <w:bookmarkEnd w:id="79"/>
      <w:bookmarkEnd w:id="80"/>
      <w:bookmarkEnd w:id="81"/>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82" w:name="_Ref369611262"/>
      <w:bookmarkStart w:id="83"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82"/>
      <w:bookmarkEnd w:id="83"/>
    </w:p>
    <w:p w14:paraId="25CCA8F0" w14:textId="37FE5FDE" w:rsidR="00324B2A" w:rsidRPr="0098259C" w:rsidRDefault="00324B2A" w:rsidP="00324B2A">
      <w:pPr>
        <w:pStyle w:val="Textkrper"/>
      </w:pPr>
      <w:r w:rsidRPr="0098259C">
        <w:t>Element “</w:t>
      </w:r>
      <w:bookmarkStart w:id="84" w:name="_Toc240646377"/>
      <w:bookmarkStart w:id="85" w:name="_Toc247884550"/>
      <w:proofErr w:type="spellStart"/>
      <w:r w:rsidRPr="0098259C">
        <w:rPr>
          <w:rStyle w:val="CODE"/>
          <w:b/>
        </w:rPr>
        <w:t>DefaultExperiment</w:t>
      </w:r>
      <w:bookmarkEnd w:id="84"/>
      <w:bookmarkEnd w:id="85"/>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86" w:name="_Toc55136498"/>
      <w:r w:rsidRPr="0098259C">
        <w:t>Definition of Vendor A</w:t>
      </w:r>
      <w:r w:rsidR="002C5A1B">
        <w:t>nnotations (</w:t>
      </w:r>
      <w:proofErr w:type="spellStart"/>
      <w:r w:rsidR="00296BAA" w:rsidRPr="0098259C">
        <w:t>VendorAnnotations</w:t>
      </w:r>
      <w:proofErr w:type="spellEnd"/>
      <w:r w:rsidR="00296BAA" w:rsidRPr="0098259C">
        <w:t>)</w:t>
      </w:r>
      <w:bookmarkEnd w:id="86"/>
    </w:p>
    <w:p w14:paraId="1DFB5228" w14:textId="34B0A95B" w:rsidR="00324B2A" w:rsidRPr="0098259C" w:rsidRDefault="00324B2A" w:rsidP="00324B2A">
      <w:pPr>
        <w:pStyle w:val="Textkrper"/>
      </w:pPr>
      <w:r w:rsidRPr="0098259C">
        <w:t>Element “</w:t>
      </w:r>
      <w:bookmarkStart w:id="87" w:name="_Toc240646378"/>
      <w:bookmarkStart w:id="88" w:name="_Toc247884551"/>
      <w:proofErr w:type="spellStart"/>
      <w:r w:rsidRPr="0098259C">
        <w:rPr>
          <w:rStyle w:val="CODE"/>
          <w:b/>
        </w:rPr>
        <w:t>VendorAnnotations</w:t>
      </w:r>
      <w:bookmarkEnd w:id="87"/>
      <w:bookmarkEnd w:id="88"/>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89" w:name="_Ref240457838"/>
      <w:bookmarkStart w:id="90" w:name="_Ref240457869"/>
      <w:bookmarkStart w:id="91" w:name="_Toc240646379"/>
      <w:bookmarkStart w:id="92" w:name="_Ref248547015"/>
      <w:bookmarkStart w:id="93" w:name="_Ref249423326"/>
      <w:bookmarkStart w:id="94"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89"/>
      <w:bookmarkEnd w:id="90"/>
      <w:bookmarkEnd w:id="91"/>
      <w:bookmarkEnd w:id="92"/>
      <w:proofErr w:type="spellEnd"/>
      <w:r w:rsidRPr="0098259C">
        <w:t>)</w:t>
      </w:r>
      <w:bookmarkEnd w:id="93"/>
      <w:bookmarkEnd w:id="94"/>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95" w:name="OLE_LINK6"/>
            <w:bookmarkStart w:id="96"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95"/>
            <w:bookmarkEnd w:id="96"/>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r>
            <w:r>
              <w:lastRenderedPageBreak/>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lastRenderedPageBreak/>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97"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97"/>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98" w:name="_Ref369247608"/>
      <w:bookmarkStart w:id="99"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98"/>
      <w:bookmarkEnd w:id="99"/>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6B7D6A5E"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00"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00"/>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EF43CF"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EF43CF"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EF43CF"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EF43CF"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EF43CF"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EF43CF"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01" w:name="Dependencies_Knowns"/>
            <w:bookmarkEnd w:id="101"/>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Otherwise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02" w:name="OLE_LINK4"/>
            <w:bookmarkStart w:id="103" w:name="OLE_LINK9"/>
            <w:r w:rsidR="006C1028">
              <w:t>or at a  Communication Point (</w:t>
            </w:r>
            <w:proofErr w:type="spellStart"/>
            <w:r w:rsidR="006C1028">
              <w:t>CoSimulation</w:t>
            </w:r>
            <w:proofErr w:type="spellEnd"/>
            <w:r w:rsidR="006C1028">
              <w:t>)</w:t>
            </w:r>
            <w:bookmarkEnd w:id="102"/>
            <w:bookmarkEnd w:id="103"/>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EF43CF"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EF43CF"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EF43CF"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04" w:name="_Ref289269149"/>
      <w:bookmarkStart w:id="105" w:name="_Toc55136501"/>
      <w:r w:rsidRPr="0098259C">
        <w:lastRenderedPageBreak/>
        <w:t>Variable Naming C</w:t>
      </w:r>
      <w:r w:rsidR="002C5A1B">
        <w:t>onventions (</w:t>
      </w:r>
      <w:proofErr w:type="spellStart"/>
      <w:r w:rsidRPr="0098259C">
        <w:t>variableNamingConvention</w:t>
      </w:r>
      <w:proofErr w:type="spellEnd"/>
      <w:r w:rsidRPr="0098259C">
        <w:t>)</w:t>
      </w:r>
      <w:bookmarkEnd w:id="104"/>
      <w:bookmarkEnd w:id="105"/>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06" w:name="_Ref289411546"/>
      <w:bookmarkStart w:id="107" w:name="_Toc55136502"/>
      <w:r w:rsidRPr="0098259C">
        <w:lastRenderedPageBreak/>
        <w:t xml:space="preserve">FMU </w:t>
      </w:r>
      <w:r w:rsidR="003D0107" w:rsidRPr="0098259C">
        <w:t>Distribution</w:t>
      </w:r>
      <w:bookmarkEnd w:id="106"/>
      <w:bookmarkEnd w:id="107"/>
    </w:p>
    <w:p w14:paraId="29B19BA2" w14:textId="4095F0E7"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del w:id="108" w:author="Bertsch Christian (CR/ADB2.2)" w:date="2022-02-07T11:49:00Z">
        <w:r w:rsidR="001B1499" w:rsidDel="00036E74">
          <w:delText xml:space="preserve">The archive may not be a split or spanned ZIP archive. </w:delText>
        </w:r>
      </w:del>
      <w:ins w:id="109" w:author="Bertsch Christian (CR/ADB2.2)" w:date="2022-02-07T11:49:00Z">
        <w:r w:rsidR="00036E74">
          <w:br/>
          <w:t>The archive must not be a split or spanned ZIP archive. Links must not be used inside the ZIP archive.</w:t>
        </w:r>
        <w:r w:rsidR="00036E74" w:rsidRPr="009E5B13">
          <w:rPr>
            <w:i/>
          </w:rPr>
          <w:t xml:space="preserve"> </w:t>
        </w:r>
      </w:ins>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ins w:id="110" w:author="Bertsch Christian (CR/ADX2.2)" w:date="2022-06-07T20:35:00Z">
        <w:r w:rsidR="00894651">
          <w:rPr>
            <w:noProof w:val="0"/>
            <w:szCs w:val="18"/>
          </w:rPr>
          <w:br/>
          <w:t xml:space="preserve">   </w:t>
        </w:r>
        <w:r w:rsidR="00894651">
          <w:rPr>
            <w:rStyle w:val="pl-c"/>
          </w:rPr>
          <w:t>buildDescription.xml // Optional build description file</w:t>
        </w:r>
      </w:ins>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5C85AAF" w:rsidR="004330D4" w:rsidRPr="0098259C" w:rsidDel="00222B87" w:rsidRDefault="004330D4" w:rsidP="004330D4">
      <w:pPr>
        <w:pStyle w:val="CODE1"/>
        <w:rPr>
          <w:del w:id="111" w:author="Bertsch Christian (CR/ADX2.2)" w:date="2022-06-07T20:41:00Z"/>
          <w:noProof w:val="0"/>
        </w:rPr>
      </w:pPr>
      <w:r w:rsidRPr="0098259C">
        <w:rPr>
          <w:noProof w:val="0"/>
        </w:rPr>
        <w:t xml:space="preserve">   </w:t>
      </w:r>
      <w:r w:rsidRPr="0098259C">
        <w:rPr>
          <w:b/>
          <w:noProof w:val="0"/>
        </w:rPr>
        <w:t>linux32</w:t>
      </w:r>
      <w:r w:rsidRPr="0098259C">
        <w:rPr>
          <w:noProof w:val="0"/>
        </w:rPr>
        <w:t xml:space="preserve">  // Optional binaries for 32-bit Linux</w:t>
      </w:r>
      <w:ins w:id="112" w:author="Bertsch Christian (CR/ADX2.2)" w:date="2022-06-07T20:41:00Z">
        <w:r w:rsidR="00222B87">
          <w:rPr>
            <w:noProof w:val="0"/>
          </w:rPr>
          <w:t xml:space="preserve"> </w:t>
        </w:r>
      </w:ins>
    </w:p>
    <w:p w14:paraId="47C863EF" w14:textId="3B92C836" w:rsidR="007848A0" w:rsidRPr="0098259C" w:rsidRDefault="007848A0" w:rsidP="004330D4">
      <w:pPr>
        <w:pStyle w:val="CODE1"/>
        <w:rPr>
          <w:noProof w:val="0"/>
        </w:rPr>
      </w:pPr>
      <w:del w:id="113" w:author="Bertsch Christian (CR/ADX2.2)" w:date="2022-06-07T20:41:00Z">
        <w:r w:rsidRPr="0098259C" w:rsidDel="00222B87">
          <w:rPr>
            <w:noProof w:val="0"/>
          </w:rPr>
          <w:delText xml:space="preserve"> </w:delText>
        </w:r>
      </w:del>
      <w:r w:rsidRPr="0098259C">
        <w:rPr>
          <w:noProof w:val="0"/>
        </w:rPr>
        <w:t xml:space="preserve">    </w:t>
      </w:r>
      <w:ins w:id="114" w:author="Bertsch Christian (CR/ADX2.2)" w:date="2022-06-07T20:42:00Z">
        <w:r w:rsidR="00222B87">
          <w:rPr>
            <w:noProof w:val="0"/>
          </w:rPr>
          <w:br/>
          <w:t xml:space="preserve">      </w:t>
        </w:r>
      </w:ins>
      <w:del w:id="115" w:author="Bertsch Christian (CR/ADX2.2)" w:date="2022-06-07T20:43:00Z">
        <w:r w:rsidRPr="0098259C" w:rsidDel="00222B87">
          <w:rPr>
            <w:noProof w:val="0"/>
          </w:rPr>
          <w:delText xml:space="preserve"> </w:delText>
        </w:r>
      </w:del>
      <w:r w:rsidRPr="0098259C">
        <w:rPr>
          <w:noProof w:val="0"/>
        </w:rPr>
        <w:t>&lt;</w:t>
      </w:r>
      <w:proofErr w:type="spellStart"/>
      <w:r w:rsidR="00DD2AB5" w:rsidRPr="0098259C">
        <w:rPr>
          <w:noProof w:val="0"/>
        </w:rPr>
        <w:t>model</w:t>
      </w:r>
      <w:r w:rsidRPr="0098259C">
        <w:rPr>
          <w:noProof w:val="0"/>
        </w:rPr>
        <w:t>Identifier</w:t>
      </w:r>
      <w:proofErr w:type="spellEnd"/>
      <w:r w:rsidRPr="0098259C">
        <w:rPr>
          <w:noProof w:val="0"/>
        </w:rPr>
        <w:t>&gt;.</w:t>
      </w:r>
      <w:r w:rsidRPr="0098259C">
        <w:rPr>
          <w:b/>
          <w:noProof w:val="0"/>
        </w:rPr>
        <w:t>so</w:t>
      </w:r>
      <w:r w:rsidRPr="0098259C">
        <w:rPr>
          <w:noProof w:val="0"/>
        </w:rPr>
        <w:t xml:space="preserve"> </w:t>
      </w:r>
      <w:del w:id="116" w:author="Bertsch Christian (CR/ADX2.2)" w:date="2022-06-07T20:43:00Z">
        <w:r w:rsidRPr="0098259C" w:rsidDel="00222B87">
          <w:rPr>
            <w:noProof w:val="0"/>
          </w:rPr>
          <w:delText xml:space="preserve"> </w:delText>
        </w:r>
      </w:del>
      <w:del w:id="117" w:author="Bertsch Christian (CR/ADX2.2)" w:date="2022-06-07T20:42:00Z">
        <w:r w:rsidRPr="0098259C" w:rsidDel="00222B87">
          <w:rPr>
            <w:noProof w:val="0"/>
          </w:rPr>
          <w:delText>//</w:delText>
        </w:r>
      </w:del>
      <w:ins w:id="118" w:author="Bertsch Christian (CR/ADX2.2)" w:date="2022-06-07T20:43:00Z">
        <w:r w:rsidR="00222B87">
          <w:rPr>
            <w:noProof w:val="0"/>
          </w:rPr>
          <w:t>//</w:t>
        </w:r>
      </w:ins>
      <w:r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ins w:id="119" w:author="Bertsch Christian (CR/ADX2.2)" w:date="2022-06-07T20:40:00Z"/>
          <w:noProof w:val="0"/>
        </w:rPr>
      </w:pPr>
      <w:r w:rsidRPr="0098259C">
        <w:rPr>
          <w:noProof w:val="0"/>
        </w:rPr>
        <w:t xml:space="preserve">      ...</w:t>
      </w:r>
    </w:p>
    <w:p w14:paraId="5BE1A0AD" w14:textId="1817DE41" w:rsidR="00290029" w:rsidRDefault="00222B87" w:rsidP="00290029">
      <w:pPr>
        <w:pStyle w:val="CODE1"/>
        <w:rPr>
          <w:ins w:id="120" w:author="Bertsch Christian (CR/ADX2.2)" w:date="2022-06-07T20:40:00Z"/>
          <w:noProof w:val="0"/>
        </w:rPr>
      </w:pPr>
      <w:ins w:id="121" w:author="Bertsch Christian (CR/ADX2.2)" w:date="2022-06-07T20:41:00Z">
        <w:r>
          <w:rPr>
            <w:noProof w:val="0"/>
          </w:rPr>
          <w:t xml:space="preserve"> </w:t>
        </w:r>
      </w:ins>
      <w:ins w:id="122" w:author="Bertsch Christian (CR/ADX2.2)" w:date="2022-06-07T20:40:00Z">
        <w:r w:rsidR="00290029">
          <w:rPr>
            <w:noProof w:val="0"/>
          </w:rPr>
          <w:t xml:space="preserve">  </w:t>
        </w:r>
        <w:r w:rsidR="00290029" w:rsidRPr="00222B87">
          <w:rPr>
            <w:b/>
            <w:bCs/>
            <w:noProof w:val="0"/>
            <w:rPrChange w:id="123" w:author="Bertsch Christian (CR/ADX2.2)" w:date="2022-06-07T20:43:00Z">
              <w:rPr>
                <w:noProof w:val="0"/>
              </w:rPr>
            </w:rPrChange>
          </w:rPr>
          <w:t>aarch64-darwin</w:t>
        </w:r>
        <w:r w:rsidR="00290029">
          <w:rPr>
            <w:noProof w:val="0"/>
          </w:rPr>
          <w:t xml:space="preserve">  // Optional binaries for macOS on Apple Silicon</w:t>
        </w:r>
      </w:ins>
    </w:p>
    <w:p w14:paraId="79DE0195" w14:textId="5A26457D" w:rsidR="00290029" w:rsidRDefault="00290029" w:rsidP="00290029">
      <w:pPr>
        <w:pStyle w:val="CODE1"/>
        <w:rPr>
          <w:ins w:id="124" w:author="Bertsch Christian (CR/ADX2.2)" w:date="2022-06-07T20:40:00Z"/>
          <w:noProof w:val="0"/>
        </w:rPr>
      </w:pPr>
      <w:ins w:id="125" w:author="Bertsch Christian (CR/ADX2.2)" w:date="2022-06-07T20:40:00Z">
        <w:r>
          <w:rPr>
            <w:noProof w:val="0"/>
          </w:rPr>
          <w:t xml:space="preserve">    </w:t>
        </w:r>
      </w:ins>
      <w:ins w:id="126" w:author="Bertsch Christian (CR/ADX2.2)" w:date="2022-06-07T20:43:00Z">
        <w:r w:rsidR="00222B87">
          <w:rPr>
            <w:noProof w:val="0"/>
          </w:rPr>
          <w:t xml:space="preserve">  </w:t>
        </w:r>
      </w:ins>
      <w:ins w:id="127" w:author="Bertsch Christian (CR/ADX2.2)" w:date="2022-06-07T20:40:00Z">
        <w:r>
          <w:rPr>
            <w:noProof w:val="0"/>
          </w:rPr>
          <w:t>&lt;</w:t>
        </w:r>
        <w:proofErr w:type="spellStart"/>
        <w:r>
          <w:rPr>
            <w:noProof w:val="0"/>
          </w:rPr>
          <w:t>modelIdentifier</w:t>
        </w:r>
        <w:proofErr w:type="spellEnd"/>
        <w:r>
          <w:rPr>
            <w:noProof w:val="0"/>
          </w:rPr>
          <w:t>&gt;.</w:t>
        </w:r>
        <w:proofErr w:type="spellStart"/>
        <w:r>
          <w:rPr>
            <w:noProof w:val="0"/>
          </w:rPr>
          <w:t>dylib</w:t>
        </w:r>
        <w:proofErr w:type="spellEnd"/>
      </w:ins>
    </w:p>
    <w:p w14:paraId="1FD31EC1" w14:textId="0944AC9F" w:rsidR="00290029" w:rsidRDefault="00290029" w:rsidP="00290029">
      <w:pPr>
        <w:pStyle w:val="CODE1"/>
        <w:rPr>
          <w:noProof w:val="0"/>
        </w:rPr>
      </w:pPr>
      <w:ins w:id="128" w:author="Bertsch Christian (CR/ADX2.2)" w:date="2022-06-07T20:40:00Z">
        <w:r>
          <w:rPr>
            <w:noProof w:val="0"/>
          </w:rPr>
          <w:t xml:space="preserve">     </w:t>
        </w:r>
      </w:ins>
      <w:ins w:id="129" w:author="Bertsch Christian (CR/ADX2.2)" w:date="2022-06-07T20:43:00Z">
        <w:r w:rsidR="00222B87">
          <w:rPr>
            <w:noProof w:val="0"/>
          </w:rPr>
          <w:t xml:space="preserve"> </w:t>
        </w:r>
      </w:ins>
      <w:ins w:id="130" w:author="Bertsch Christian (CR/ADX2.2)" w:date="2022-06-07T20:40:00Z">
        <w:r>
          <w:rPr>
            <w:noProof w:val="0"/>
          </w:rPr>
          <w:t>...</w:t>
        </w:r>
      </w:ins>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ins w:id="131" w:author="Bertsch Christian (CR/ADX2.2)" w:date="2022-06-07T20:45:00Z">
        <w:r w:rsidR="00222B87">
          <w:t xml:space="preserve">, </w:t>
        </w:r>
        <w:r w:rsidR="00222B87">
          <w:rPr>
            <w:rStyle w:val="blob-code-inner"/>
          </w:rPr>
          <w:t>where "32" stands for "32-bit x86" and "64" for "64-bit x86" respectively</w:t>
        </w:r>
      </w:ins>
      <w:r w:rsidR="0072209E">
        <w:t>.</w:t>
      </w:r>
      <w:ins w:id="132" w:author="Bertsch Christian (CR/ADX2.2)" w:date="2022-06-07T20:45:00Z">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ins>
      <w:r w:rsidRPr="0098259C">
        <w:t xml:space="preserve"> </w:t>
      </w:r>
      <w:ins w:id="133" w:author="Bertsch Christian (CR/ADX2.2)" w:date="2022-06-07T20:45:00Z">
        <w:r w:rsidR="00222B87">
          <w:br/>
        </w:r>
      </w:ins>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lastRenderedPageBreak/>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701C9EBB" w14:textId="21308078" w:rsidR="00894651" w:rsidRDefault="00F87F29" w:rsidP="00894651">
      <w:pPr>
        <w:pStyle w:val="Textkrper-Zeileneinzug"/>
        <w:rPr>
          <w:ins w:id="134" w:author="Bertsch Christian (CR/ADX2.2)" w:date="2022-06-07T20:37:00Z"/>
        </w:rPr>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ins w:id="135" w:author="Bertsch Christian (CR/ADX2.2)" w:date="2022-06-07T20:37:00Z">
        <w:r w:rsidR="00894651">
          <w:br/>
        </w:r>
        <w:r w:rsidR="00894651">
          <w:t xml:space="preserve">In </w:t>
        </w:r>
        <w:proofErr w:type="spellStart"/>
        <w:r w:rsidR="00894651">
          <w:t>addtition</w:t>
        </w:r>
        <w:proofErr w:type="spellEnd"/>
        <w:r w:rsidR="00894651">
          <w:t xml:space="preserve"> to the </w:t>
        </w:r>
        <w:r w:rsidR="00894651" w:rsidRPr="00894651">
          <w:rPr>
            <w:rFonts w:ascii="Courier New" w:hAnsi="Courier New" w:cs="Courier New"/>
            <w:rPrChange w:id="136" w:author="Bertsch Christian (CR/ADX2.2)" w:date="2022-06-07T20:38:00Z">
              <w:rPr/>
            </w:rPrChange>
          </w:rPr>
          <w:t>“&lt;</w:t>
        </w:r>
        <w:proofErr w:type="spellStart"/>
        <w:r w:rsidR="00894651" w:rsidRPr="00894651">
          <w:rPr>
            <w:rFonts w:ascii="Courier New" w:hAnsi="Courier New" w:cs="Courier New"/>
            <w:rPrChange w:id="137" w:author="Bertsch Christian (CR/ADX2.2)" w:date="2022-06-07T20:38:00Z">
              <w:rPr/>
            </w:rPrChange>
          </w:rPr>
          <w:t>SourceFiles</w:t>
        </w:r>
        <w:proofErr w:type="spellEnd"/>
        <w:r w:rsidR="00894651" w:rsidRPr="00894651">
          <w:rPr>
            <w:rFonts w:ascii="Courier New" w:hAnsi="Courier New" w:cs="Courier New"/>
            <w:rPrChange w:id="138" w:author="Bertsch Christian (CR/ADX2.2)" w:date="2022-06-07T20:38:00Z">
              <w:rPr/>
            </w:rPrChange>
          </w:rPr>
          <w:t>&gt;</w:t>
        </w:r>
      </w:ins>
      <w:ins w:id="139" w:author="Bertsch Christian (CR/ADX2.2)" w:date="2022-06-07T20:38:00Z">
        <w:r w:rsidR="00894651" w:rsidRPr="00894651">
          <w:rPr>
            <w:rFonts w:ascii="Courier New" w:hAnsi="Courier New" w:cs="Courier New"/>
            <w:rPrChange w:id="140" w:author="Bertsch Christian (CR/ADX2.2)" w:date="2022-06-07T20:38:00Z">
              <w:rPr/>
            </w:rPrChange>
          </w:rPr>
          <w:t>“</w:t>
        </w:r>
      </w:ins>
      <w:ins w:id="141" w:author="Bertsch Christian (CR/ADX2.2)" w:date="2022-06-07T20:37:00Z">
        <w:r w:rsidR="00894651">
          <w:t xml:space="preserve"> element a</w:t>
        </w:r>
      </w:ins>
      <w:ins w:id="142" w:author="Bertsch Christian (CR/ADX2.2)" w:date="2022-06-07T20:38:00Z">
        <w:r w:rsidR="00894651" w:rsidRPr="0098259C">
          <w:t xml:space="preserve"> </w:t>
        </w:r>
        <w:r w:rsidR="00894651" w:rsidRPr="00894651">
          <w:rPr>
            <w:rFonts w:ascii="Courier New" w:hAnsi="Courier New" w:cs="Courier New"/>
            <w:rPrChange w:id="143" w:author="Bertsch Christian (CR/ADX2.2)" w:date="2022-06-07T20:39:00Z">
              <w:rPr/>
            </w:rPrChange>
          </w:rPr>
          <w:t>“</w:t>
        </w:r>
      </w:ins>
      <w:ins w:id="144" w:author="Bertsch Christian (CR/ADX2.2)" w:date="2022-06-07T20:37:00Z">
        <w:r w:rsidR="00894651" w:rsidRPr="00894651">
          <w:rPr>
            <w:rFonts w:ascii="Courier New" w:hAnsi="Courier New" w:cs="Courier New"/>
            <w:rPrChange w:id="145" w:author="Bertsch Christian (CR/ADX2.2)" w:date="2022-06-07T20:39:00Z">
              <w:rPr/>
            </w:rPrChange>
          </w:rPr>
          <w:t>buildDescription.xml</w:t>
        </w:r>
      </w:ins>
      <w:ins w:id="146" w:author="Bertsch Christian (CR/ADX2.2)" w:date="2022-06-07T20:38:00Z">
        <w:r w:rsidR="00894651" w:rsidRPr="00894651">
          <w:rPr>
            <w:rFonts w:ascii="Courier New" w:hAnsi="Courier New" w:cs="Courier New"/>
            <w:rPrChange w:id="147" w:author="Bertsch Christian (CR/ADX2.2)" w:date="2022-06-07T20:39:00Z">
              <w:rPr/>
            </w:rPrChange>
          </w:rPr>
          <w:t>“</w:t>
        </w:r>
      </w:ins>
      <w:ins w:id="148" w:author="Bertsch Christian (CR/ADX2.2)" w:date="2022-06-07T20:37:00Z">
        <w:r w:rsidR="00894651">
          <w:t xml:space="preserve"> can be supplied in the sources directory (as defined in the FMI 3.0 Specification, 2.4.10. Build Configurations).</w:t>
        </w:r>
      </w:ins>
    </w:p>
    <w:p w14:paraId="22378783" w14:textId="77EF13E1" w:rsidR="00F87F29" w:rsidRPr="00894651" w:rsidRDefault="00894651" w:rsidP="00894651">
      <w:pPr>
        <w:pStyle w:val="Textkrper-Zeileneinzug"/>
        <w:jc w:val="left"/>
      </w:pPr>
      <w:ins w:id="149" w:author="Bertsch Christian (CR/ADX2.2)" w:date="2022-06-07T20:37:00Z">
        <w:r>
          <w:t xml:space="preserve">If a </w:t>
        </w:r>
      </w:ins>
      <w:ins w:id="150" w:author="Bertsch Christian (CR/ADX2.2)" w:date="2022-06-07T20:39:00Z">
        <w:r w:rsidRPr="00894651">
          <w:rPr>
            <w:rFonts w:ascii="Courier New" w:hAnsi="Courier New" w:cs="Courier New"/>
          </w:rPr>
          <w:t>“</w:t>
        </w:r>
      </w:ins>
      <w:ins w:id="151" w:author="Bertsch Christian (CR/ADX2.2)" w:date="2022-06-07T20:37:00Z">
        <w:r w:rsidRPr="00894651">
          <w:rPr>
            <w:rFonts w:ascii="Courier New" w:hAnsi="Courier New" w:cs="Courier New"/>
            <w:rPrChange w:id="152" w:author="Bertsch Christian (CR/ADX2.2)" w:date="2022-06-07T20:39:00Z">
              <w:rPr/>
            </w:rPrChange>
          </w:rPr>
          <w:t>buildDescription.xml</w:t>
        </w:r>
      </w:ins>
      <w:ins w:id="153" w:author="Bertsch Christian (CR/ADX2.2)" w:date="2022-06-07T20:39:00Z">
        <w:r w:rsidRPr="00894651">
          <w:rPr>
            <w:rFonts w:ascii="Courier New" w:hAnsi="Courier New" w:cs="Courier New"/>
          </w:rPr>
          <w:t>“</w:t>
        </w:r>
      </w:ins>
      <w:ins w:id="154" w:author="Bertsch Christian (CR/ADX2.2)" w:date="2022-06-07T20:37:00Z">
        <w:r>
          <w:t xml:space="preserve"> file is present in the </w:t>
        </w:r>
      </w:ins>
      <w:ins w:id="155" w:author="Bertsch Christian (CR/ADX2.2)" w:date="2022-06-07T20:38:00Z">
        <w:r w:rsidRPr="00894651">
          <w:rPr>
            <w:rFonts w:ascii="Courier New" w:hAnsi="Courier New" w:cs="Courier New"/>
            <w:rPrChange w:id="156" w:author="Bertsch Christian (CR/ADX2.2)" w:date="2022-06-07T20:39:00Z">
              <w:rPr/>
            </w:rPrChange>
          </w:rPr>
          <w:t>“</w:t>
        </w:r>
      </w:ins>
      <w:ins w:id="157" w:author="Bertsch Christian (CR/ADX2.2)" w:date="2022-06-07T20:37:00Z">
        <w:r w:rsidRPr="00894651">
          <w:rPr>
            <w:rFonts w:ascii="Courier New" w:hAnsi="Courier New" w:cs="Courier New"/>
            <w:rPrChange w:id="158" w:author="Bertsch Christian (CR/ADX2.2)" w:date="2022-06-07T20:39:00Z">
              <w:rPr/>
            </w:rPrChange>
          </w:rPr>
          <w:t>sources</w:t>
        </w:r>
      </w:ins>
      <w:ins w:id="159" w:author="Bertsch Christian (CR/ADX2.2)" w:date="2022-06-07T20:38:00Z">
        <w:r w:rsidRPr="00894651">
          <w:rPr>
            <w:rFonts w:ascii="Courier New" w:hAnsi="Courier New" w:cs="Courier New"/>
            <w:rPrChange w:id="160" w:author="Bertsch Christian (CR/ADX2.2)" w:date="2022-06-07T20:39:00Z">
              <w:rPr/>
            </w:rPrChange>
          </w:rPr>
          <w:t>“</w:t>
        </w:r>
      </w:ins>
      <w:ins w:id="161" w:author="Bertsch Christian (CR/ADX2.2)" w:date="2022-06-07T20:37:00Z">
        <w:r>
          <w:t xml:space="preserve"> directory it should take precedence over th</w:t>
        </w:r>
      </w:ins>
      <w:ins w:id="162" w:author="Bertsch Christian (CR/ADX2.2)" w:date="2022-06-07T20:38:00Z">
        <w:r>
          <w:t xml:space="preserve">e </w:t>
        </w:r>
        <w:r w:rsidRPr="0098259C">
          <w:t xml:space="preserve"> </w:t>
        </w:r>
        <w:r w:rsidRPr="00894651">
          <w:rPr>
            <w:rFonts w:ascii="Courier New" w:hAnsi="Courier New" w:cs="Courier New"/>
            <w:rPrChange w:id="163" w:author="Bertsch Christian (CR/ADX2.2)" w:date="2022-06-07T20:39:00Z">
              <w:rPr/>
            </w:rPrChange>
          </w:rPr>
          <w:t>“</w:t>
        </w:r>
      </w:ins>
      <w:ins w:id="164" w:author="Bertsch Christian (CR/ADX2.2)" w:date="2022-06-07T20:37:00Z">
        <w:r w:rsidRPr="00894651">
          <w:rPr>
            <w:rFonts w:ascii="Courier New" w:hAnsi="Courier New" w:cs="Courier New"/>
            <w:rPrChange w:id="165" w:author="Bertsch Christian (CR/ADX2.2)" w:date="2022-06-07T20:39:00Z">
              <w:rPr/>
            </w:rPrChange>
          </w:rPr>
          <w:t>&lt;</w:t>
        </w:r>
        <w:proofErr w:type="spellStart"/>
        <w:r w:rsidRPr="00894651">
          <w:rPr>
            <w:rFonts w:ascii="Courier New" w:hAnsi="Courier New" w:cs="Courier New"/>
            <w:rPrChange w:id="166" w:author="Bertsch Christian (CR/ADX2.2)" w:date="2022-06-07T20:39:00Z">
              <w:rPr/>
            </w:rPrChange>
          </w:rPr>
          <w:t>SourceFiles</w:t>
        </w:r>
        <w:proofErr w:type="spellEnd"/>
        <w:r w:rsidRPr="00894651">
          <w:rPr>
            <w:rFonts w:ascii="Courier New" w:hAnsi="Courier New" w:cs="Courier New"/>
            <w:rPrChange w:id="167" w:author="Bertsch Christian (CR/ADX2.2)" w:date="2022-06-07T20:39:00Z">
              <w:rPr/>
            </w:rPrChange>
          </w:rPr>
          <w:t>&gt;</w:t>
        </w:r>
      </w:ins>
      <w:ins w:id="168" w:author="Bertsch Christian (CR/ADX2.2)" w:date="2022-06-07T20:38:00Z">
        <w:r w:rsidRPr="00894651">
          <w:rPr>
            <w:rFonts w:ascii="Courier New" w:hAnsi="Courier New" w:cs="Courier New"/>
            <w:rPrChange w:id="169" w:author="Bertsch Christian (CR/ADX2.2)" w:date="2022-06-07T20:39:00Z">
              <w:rPr/>
            </w:rPrChange>
          </w:rPr>
          <w:t>“</w:t>
        </w:r>
      </w:ins>
      <w:ins w:id="170" w:author="Bertsch Christian (CR/ADX2.2)" w:date="2022-06-07T20:37:00Z">
        <w:r>
          <w:t xml:space="preserve"> element in the `modelDescription.xml`.</w:t>
        </w:r>
      </w:ins>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lastRenderedPageBreak/>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berschrift1"/>
      </w:pPr>
      <w:bookmarkStart w:id="171" w:name="_Toc386180612"/>
      <w:bookmarkStart w:id="172" w:name="_Toc386210923"/>
      <w:bookmarkStart w:id="173" w:name="_Toc386211118"/>
      <w:bookmarkStart w:id="174" w:name="_Toc393385468"/>
      <w:bookmarkStart w:id="175" w:name="_Toc393453691"/>
      <w:bookmarkStart w:id="176" w:name="_Toc386180613"/>
      <w:bookmarkStart w:id="177" w:name="_Toc386210924"/>
      <w:bookmarkStart w:id="178" w:name="_Toc386211119"/>
      <w:bookmarkStart w:id="179" w:name="_Toc393385469"/>
      <w:bookmarkStart w:id="180" w:name="_Toc393453692"/>
      <w:bookmarkStart w:id="181" w:name="_Ref289417789"/>
      <w:bookmarkStart w:id="182" w:name="_Ref289418150"/>
      <w:bookmarkStart w:id="183" w:name="_Ref289418174"/>
      <w:bookmarkStart w:id="184" w:name="_Toc55136503"/>
      <w:bookmarkEnd w:id="171"/>
      <w:bookmarkEnd w:id="172"/>
      <w:bookmarkEnd w:id="173"/>
      <w:bookmarkEnd w:id="174"/>
      <w:bookmarkEnd w:id="175"/>
      <w:bookmarkEnd w:id="176"/>
      <w:bookmarkEnd w:id="177"/>
      <w:bookmarkEnd w:id="178"/>
      <w:bookmarkEnd w:id="179"/>
      <w:bookmarkEnd w:id="180"/>
      <w:r w:rsidRPr="0098259C">
        <w:lastRenderedPageBreak/>
        <w:t>FMI for Model Exchange</w:t>
      </w:r>
      <w:bookmarkEnd w:id="24"/>
      <w:bookmarkEnd w:id="25"/>
      <w:bookmarkEnd w:id="26"/>
      <w:bookmarkEnd w:id="27"/>
      <w:bookmarkEnd w:id="181"/>
      <w:bookmarkEnd w:id="182"/>
      <w:bookmarkEnd w:id="183"/>
      <w:bookmarkEnd w:id="184"/>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EF43CF"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185"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18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EF43CF"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186"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186"/>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187" w:name="_Ref356504399"/>
      <w:bookmarkStart w:id="188" w:name="_Toc55136504"/>
      <w:r w:rsidRPr="0098259C">
        <w:t>Mathematical Description</w:t>
      </w:r>
      <w:bookmarkEnd w:id="187"/>
      <w:bookmarkEnd w:id="188"/>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EF43CF"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EF43CF"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EF43CF"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EF43CF"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EF43CF"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EF43CF"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EF43CF"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EF43CF"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EF43CF"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EF43CF"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EF43CF">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EF43CF"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EF43CF"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EF43CF"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EF43CF"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EF43CF"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189"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189"/>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190"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190"/>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EF43CF"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EF43CF"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EF43CF">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EF43CF"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EF43CF"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EF43CF"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EF43C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EF43C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EF43C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191"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191"/>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EF43C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EF43C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EF43C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Beschriftung"/>
                          <w:spacing w:before="0" w:after="0"/>
                          <w:jc w:val="center"/>
                          <w:rPr>
                            <w:b w:val="0"/>
                          </w:rPr>
                        </w:pPr>
                        <w:bookmarkStart w:id="192"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192"/>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w:t>
      </w:r>
      <w:proofErr w:type="spellStart"/>
      <w:r w:rsidR="00EB43B5" w:rsidRPr="006F760E">
        <w:rPr>
          <w:i/>
        </w:rPr>
        <w:t>ation</w:t>
      </w:r>
      <w:proofErr w:type="spellEnd"/>
      <w:r w:rsidR="00EB43B5" w:rsidRPr="006F760E">
        <w:rPr>
          <w:i/>
        </w:rPr>
        <w:t xml:space="preserve">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EF43CF">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EF43CF"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EF43CF">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EF43CF"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EF43CF">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EF43CF">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193"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193"/>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EF43CF"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194" w:name="_Toc55136505"/>
      <w:r w:rsidRPr="0098259C">
        <w:t>FMI Application Programming Interface</w:t>
      </w:r>
      <w:bookmarkEnd w:id="194"/>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195" w:name="_Ref240459819"/>
      <w:bookmarkStart w:id="196" w:name="_Toc240646369"/>
      <w:bookmarkStart w:id="197" w:name="_Toc247884542"/>
      <w:bookmarkStart w:id="198" w:name="_Ref289632501"/>
      <w:bookmarkStart w:id="199" w:name="_Toc55136506"/>
      <w:r w:rsidRPr="0098259C">
        <w:t>Providing Independent Variables and Re-initialization of Caching</w:t>
      </w:r>
      <w:bookmarkEnd w:id="195"/>
      <w:bookmarkEnd w:id="196"/>
      <w:bookmarkEnd w:id="197"/>
      <w:bookmarkEnd w:id="198"/>
      <w:bookmarkEnd w:id="199"/>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00" w:name="_Ref235854743"/>
      <w:bookmarkStart w:id="201" w:name="_Toc240646370"/>
      <w:bookmarkStart w:id="202" w:name="_Toc247884543"/>
      <w:bookmarkStart w:id="203" w:name="_Toc55136507"/>
      <w:r w:rsidRPr="0098259C">
        <w:t>Evaluation of Model Equations</w:t>
      </w:r>
      <w:bookmarkEnd w:id="200"/>
      <w:bookmarkEnd w:id="201"/>
      <w:bookmarkEnd w:id="202"/>
      <w:bookmarkEnd w:id="203"/>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r w:rsidRPr="006F760E">
              <w:rPr>
                <w:rStyle w:val="CODE"/>
                <w:rFonts w:cs="Courier New"/>
              </w:rPr>
              <w:t>terminateSimulation</w:t>
            </w:r>
            <w:proofErr w:type="spellEnd"/>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nominalsOfContinuousStatesChanged</w:t>
            </w:r>
            <w:proofErr w:type="spellEnd"/>
            <w:r w:rsidRPr="009E62EC">
              <w:rPr>
                <w:rStyle w:val="CODE"/>
                <w:rFonts w:cs="Courier New"/>
              </w:rPr>
              <w:t>;</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valuesOfContinuousStatesChanged</w:t>
            </w:r>
            <w:proofErr w:type="spellEnd"/>
            <w:r w:rsidRPr="009E62EC">
              <w:rPr>
                <w:rStyle w:val="CODE"/>
                <w:rFonts w:cs="Courier New"/>
              </w:rPr>
              <w:t>;</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762565">
              <w:rPr>
                <w:rStyle w:val="CODE"/>
                <w:rFonts w:cs="Courier New"/>
              </w:rPr>
              <w:t>nextEventTimeDefined</w:t>
            </w:r>
            <w:proofErr w:type="spellEnd"/>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r w:rsidRPr="0098259C">
              <w:rPr>
                <w:rStyle w:val="CODE"/>
              </w:rPr>
              <w:t>nextEventTime</w:t>
            </w:r>
            <w:proofErr w:type="spellEnd"/>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04" w:name="OLE_LINK1"/>
            <w:bookmarkStart w:id="205"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bookmarkEnd w:id="204"/>
            <w:bookmarkEnd w:id="205"/>
            <w:proofErr w:type="spellEnd"/>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206" w:name="_Ref235843871"/>
      <w:bookmarkStart w:id="207" w:name="_Toc240646372"/>
      <w:bookmarkStart w:id="208" w:name="_Toc247884545"/>
      <w:bookmarkStart w:id="209" w:name="_Toc55136508"/>
      <w:r w:rsidRPr="0098259C">
        <w:t>State Machine of Calling Sequence</w:t>
      </w:r>
      <w:bookmarkEnd w:id="206"/>
      <w:bookmarkEnd w:id="207"/>
      <w:bookmarkEnd w:id="208"/>
      <w:bookmarkEnd w:id="209"/>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Textkrper"/>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Beschriftung"/>
        <w:rPr>
          <w:b w:val="0"/>
        </w:rPr>
      </w:pPr>
      <w:bookmarkStart w:id="210"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210"/>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 xml:space="preserve">SetReal for a discrete input is not </w:t>
      </w:r>
      <w:r>
        <w:lastRenderedPageBreak/>
        <w:t>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lastRenderedPageBreak/>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 xml:space="preserve">FMI 2.0 </w:t>
            </w:r>
            <w:proofErr w:type="spellStart"/>
            <w:r w:rsidRPr="006067CE">
              <w:rPr>
                <w:rFonts w:cs="Arial"/>
                <w:b/>
                <w:bCs/>
                <w:sz w:val="22"/>
                <w:szCs w:val="22"/>
                <w:lang w:val="de-DE" w:eastAsia="de-DE"/>
              </w:rPr>
              <w:t>for</w:t>
            </w:r>
            <w:proofErr w:type="spellEnd"/>
            <w:r w:rsidRPr="006067CE">
              <w:rPr>
                <w:rFonts w:cs="Arial"/>
                <w:b/>
                <w:bCs/>
                <w:sz w:val="22"/>
                <w:szCs w:val="22"/>
                <w:lang w:val="de-DE" w:eastAsia="de-DE"/>
              </w:rPr>
              <w:t xml:space="preserve">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211" w:name="_Toc55136509"/>
      <w:r w:rsidRPr="0098259C">
        <w:t>Pseudo</w:t>
      </w:r>
      <w:r w:rsidR="00C34D46">
        <w:t>c</w:t>
      </w:r>
      <w:r w:rsidRPr="0098259C">
        <w:t>ode Example</w:t>
      </w:r>
      <w:bookmarkEnd w:id="211"/>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482B90FD" w14:textId="77777777" w:rsidR="00782197" w:rsidRPr="00D2781E" w:rsidRDefault="00990EFE" w:rsidP="00990EFE">
            <w:pPr>
              <w:pStyle w:val="HTMLVorformatiert"/>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start values (of "</w:t>
            </w:r>
            <w:proofErr w:type="spellStart"/>
            <w:r w:rsidR="00782197" w:rsidRPr="00D2781E">
              <w:rPr>
                <w:i/>
                <w:color w:val="008000"/>
                <w:sz w:val="19"/>
                <w:szCs w:val="19"/>
                <w:lang w:val="en-US"/>
              </w:rPr>
              <w:t>ScalarVariable</w:t>
            </w:r>
            <w:proofErr w:type="spellEnd"/>
            <w:r w:rsidR="00782197" w:rsidRPr="00D2781E">
              <w:rPr>
                <w:i/>
                <w:color w:val="008000"/>
                <w:sz w:val="19"/>
                <w:szCs w:val="19"/>
                <w:lang w:val="en-US"/>
              </w:rPr>
              <w:t xml:space="preserv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 xml:space="preserve">e input values at time = </w:t>
            </w:r>
            <w:proofErr w:type="spellStart"/>
            <w:r w:rsidR="00946388" w:rsidRPr="00D2781E">
              <w:rPr>
                <w:i/>
                <w:color w:val="008000"/>
                <w:sz w:val="19"/>
                <w:szCs w:val="19"/>
                <w:lang w:val="en-US"/>
              </w:rPr>
              <w:t>Tstart</w:t>
            </w:r>
            <w:proofErr w:type="spellEnd"/>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lastRenderedPageBreak/>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eventInfo.valuesOfContinuousStatesChanged</w:t>
            </w:r>
            <w:proofErr w:type="spellEnd"/>
            <w:r w:rsidRPr="00D2781E">
              <w:rPr>
                <w:i/>
                <w:sz w:val="19"/>
                <w:szCs w:val="19"/>
                <w:lang w:val="en-US"/>
              </w:rPr>
              <w:t>;</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eventInfo.nominalsOfContinuousStatesChanged</w:t>
            </w:r>
            <w:proofErr w:type="spellEnd"/>
            <w:r w:rsidRPr="00D2781E">
              <w:rPr>
                <w:i/>
                <w:sz w:val="19"/>
                <w:szCs w:val="19"/>
                <w:lang w:val="en-US"/>
              </w:rPr>
              <w:t>;</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M_fmi2GetDerivatives(m,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212" w:name="_Toc55136510"/>
      <w:r w:rsidRPr="0098259C">
        <w:t>FMI Description Schema</w:t>
      </w:r>
      <w:bookmarkEnd w:id="212"/>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213" w:name="_Ref290828041"/>
      <w:r>
        <w:br w:type="page"/>
      </w:r>
    </w:p>
    <w:p w14:paraId="1B958BD5" w14:textId="241269E7" w:rsidR="000B7BEF" w:rsidRPr="0098259C" w:rsidRDefault="000B7BEF" w:rsidP="000B7BEF">
      <w:pPr>
        <w:pStyle w:val="berschrift3"/>
      </w:pPr>
      <w:bookmarkStart w:id="214" w:name="_Ref20220416"/>
      <w:bookmarkStart w:id="215" w:name="_Ref20232891"/>
      <w:bookmarkStart w:id="216" w:name="_Ref20232913"/>
      <w:bookmarkStart w:id="217"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213"/>
      <w:bookmarkEnd w:id="214"/>
      <w:bookmarkEnd w:id="215"/>
      <w:bookmarkEnd w:id="216"/>
      <w:bookmarkEnd w:id="217"/>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218" w:name="_Ref304972608"/>
      <w:bookmarkStart w:id="219" w:name="_Toc55136512"/>
      <w:r w:rsidRPr="0098259C">
        <w:t>Example</w:t>
      </w:r>
      <w:r w:rsidR="004330D4" w:rsidRPr="0098259C">
        <w:t xml:space="preserve"> </w:t>
      </w:r>
      <w:r w:rsidR="00374F39" w:rsidRPr="0098259C">
        <w:t>XML</w:t>
      </w:r>
      <w:r w:rsidR="004330D4" w:rsidRPr="0098259C">
        <w:t xml:space="preserve"> Description File</w:t>
      </w:r>
      <w:bookmarkEnd w:id="218"/>
      <w:bookmarkEnd w:id="219"/>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220" w:name="_Ref289417790"/>
      <w:bookmarkStart w:id="221" w:name="_Ref289418154"/>
      <w:bookmarkStart w:id="222" w:name="_Toc55136513"/>
      <w:r w:rsidRPr="0098259C">
        <w:lastRenderedPageBreak/>
        <w:t>FMI for Co</w:t>
      </w:r>
      <w:r w:rsidRPr="0098259C">
        <w:noBreakHyphen/>
        <w:t>Simulation</w:t>
      </w:r>
      <w:bookmarkEnd w:id="220"/>
      <w:bookmarkEnd w:id="221"/>
      <w:bookmarkEnd w:id="222"/>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223"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223"/>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224"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224"/>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225"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225"/>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226" w:name="_Toc304271803"/>
      <w:bookmarkStart w:id="227" w:name="_Ref308190915"/>
      <w:bookmarkStart w:id="228" w:name="_Ref356504426"/>
      <w:bookmarkStart w:id="229" w:name="_Toc55136514"/>
      <w:r>
        <w:lastRenderedPageBreak/>
        <w:t>Mathematical Descript</w:t>
      </w:r>
      <w:bookmarkEnd w:id="226"/>
      <w:bookmarkEnd w:id="227"/>
      <w:bookmarkEnd w:id="228"/>
      <w:r>
        <w:t>ion</w:t>
      </w:r>
      <w:bookmarkEnd w:id="229"/>
    </w:p>
    <w:p w14:paraId="57124546" w14:textId="77777777" w:rsidR="00063440" w:rsidRPr="00063440" w:rsidRDefault="00063440" w:rsidP="00063440">
      <w:pPr>
        <w:pStyle w:val="berschrift3"/>
      </w:pPr>
      <w:bookmarkStart w:id="230" w:name="_Toc55136515"/>
      <w:r>
        <w:t>Basics</w:t>
      </w:r>
      <w:bookmarkEnd w:id="230"/>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EF43CF"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716140254" r:id="rId88"/>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t>
      </w:r>
      <w:proofErr w:type="spellStart"/>
      <w:r w:rsidRPr="0098259C">
        <w:t>w.r.t.</w:t>
      </w:r>
      <w:proofErr w:type="spellEnd"/>
      <w:r w:rsidRPr="0098259C">
        <w:t xml:space="preserve">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6pt;height:16.8pt" o:ole="">
            <v:imagedata r:id="rId89" o:title=""/>
          </v:shape>
          <o:OLEObject Type="Embed" ProgID="Equation.3" ShapeID="_x0000_i1037" DrawAspect="Content" ObjectID="_1716140235"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4.8pt;height:19.2pt" o:ole="">
            <v:imagedata r:id="rId91" o:title=""/>
          </v:shape>
          <o:OLEObject Type="Embed" ProgID="Equation.DSMT4" ShapeID="_x0000_i1038" DrawAspect="Content" ObjectID="_1716140236" r:id="rId92"/>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6pt;height:10.8pt" o:ole="">
            <v:imagedata r:id="rId93" o:title=""/>
          </v:shape>
          <o:OLEObject Type="Embed" ProgID="Equation.3" ShapeID="_x0000_i1039" DrawAspect="Content" ObjectID="_1716140237" r:id="rId94"/>
        </w:object>
      </w:r>
      <w:r w:rsidRPr="0098259C">
        <w:t xml:space="preserve"> is running step by step from </w:t>
      </w:r>
      <w:r w:rsidRPr="0098259C">
        <w:rPr>
          <w:position w:val="-12"/>
        </w:rPr>
        <w:object w:dxaOrig="420" w:dyaOrig="360" w14:anchorId="485CC85E">
          <v:shape id="_x0000_i1040" type="#_x0000_t75" style="width:21.6pt;height:19.2pt" o:ole="">
            <v:imagedata r:id="rId95" o:title=""/>
          </v:shape>
          <o:OLEObject Type="Embed" ProgID="Equation.3" ShapeID="_x0000_i1040" DrawAspect="Content" ObjectID="_1716140238" r:id="rId96"/>
        </w:object>
      </w:r>
      <w:r w:rsidRPr="0098259C">
        <w:t xml:space="preserve"> to </w:t>
      </w:r>
      <w:r w:rsidRPr="0098259C">
        <w:rPr>
          <w:position w:val="-14"/>
        </w:rPr>
        <w:object w:dxaOrig="400" w:dyaOrig="380" w14:anchorId="2A7F949E">
          <v:shape id="_x0000_i1041" type="#_x0000_t75" style="width:21.6pt;height:19.2pt" o:ole="">
            <v:imagedata r:id="rId97" o:title=""/>
          </v:shape>
          <o:OLEObject Type="Embed" ProgID="Equation.3" ShapeID="_x0000_i1041" DrawAspect="Content" ObjectID="_1716140239"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8pt;height:19.2pt" o:ole="">
            <v:imagedata r:id="rId99" o:title=""/>
          </v:shape>
          <o:OLEObject Type="Embed" ProgID="Equation.3" ShapeID="_x0000_i1042" DrawAspect="Content" ObjectID="_1716140240" r:id="rId100"/>
        </w:object>
      </w:r>
      <w:r w:rsidRPr="0098259C">
        <w:t xml:space="preserve"> or the whole time interval </w:t>
      </w:r>
      <w:r w:rsidRPr="0098259C">
        <w:rPr>
          <w:position w:val="-14"/>
        </w:rPr>
        <w:object w:dxaOrig="1020" w:dyaOrig="380" w14:anchorId="5B9B0E70">
          <v:shape id="_x0000_i1043" type="#_x0000_t75" style="width:52.8pt;height:19.2pt" o:ole="">
            <v:imagedata r:id="rId101" o:title=""/>
          </v:shape>
          <o:OLEObject Type="Embed" ProgID="Equation.3" ShapeID="_x0000_i1043" DrawAspect="Content" ObjectID="_1716140241"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pt;height:19.2pt" o:ole="">
            <v:imagedata r:id="rId103" o:title=""/>
          </v:shape>
          <o:OLEObject Type="Embed" ProgID="Equation.3" ShapeID="_x0000_i1044" DrawAspect="Content" ObjectID="_1716140242" r:id="rId104"/>
        </w:object>
      </w:r>
      <w:r w:rsidRPr="0098259C">
        <w:t xml:space="preserve">, </w:t>
      </w:r>
      <w:r w:rsidRPr="0098259C">
        <w:rPr>
          <w:position w:val="-14"/>
        </w:rPr>
        <w:object w:dxaOrig="1440" w:dyaOrig="380" w14:anchorId="348053A5">
          <v:shape id="_x0000_i1045" type="#_x0000_t75" style="width:1in;height:19.2pt" o:ole="">
            <v:imagedata r:id="rId105" o:title=""/>
          </v:shape>
          <o:OLEObject Type="Embed" ProgID="Equation.DSMT4" ShapeID="_x0000_i1045" DrawAspect="Content" ObjectID="_1716140243"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9.2pt" o:ole="">
            <v:imagedata r:id="rId107" o:title=""/>
          </v:shape>
          <o:OLEObject Type="Embed" ProgID="Equation.3" ShapeID="_x0000_i1046" DrawAspect="Content" ObjectID="_1716140244"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2pt;height:19.2pt" o:ole="">
            <v:imagedata r:id="rId109" o:title=""/>
          </v:shape>
          <o:OLEObject Type="Embed" ProgID="Equation.3" ShapeID="_x0000_i1047" DrawAspect="Content" ObjectID="_1716140245" r:id="rId110"/>
        </w:object>
      </w:r>
      <w:r w:rsidRPr="0098259C">
        <w:t xml:space="preserve">and send values of outputs </w:t>
      </w:r>
      <w:r w:rsidRPr="0098259C">
        <w:rPr>
          <w:position w:val="-12"/>
        </w:rPr>
        <w:object w:dxaOrig="639" w:dyaOrig="360" w14:anchorId="080D52A0">
          <v:shape id="_x0000_i1048" type="#_x0000_t75" style="width:31.2pt;height:19.2pt" o:ole="">
            <v:imagedata r:id="rId111" o:title=""/>
          </v:shape>
          <o:OLEObject Type="Embed" ProgID="Equation.3" ShapeID="_x0000_i1048" DrawAspect="Content" ObjectID="_1716140246"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6pt;height:19.2pt" o:ole="">
            <v:imagedata r:id="rId113" o:title=""/>
          </v:shape>
          <o:OLEObject Type="Embed" ProgID="Equation.3" ShapeID="_x0000_i1049" DrawAspect="Content" ObjectID="_1716140247" r:id="rId114"/>
        </w:object>
      </w:r>
      <w:r w:rsidRPr="0098259C">
        <w:t xml:space="preserve">, </w:t>
      </w:r>
      <w:r w:rsidRPr="0098259C">
        <w:rPr>
          <w:position w:val="-14"/>
        </w:rPr>
        <w:object w:dxaOrig="1460" w:dyaOrig="380" w14:anchorId="3DA8B1B0">
          <v:shape id="_x0000_i1050" type="#_x0000_t75" style="width:73.2pt;height:19.2pt" o:ole="">
            <v:imagedata r:id="rId115" o:title=""/>
          </v:shape>
          <o:OLEObject Type="Embed" ProgID="Equation.DSMT4" ShapeID="_x0000_i1050" DrawAspect="Content" ObjectID="_1716140248" r:id="rId116"/>
        </w:object>
      </w:r>
      <w:r w:rsidRPr="0098259C">
        <w:t xml:space="preserve">can be given to simulate the time subinterval </w:t>
      </w:r>
      <w:r w:rsidRPr="0098259C">
        <w:rPr>
          <w:position w:val="-12"/>
        </w:rPr>
        <w:object w:dxaOrig="1200" w:dyaOrig="360" w14:anchorId="0BB58D3A">
          <v:shape id="_x0000_i1051" type="#_x0000_t75" style="width:61.8pt;height:19.2pt" o:ole="">
            <v:imagedata r:id="rId117" o:title=""/>
          </v:shape>
          <o:OLEObject Type="Embed" ProgID="Equation.DSMT4" ShapeID="_x0000_i1051" DrawAspect="Content" ObjectID="_1716140249"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2pt;height:19.2pt" o:ole="">
            <v:imagedata r:id="rId119" o:title=""/>
          </v:shape>
          <o:OLEObject Type="Embed" ProgID="Equation.3" ShapeID="_x0000_i1052" DrawAspect="Content" ObjectID="_1716140250" r:id="rId120"/>
        </w:object>
      </w:r>
      <w:r w:rsidRPr="0098259C">
        <w:t xml:space="preserve"> is the communication step size of the </w:t>
      </w:r>
      <w:r w:rsidRPr="0098259C">
        <w:rPr>
          <w:position w:val="-6"/>
        </w:rPr>
        <w:object w:dxaOrig="279" w:dyaOrig="320" w14:anchorId="0C6F5504">
          <v:shape id="_x0000_i1053" type="#_x0000_t75" style="width:14.4pt;height:16.8pt" o:ole="">
            <v:imagedata r:id="rId121" o:title=""/>
          </v:shape>
          <o:OLEObject Type="Embed" ProgID="Equation.3" ShapeID="_x0000_i1053" DrawAspect="Content" ObjectID="_1716140251" r:id="rId122"/>
        </w:object>
      </w:r>
      <w:r w:rsidRPr="0098259C">
        <w:t xml:space="preserve"> communication step, </w:t>
      </w:r>
      <w:r w:rsidRPr="0098259C">
        <w:rPr>
          <w:position w:val="-12"/>
        </w:rPr>
        <w:object w:dxaOrig="1480" w:dyaOrig="360" w14:anchorId="261D435C">
          <v:shape id="_x0000_i1054" type="#_x0000_t75" style="width:76.8pt;height:19.2pt" o:ole="">
            <v:imagedata r:id="rId123" o:title=""/>
          </v:shape>
          <o:OLEObject Type="Embed" ProgID="Equation.3" ShapeID="_x0000_i1054" DrawAspect="Content" ObjectID="_1716140252"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231" w:name="_Toc55136516"/>
      <w:r>
        <w:lastRenderedPageBreak/>
        <w:t>Mathematical Model</w:t>
      </w:r>
      <w:bookmarkEnd w:id="231"/>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EF43CF"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EF43CF"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EF43CF"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EF43CF"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EF43CF"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EF43CF"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EF43CF"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EF43CF"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w:t>
      </w:r>
      <w:proofErr w:type="spellStart"/>
      <w:r w:rsidR="0054083F">
        <w:t>order</w:t>
      </w:r>
      <w:proofErr w:type="spellEnd"/>
      <w:r w:rsidR="0054083F">
        <w:t>.</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32"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EF43CF"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EF43CF"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EF43CF"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232"/>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233" w:name="_Toc55136517"/>
      <w:bookmarkStart w:id="234" w:name="_Toc240646382"/>
      <w:bookmarkStart w:id="235" w:name="_Toc247884555"/>
      <w:r w:rsidRPr="0098259C">
        <w:t>FMI Application Programming Interface</w:t>
      </w:r>
      <w:bookmarkEnd w:id="233"/>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236" w:name="_Toc247964771"/>
      <w:bookmarkStart w:id="237" w:name="_Toc274647154"/>
      <w:bookmarkStart w:id="238" w:name="_Ref290826996"/>
      <w:bookmarkStart w:id="239" w:name="_Ref304553841"/>
      <w:bookmarkStart w:id="240" w:name="_Ref369580299"/>
      <w:bookmarkStart w:id="241"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36"/>
      <w:r w:rsidRPr="0098259C">
        <w:t xml:space="preserve"> and </w:t>
      </w:r>
      <w:r w:rsidR="00966C27" w:rsidRPr="0098259C">
        <w:t>P</w:t>
      </w:r>
      <w:r w:rsidRPr="0098259C">
        <w:t>arameters</w:t>
      </w:r>
      <w:bookmarkEnd w:id="237"/>
      <w:bookmarkEnd w:id="238"/>
      <w:bookmarkEnd w:id="239"/>
      <w:bookmarkEnd w:id="240"/>
      <w:bookmarkEnd w:id="241"/>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242" w:name="_Ref248821476"/>
      <w:bookmarkStart w:id="243" w:name="_Toc274647155"/>
      <w:bookmarkStart w:id="244" w:name="_Toc55136519"/>
      <w:r w:rsidRPr="0098259C">
        <w:t>Computation</w:t>
      </w:r>
      <w:bookmarkEnd w:id="242"/>
      <w:bookmarkEnd w:id="243"/>
      <w:bookmarkEnd w:id="244"/>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lat</w:t>
            </w:r>
            <w:proofErr w:type="spellStart"/>
            <w:r>
              <w:rPr>
                <w:color w:val="000000"/>
                <w:szCs w:val="20"/>
              </w:rPr>
              <w:t>ter</w:t>
            </w:r>
            <w:proofErr w:type="spellEnd"/>
            <w:r>
              <w:rPr>
                <w:color w:val="000000"/>
                <w:szCs w:val="20"/>
              </w:rPr>
              <w:t xml:space="preserve">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45" w:name="_Toc247964773"/>
      <w:bookmarkStart w:id="246" w:name="_Toc274647156"/>
      <w:bookmarkStart w:id="247" w:name="_Ref369578323"/>
      <w:r>
        <w:br w:type="page"/>
      </w:r>
    </w:p>
    <w:p w14:paraId="771EDC9D" w14:textId="222085D8" w:rsidR="00885BF4" w:rsidRPr="0098259C" w:rsidRDefault="00885BF4" w:rsidP="00885BF4">
      <w:pPr>
        <w:pStyle w:val="berschrift3"/>
        <w:spacing w:line="336" w:lineRule="auto"/>
        <w:jc w:val="both"/>
      </w:pPr>
      <w:bookmarkStart w:id="248" w:name="_Ref20232792"/>
      <w:bookmarkStart w:id="249" w:name="_Toc55136520"/>
      <w:r w:rsidRPr="0098259C">
        <w:lastRenderedPageBreak/>
        <w:t>Retrieving Status Information</w:t>
      </w:r>
      <w:bookmarkEnd w:id="245"/>
      <w:r w:rsidRPr="0098259C">
        <w:t xml:space="preserve"> from the Slave</w:t>
      </w:r>
      <w:bookmarkEnd w:id="246"/>
      <w:bookmarkEnd w:id="247"/>
      <w:bookmarkEnd w:id="248"/>
      <w:bookmarkEnd w:id="249"/>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50" w:name="_Toc247964774"/>
      <w:bookmarkStart w:id="251" w:name="_Ref248821801"/>
      <w:bookmarkStart w:id="252" w:name="_Toc274647157"/>
    </w:p>
    <w:p w14:paraId="0A5EDE80" w14:textId="77777777" w:rsidR="00966C27" w:rsidRPr="0098259C" w:rsidRDefault="00966C27" w:rsidP="007137D7">
      <w:pPr>
        <w:pStyle w:val="berschrift3"/>
      </w:pPr>
      <w:bookmarkStart w:id="253" w:name="_Ref349039747"/>
      <w:bookmarkStart w:id="254" w:name="_Toc55136521"/>
      <w:r w:rsidRPr="0098259C">
        <w:lastRenderedPageBreak/>
        <w:t>State Machine of Calling Sequenc</w:t>
      </w:r>
      <w:bookmarkEnd w:id="250"/>
      <w:r w:rsidRPr="0098259C">
        <w:t>e from Master to Slave</w:t>
      </w:r>
      <w:bookmarkEnd w:id="251"/>
      <w:bookmarkEnd w:id="252"/>
      <w:bookmarkEnd w:id="253"/>
      <w:bookmarkEnd w:id="254"/>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55" w:name="_Toc247964775"/>
      <w:bookmarkStart w:id="256" w:name="_Toc274647158"/>
      <w:bookmarkStart w:id="257" w:name="_Ref289781010"/>
      <w:bookmarkStart w:id="258"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259" w:name="_Toc55136522"/>
      <w:r w:rsidRPr="0098259C">
        <w:lastRenderedPageBreak/>
        <w:t>Pseudo</w:t>
      </w:r>
      <w:r w:rsidR="00C34D46">
        <w:t>c</w:t>
      </w:r>
      <w:r w:rsidRPr="0098259C">
        <w:t>ode Example</w:t>
      </w:r>
      <w:bookmarkEnd w:id="255"/>
      <w:bookmarkEnd w:id="256"/>
      <w:bookmarkEnd w:id="257"/>
      <w:bookmarkEnd w:id="258"/>
      <w:bookmarkEnd w:id="259"/>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60" w:name="_Toc55136523"/>
      <w:r w:rsidRPr="0098259C">
        <w:lastRenderedPageBreak/>
        <w:t>FMI Description Schema</w:t>
      </w:r>
      <w:bookmarkEnd w:id="260"/>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61" w:name="_Ref289268602"/>
      <w:bookmarkStart w:id="262" w:name="_Ref298170400"/>
      <w:bookmarkStart w:id="263" w:name="_Toc55136524"/>
      <w:r w:rsidRPr="0098259C">
        <w:t>Co</w:t>
      </w:r>
      <w:r w:rsidRPr="0098259C">
        <w:noBreakHyphen/>
        <w:t>Simulation</w:t>
      </w:r>
      <w:bookmarkEnd w:id="261"/>
      <w:r w:rsidR="00121EF8" w:rsidRPr="0098259C">
        <w:t xml:space="preserve"> FMU (</w:t>
      </w:r>
      <w:proofErr w:type="spellStart"/>
      <w:r w:rsidR="00121EF8" w:rsidRPr="0098259C">
        <w:t>CoSimulation</w:t>
      </w:r>
      <w:proofErr w:type="spellEnd"/>
      <w:r w:rsidR="00121EF8" w:rsidRPr="0098259C">
        <w:t>)</w:t>
      </w:r>
      <w:bookmarkEnd w:id="262"/>
      <w:bookmarkEnd w:id="263"/>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264" w:name="_Toc55136525"/>
      <w:r w:rsidRPr="0098259C">
        <w:t xml:space="preserve">Example </w:t>
      </w:r>
      <w:r w:rsidR="00374F39" w:rsidRPr="0098259C">
        <w:t>XML</w:t>
      </w:r>
      <w:r w:rsidRPr="0098259C">
        <w:t xml:space="preserve"> Description File</w:t>
      </w:r>
      <w:bookmarkEnd w:id="264"/>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265" w:name="_Ref305442034"/>
      <w:bookmarkStart w:id="266" w:name="_Toc55136526"/>
      <w:r w:rsidRPr="0098259C">
        <w:lastRenderedPageBreak/>
        <w:t>Literature</w:t>
      </w:r>
      <w:bookmarkEnd w:id="234"/>
      <w:bookmarkEnd w:id="235"/>
      <w:bookmarkEnd w:id="265"/>
      <w:bookmarkEnd w:id="266"/>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J,,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67" w:name="_Toc247884556"/>
      <w:bookmarkStart w:id="268" w:name="_Toc55136527"/>
      <w:r w:rsidRPr="0098259C">
        <w:lastRenderedPageBreak/>
        <w:t>FMI Revision History</w:t>
      </w:r>
      <w:bookmarkEnd w:id="267"/>
      <w:bookmarkEnd w:id="268"/>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269" w:name="_Toc247884557"/>
      <w:bookmarkStart w:id="270" w:name="_Toc55136528"/>
      <w:r w:rsidRPr="0098259C">
        <w:t>Version 1.0</w:t>
      </w:r>
      <w:bookmarkEnd w:id="269"/>
      <w:r w:rsidRPr="0098259C">
        <w:t xml:space="preserve"> – FMI for Model Exchange</w:t>
      </w:r>
      <w:bookmarkEnd w:id="270"/>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w:t>
      </w:r>
      <w:proofErr w:type="spellStart"/>
      <w:r w:rsidRPr="0098259C">
        <w:t>Tove</w:t>
      </w:r>
      <w:proofErr w:type="spellEnd"/>
      <w:r w:rsidRPr="0098259C">
        <w:t xml:space="preser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 xml:space="preserve">Antoine Viel, LMS International (Imagine), </w:t>
      </w:r>
      <w:proofErr w:type="spellStart"/>
      <w:r w:rsidRPr="00D331DC">
        <w:rPr>
          <w:lang w:val="de-DE"/>
        </w:rPr>
        <w:t>Roanne</w:t>
      </w:r>
      <w:proofErr w:type="spellEnd"/>
      <w:r w:rsidRPr="00D331DC">
        <w:rPr>
          <w:lang w:val="de-DE"/>
        </w:rPr>
        <w:t>,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271" w:name="_Toc55136529"/>
      <w:r w:rsidRPr="0098259C">
        <w:t>Version 1.0 – FMI for Co-Simulation</w:t>
      </w:r>
      <w:bookmarkEnd w:id="271"/>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72" w:name="_Toc20839962"/>
      <w:bookmarkStart w:id="273" w:name="_Toc20839963"/>
      <w:bookmarkStart w:id="274" w:name="_Toc20839964"/>
      <w:bookmarkStart w:id="275" w:name="_Toc20839965"/>
      <w:bookmarkStart w:id="276" w:name="_Toc20839966"/>
      <w:bookmarkStart w:id="277" w:name="_Toc20839967"/>
      <w:bookmarkStart w:id="278" w:name="_Toc20839968"/>
      <w:bookmarkStart w:id="279" w:name="_Toc20839969"/>
      <w:bookmarkStart w:id="280" w:name="_Toc20839970"/>
      <w:bookmarkStart w:id="281" w:name="_Toc20839971"/>
      <w:bookmarkStart w:id="282" w:name="_Toc20839972"/>
      <w:bookmarkStart w:id="283" w:name="_Toc20839973"/>
      <w:bookmarkStart w:id="284" w:name="_Toc20839974"/>
      <w:bookmarkStart w:id="285" w:name="_Toc20839975"/>
      <w:bookmarkStart w:id="286" w:name="_Toc20839976"/>
      <w:bookmarkStart w:id="287" w:name="_Toc20839977"/>
      <w:bookmarkStart w:id="288" w:name="_Toc20839978"/>
      <w:bookmarkStart w:id="289" w:name="_Toc20839979"/>
      <w:bookmarkStart w:id="290" w:name="_Toc20839980"/>
      <w:bookmarkStart w:id="291" w:name="_Toc20839981"/>
      <w:bookmarkStart w:id="292" w:name="_Toc20839982"/>
      <w:bookmarkStart w:id="293" w:name="_Toc55136530"/>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r w:rsidRPr="0098259C">
        <w:t>Version 2.0</w:t>
      </w:r>
      <w:r w:rsidR="00C47A06" w:rsidRPr="0098259C">
        <w:t xml:space="preserve"> – FMI for Model Exchange and Co-Simulation</w:t>
      </w:r>
      <w:bookmarkEnd w:id="293"/>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94" w:name="_Ref305158977"/>
      <w:bookmarkStart w:id="295" w:name="_Toc55136531"/>
      <w:r w:rsidRPr="0098259C">
        <w:t>Overview</w:t>
      </w:r>
      <w:bookmarkEnd w:id="294"/>
      <w:bookmarkEnd w:id="295"/>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296" w:name="_Toc55136532"/>
      <w:r w:rsidRPr="0098259C">
        <w:t>Main changes</w:t>
      </w:r>
      <w:bookmarkEnd w:id="296"/>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proofErr w:type="spellStart"/>
      <w:r w:rsidRPr="00D2781E">
        <w:rPr>
          <w:rStyle w:val="CODE"/>
        </w:rPr>
        <w:t>size_t</w:t>
      </w:r>
      <w:proofErr w:type="spellEnd"/>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97" w:name="_Toc55136533"/>
      <w:r w:rsidRPr="0098259C">
        <w:lastRenderedPageBreak/>
        <w:t>Contributors</w:t>
      </w:r>
      <w:bookmarkEnd w:id="297"/>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0"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298"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298"/>
    </w:p>
    <w:p w14:paraId="50AE9120" w14:textId="1CDBC067" w:rsidR="00F523A4" w:rsidRDefault="00EC0BA9" w:rsidP="00D2781E">
      <w:pPr>
        <w:pStyle w:val="Textkrper"/>
        <w:rPr>
          <w:spacing w:val="0"/>
        </w:rPr>
      </w:pPr>
      <w:r>
        <w:rPr>
          <w:spacing w:val="0"/>
        </w:rPr>
        <w:t xml:space="preserve">The changes </w:t>
      </w:r>
      <w:proofErr w:type="spellStart"/>
      <w:r>
        <w:rPr>
          <w:spacing w:val="0"/>
        </w:rPr>
        <w:t>w.r.t</w:t>
      </w:r>
      <w:r w:rsidR="0025180A">
        <w:rPr>
          <w:spacing w:val="0"/>
        </w:rPr>
        <w:t>.</w:t>
      </w:r>
      <w:proofErr w:type="spellEnd"/>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299" w:name="_Toc55136535"/>
      <w:r>
        <w:t xml:space="preserve">FMI 2.0.2 </w:t>
      </w:r>
      <w:proofErr w:type="spellStart"/>
      <w:r>
        <w:t>maintenane</w:t>
      </w:r>
      <w:proofErr w:type="spellEnd"/>
      <w:r>
        <w:t xml:space="preserve"> release: changes and contributors</w:t>
      </w:r>
      <w:bookmarkEnd w:id="299"/>
    </w:p>
    <w:p w14:paraId="5B2F7062" w14:textId="3FCCAF68" w:rsidR="00530EF9" w:rsidRDefault="00530EF9" w:rsidP="00530EF9">
      <w:pPr>
        <w:pStyle w:val="Textkrper"/>
        <w:rPr>
          <w:spacing w:val="0"/>
        </w:rPr>
      </w:pPr>
      <w:r>
        <w:rPr>
          <w:spacing w:val="0"/>
        </w:rPr>
        <w:t xml:space="preserve">The changes </w:t>
      </w:r>
      <w:proofErr w:type="spellStart"/>
      <w:r>
        <w:rPr>
          <w:spacing w:val="0"/>
        </w:rPr>
        <w:t>w.r.t.</w:t>
      </w:r>
      <w:proofErr w:type="spellEnd"/>
      <w:r>
        <w:rPr>
          <w:spacing w:val="0"/>
        </w:rPr>
        <w:t xml:space="preserve">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58EEE15A" w:rsidR="005469A6" w:rsidRDefault="005469A6" w:rsidP="005469A6">
      <w:pPr>
        <w:pStyle w:val="Textkrper"/>
      </w:pPr>
      <w:r>
        <w:t xml:space="preserve">The changes </w:t>
      </w:r>
      <w:proofErr w:type="spellStart"/>
      <w:r>
        <w:t>w.r.t.</w:t>
      </w:r>
      <w:proofErr w:type="spellEnd"/>
      <w:r>
        <w:t xml:space="preserve"> FMI 2.0.2(clarifications and bugfixes) are summarized on the release page for FMI 2.0.3 https://github.com/modelica/fmi-standard/releases/tag/v2.0.3 </w:t>
      </w:r>
      <w:r>
        <w:br/>
      </w:r>
    </w:p>
    <w:p w14:paraId="40EF44A9" w14:textId="77777777" w:rsidR="005469A6" w:rsidRPr="0098259C" w:rsidRDefault="005469A6" w:rsidP="005469A6">
      <w:pPr>
        <w:pStyle w:val="Textkrper"/>
        <w:spacing w:before="0"/>
      </w:pPr>
      <w:r>
        <w:t>For contributors please refer to the issue tracking system https://github.com/modelica/fmi-standard/milestone/18</w:t>
      </w: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300" w:name="_Toc240646383"/>
      <w:bookmarkStart w:id="301" w:name="_Toc247884564"/>
      <w:bookmarkStart w:id="302" w:name="_Toc55136536"/>
      <w:bookmarkEnd w:id="6"/>
      <w:bookmarkEnd w:id="7"/>
      <w:bookmarkEnd w:id="8"/>
      <w:bookmarkEnd w:id="9"/>
      <w:bookmarkEnd w:id="10"/>
      <w:bookmarkEnd w:id="11"/>
      <w:r w:rsidRPr="0098259C">
        <w:lastRenderedPageBreak/>
        <w:t>Glossary</w:t>
      </w:r>
      <w:bookmarkEnd w:id="300"/>
      <w:bookmarkEnd w:id="301"/>
      <w:bookmarkEnd w:id="302"/>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13B1A" w14:textId="77777777" w:rsidR="00EF43CF" w:rsidRDefault="00EF43CF">
      <w:r>
        <w:separator/>
      </w:r>
    </w:p>
  </w:endnote>
  <w:endnote w:type="continuationSeparator" w:id="0">
    <w:p w14:paraId="3039B01E" w14:textId="77777777" w:rsidR="00EF43CF" w:rsidRDefault="00EF4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AD6B7" w14:textId="77777777" w:rsidR="00EF43CF" w:rsidRDefault="00EF43CF">
      <w:r>
        <w:separator/>
      </w:r>
    </w:p>
  </w:footnote>
  <w:footnote w:type="continuationSeparator" w:id="0">
    <w:p w14:paraId="7F353D8E" w14:textId="77777777" w:rsidR="00EF43CF" w:rsidRDefault="00EF43CF">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proofErr w:type="spellStart"/>
      <w:r w:rsidRPr="00DB2CB9">
        <w:rPr>
          <w:rStyle w:val="CODE"/>
        </w:rPr>
        <w:t>declspec</w:t>
      </w:r>
      <w:proofErr w:type="spellEnd"/>
      <w:r w:rsidRPr="00DB2CB9">
        <w:rPr>
          <w:rStyle w:val="CODE"/>
        </w:rPr>
        <w:t>(</w:t>
      </w:r>
      <w:proofErr w:type="spellStart"/>
      <w:r w:rsidRPr="00DB2CB9">
        <w:rPr>
          <w:rStyle w:val="CODE"/>
        </w:rPr>
        <w:t>dllexport</w:t>
      </w:r>
      <w:proofErr w:type="spellEnd"/>
      <w:r w:rsidRPr="00DB2CB9">
        <w:rPr>
          <w:rStyle w:val="CODE"/>
        </w:rPr>
        <w: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w:t>
      </w:r>
      <w:proofErr w:type="spellStart"/>
      <w:r w:rsidRPr="002E45B5">
        <w:t>Altova</w:t>
      </w:r>
      <w:proofErr w:type="spellEnd"/>
      <w:r w:rsidRPr="002E45B5">
        <w:t xml:space="preserve"> </w:t>
      </w:r>
      <w:proofErr w:type="spellStart"/>
      <w:r>
        <w:t>XML</w:t>
      </w:r>
      <w:r w:rsidRPr="002E45B5">
        <w:t>Spy</w:t>
      </w:r>
      <w:proofErr w:type="spellEnd"/>
      <w:r w:rsidRPr="002E45B5">
        <w:t>” (</w:t>
      </w:r>
      <w:hyperlink r:id="rId1" w:history="1">
        <w:r w:rsidRPr="002E45B5">
          <w:rPr>
            <w:rStyle w:val="Hyperlink"/>
          </w:rPr>
          <w:t>www.altova.com</w:t>
        </w:r>
      </w:hyperlink>
      <w:r w:rsidRPr="002E45B5">
        <w:t xml:space="preserve">). With the enterprise edition of </w:t>
      </w:r>
      <w:proofErr w:type="spellStart"/>
      <w:r>
        <w:t>XML</w:t>
      </w:r>
      <w:r w:rsidRPr="002E45B5">
        <w:t>Spy</w:t>
      </w:r>
      <w:proofErr w:type="spellEnd"/>
      <w:r w:rsidRPr="002E45B5">
        <w:t xml:space="preserve">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w:t>
      </w:r>
      <w:proofErr w:type="spellStart"/>
      <w:r w:rsidRPr="002F3E46">
        <w:rPr>
          <w:rStyle w:val="CODE"/>
        </w:rPr>
        <w:t>ModelVariables</w:t>
      </w:r>
      <w:proofErr w:type="spellEnd"/>
      <w:r w:rsidRPr="002F3E46">
        <w:rPr>
          <w:rStyle w:val="CODE"/>
        </w:rPr>
        <w:t>&gt;</w:t>
      </w:r>
      <w:r w:rsidRPr="003200BB">
        <w:t xml:space="preserve"> and </w:t>
      </w:r>
      <w:r w:rsidRPr="002F3E46">
        <w:rPr>
          <w:rStyle w:val="CODE"/>
        </w:rPr>
        <w:t>&lt;</w:t>
      </w:r>
      <w:proofErr w:type="spellStart"/>
      <w:r w:rsidRPr="002F3E46">
        <w:rPr>
          <w:rStyle w:val="CODE"/>
        </w:rPr>
        <w:t>ModelStructure</w:t>
      </w:r>
      <w:proofErr w:type="spellEnd"/>
      <w:r w:rsidRPr="002F3E46">
        <w:rPr>
          <w:rStyle w:val="CODE"/>
        </w:rPr>
        <w:t>&gt;</w:t>
      </w:r>
      <w:r w:rsidRPr="003200BB">
        <w:t xml:space="preserve"> are mandatory, whereas </w:t>
      </w:r>
      <w:r w:rsidRPr="002F3E46">
        <w:rPr>
          <w:rStyle w:val="CODE"/>
        </w:rPr>
        <w:t>&lt;</w:t>
      </w:r>
      <w:proofErr w:type="spellStart"/>
      <w:r w:rsidRPr="002F3E46">
        <w:rPr>
          <w:rStyle w:val="CODE"/>
        </w:rPr>
        <w:t>UnitDefinitions</w:t>
      </w:r>
      <w:proofErr w:type="spellEnd"/>
      <w:r w:rsidRPr="002F3E46">
        <w:rPr>
          <w:rStyle w:val="CODE"/>
        </w:rPr>
        <w:t>&gt;</w:t>
      </w:r>
      <w:r w:rsidRPr="003200BB">
        <w:t xml:space="preserve">, </w:t>
      </w:r>
      <w:r w:rsidRPr="002F3E46">
        <w:rPr>
          <w:rStyle w:val="CODE"/>
        </w:rPr>
        <w:t>&lt;</w:t>
      </w:r>
      <w:proofErr w:type="spellStart"/>
      <w:r w:rsidRPr="002F3E46">
        <w:rPr>
          <w:rStyle w:val="CODE"/>
        </w:rPr>
        <w:t>TypeDefinitions</w:t>
      </w:r>
      <w:proofErr w:type="spellEnd"/>
      <w:r w:rsidRPr="002F3E46">
        <w:rPr>
          <w:rStyle w:val="CODE"/>
        </w:rPr>
        <w:t>&gt;</w:t>
      </w:r>
      <w:r w:rsidRPr="003200BB">
        <w:t xml:space="preserve">, </w:t>
      </w:r>
      <w:r w:rsidRPr="002F3E46">
        <w:rPr>
          <w:rStyle w:val="CODE"/>
        </w:rPr>
        <w:t>&lt;</w:t>
      </w:r>
      <w:proofErr w:type="spellStart"/>
      <w:r w:rsidRPr="002F3E46">
        <w:rPr>
          <w:rStyle w:val="CODE"/>
        </w:rPr>
        <w:t>LogCategories</w:t>
      </w:r>
      <w:proofErr w:type="spellEnd"/>
      <w:r w:rsidRPr="002F3E46">
        <w:rPr>
          <w:rStyle w:val="CODE"/>
        </w:rPr>
        <w:t>&gt;</w:t>
      </w:r>
      <w:r w:rsidRPr="003200BB">
        <w:t xml:space="preserve">, </w:t>
      </w:r>
      <w:r w:rsidRPr="002F3E46">
        <w:rPr>
          <w:rStyle w:val="CODE"/>
        </w:rPr>
        <w:t>&lt;</w:t>
      </w:r>
      <w:proofErr w:type="spellStart"/>
      <w:r w:rsidRPr="002F3E46">
        <w:rPr>
          <w:rStyle w:val="CODE"/>
        </w:rPr>
        <w:t>DefaultExperiment</w:t>
      </w:r>
      <w:proofErr w:type="spellEnd"/>
      <w:r w:rsidRPr="002F3E46">
        <w:rPr>
          <w:rStyle w:val="CODE"/>
        </w:rPr>
        <w:t>&gt;</w:t>
      </w:r>
      <w:r w:rsidRPr="003200BB">
        <w:t xml:space="preserve">, </w:t>
      </w:r>
      <w:r w:rsidRPr="002F3E46">
        <w:rPr>
          <w:rStyle w:val="CODE"/>
        </w:rPr>
        <w:t>&lt;</w:t>
      </w:r>
      <w:proofErr w:type="spellStart"/>
      <w:r w:rsidRPr="002F3E46">
        <w:rPr>
          <w:rStyle w:val="CODE"/>
        </w:rPr>
        <w:t>VendorAnnotation</w:t>
      </w:r>
      <w:proofErr w:type="spellEnd"/>
      <w:r w:rsidRPr="002F3E46">
        <w:rPr>
          <w:rStyle w:val="CODE"/>
        </w:rPr>
        <w:t>&gt;</w:t>
      </w:r>
      <w:r w:rsidRPr="003200BB">
        <w:t xml:space="preserve"> are optional. If an optional element is present</w:t>
      </w:r>
      <w:r>
        <w:t>,</w:t>
      </w:r>
      <w:r w:rsidRPr="003200BB">
        <w:t xml:space="preserve"> and defines a list (such as </w:t>
      </w:r>
      <w:r w:rsidRPr="006C77B1">
        <w:rPr>
          <w:rStyle w:val="CODE"/>
        </w:rPr>
        <w:t>&lt;</w:t>
      </w:r>
      <w:proofErr w:type="spellStart"/>
      <w:r w:rsidRPr="006C77B1">
        <w:rPr>
          <w:rStyle w:val="CODE"/>
        </w:rPr>
        <w:t>UnitDefinitions</w:t>
      </w:r>
      <w:proofErr w:type="spellEnd"/>
      <w:r w:rsidRPr="006C77B1">
        <w:rPr>
          <w:rStyle w:val="CODE"/>
        </w:rPr>
        <w:t>&gt;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w:t>
      </w:r>
      <w:proofErr w:type="spellStart"/>
      <w:r w:rsidRPr="00594D1D">
        <w:rPr>
          <w:rStyle w:val="CODE"/>
        </w:rPr>
        <w:t>UnitDefinitions</w:t>
      </w:r>
      <w:proofErr w:type="spellEnd"/>
      <w:r w:rsidRPr="00594D1D">
        <w:rPr>
          <w:rStyle w:val="CODE"/>
        </w:rPr>
        <w:t>&gt;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proofErr w:type="spellStart"/>
      <w:r w:rsidRPr="00044F2D">
        <w:rPr>
          <w:i/>
        </w:rPr>
        <w:t>Benveniste</w:t>
      </w:r>
      <w:proofErr w:type="spellEnd"/>
      <w:r w:rsidRPr="00044F2D">
        <w:rPr>
          <w:i/>
        </w:rPr>
        <w:t xml:space="preserv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proofErr w:type="spellStart"/>
      <w:r w:rsidRPr="002E45B5">
        <w:rPr>
          <w:i/>
        </w:rPr>
        <w:t>z</w:t>
      </w:r>
      <w:r w:rsidRPr="002E45B5">
        <w:rPr>
          <w:i/>
          <w:vertAlign w:val="subscript"/>
        </w:rPr>
        <w:t>j</w:t>
      </w:r>
      <w:proofErr w:type="spellEnd"/>
      <w:r w:rsidRPr="002E45B5">
        <w:t>(</w:t>
      </w:r>
      <w:r w:rsidRPr="002E45B5">
        <w:rPr>
          <w:i/>
        </w:rPr>
        <w:t>t</w:t>
      </w:r>
      <w:r>
        <w:t>)</w:t>
      </w:r>
      <w:r>
        <w:rPr>
          <w:rFonts w:cs="Arial"/>
        </w:rPr>
        <w:t>·</w:t>
      </w:r>
      <w:proofErr w:type="spellStart"/>
      <w:r w:rsidRPr="002E45B5">
        <w:rPr>
          <w:i/>
        </w:rPr>
        <w:t>z</w:t>
      </w:r>
      <w:r w:rsidRPr="002E45B5">
        <w:rPr>
          <w:i/>
          <w:vertAlign w:val="subscript"/>
        </w:rPr>
        <w:t>j</w:t>
      </w:r>
      <w:proofErr w:type="spellEnd"/>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proofErr w:type="spellStart"/>
      <w:r w:rsidRPr="002E45B5">
        <w:rPr>
          <w:i/>
        </w:rPr>
        <w:t>z</w:t>
      </w:r>
      <w:r w:rsidRPr="002E45B5">
        <w:rPr>
          <w:i/>
          <w:vertAlign w:val="subscript"/>
        </w:rPr>
        <w:t>j</w:t>
      </w:r>
      <w:proofErr w:type="spellEnd"/>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5E5EA705"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sidR="00B20A8B">
      <w:rPr>
        <w:color w:val="000000" w:themeColor="text1"/>
      </w:rPr>
      <w:t>XXXX</w:t>
    </w:r>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 w:numId="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rson w15:author="Bertsch Christian (CR/ADB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8.png"/><Relationship Id="rId138" Type="http://schemas.openxmlformats.org/officeDocument/2006/relationships/hyperlink" Target="https://fmi-standard.org/downloads/" TargetMode="External"/><Relationship Id="rId107" Type="http://schemas.openxmlformats.org/officeDocument/2006/relationships/image" Target="media/image51.wmf"/><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3.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image" Target="media/image45.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4.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image" Target="media/image49.wmf"/><Relationship Id="rId108" Type="http://schemas.openxmlformats.org/officeDocument/2006/relationships/oleObject" Target="embeddings/oleObject21.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image" Target="media/image43.wmf"/><Relationship Id="rId96" Type="http://schemas.openxmlformats.org/officeDocument/2006/relationships/oleObject" Target="embeddings/oleObject15.bin"/><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oleObject" Target="embeddings/oleObject24.bin"/><Relationship Id="rId119" Type="http://schemas.openxmlformats.org/officeDocument/2006/relationships/image" Target="media/image57.wmf"/><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51" Type="http://schemas.microsoft.com/office/2011/relationships/people" Target="peop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2.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6.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0.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wmf"/><Relationship Id="rId110" Type="http://schemas.openxmlformats.org/officeDocument/2006/relationships/oleObject" Target="embeddings/oleObject22.bin"/><Relationship Id="rId115" Type="http://schemas.openxmlformats.org/officeDocument/2006/relationships/image" Target="media/image55.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6.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0.wmf"/><Relationship Id="rId126" Type="http://schemas.openxmlformats.org/officeDocument/2006/relationships/image" Target="media/image61.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4.wmf"/><Relationship Id="rId98" Type="http://schemas.openxmlformats.org/officeDocument/2006/relationships/oleObject" Target="embeddings/oleObject16.bin"/><Relationship Id="rId121" Type="http://schemas.openxmlformats.org/officeDocument/2006/relationships/image" Target="media/image58.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oleObject" Target="embeddings/oleObject25.bin"/><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7.png"/><Relationship Id="rId88" Type="http://schemas.openxmlformats.org/officeDocument/2006/relationships/oleObject" Target="embeddings/oleObject11.bin"/><Relationship Id="rId111" Type="http://schemas.openxmlformats.org/officeDocument/2006/relationships/image" Target="media/image53.wmf"/><Relationship Id="rId132" Type="http://schemas.openxmlformats.org/officeDocument/2006/relationships/hyperlink" Target="http://www.ep.liu.se/ecp/076/017/ecp12076017.pdf" TargetMode="Externa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oleObject" Target="embeddings/oleObject20.bin"/><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oleObject" Target="embeddings/oleObject1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28.bin"/><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image" Target="media/image42.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59.wmf"/><Relationship Id="rId144" Type="http://schemas.openxmlformats.org/officeDocument/2006/relationships/hyperlink" Target="http://www.autosar.org/" TargetMode="External"/><Relationship Id="rId90" Type="http://schemas.openxmlformats.org/officeDocument/2006/relationships/oleObject" Target="embeddings/oleObject12.bin"/></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131</Pages>
  <Words>43956</Words>
  <Characters>276923</Characters>
  <Application>Microsoft Office Word</Application>
  <DocSecurity>0</DocSecurity>
  <Lines>2307</Lines>
  <Paragraphs>640</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(CR/ADX2.2)</cp:lastModifiedBy>
  <cp:revision>15</cp:revision>
  <cp:lastPrinted>2020-12-24T11:15:00Z</cp:lastPrinted>
  <dcterms:created xsi:type="dcterms:W3CDTF">2021-08-30T19:51:00Z</dcterms:created>
  <dcterms:modified xsi:type="dcterms:W3CDTF">2022-06-07T18:49:00Z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