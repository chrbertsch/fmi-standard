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601CDF4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4" w:author="Bertsch Christian (CR/ADB2.2)" w:date="2021-12-08T11:43:00Z">
        <w:r w:rsidR="00B20A8B">
          <w:rPr>
            <w:sz w:val="24"/>
          </w:rPr>
          <w:t>4</w:t>
        </w:r>
      </w:ins>
      <w:del w:id="5" w:author="Bertsch Christian (CR/ADB2.2)" w:date="2021-12-08T11:43:00Z">
        <w:r w:rsidR="00466CB8" w:rsidDel="00B20A8B">
          <w:rPr>
            <w:sz w:val="24"/>
          </w:rPr>
          <w:delText>3</w:delText>
        </w:r>
      </w:del>
    </w:p>
    <w:p w14:paraId="1B2D96DD" w14:textId="7CA6AA17" w:rsidR="0084747C" w:rsidRDefault="00D0034A" w:rsidP="00D0034A">
      <w:pPr>
        <w:pStyle w:val="Subtitlefrontpage"/>
        <w:tabs>
          <w:tab w:val="left" w:pos="3060"/>
        </w:tabs>
        <w:rPr>
          <w:sz w:val="24"/>
        </w:rPr>
      </w:pPr>
      <w:r w:rsidRPr="00AE2A4F">
        <w:rPr>
          <w:sz w:val="24"/>
        </w:rPr>
        <w:tab/>
      </w:r>
      <w:del w:id="6" w:author="Bertsch Christian (CR/ADB2.2)" w:date="2021-12-08T11:43:00Z">
        <w:r w:rsidR="0075623F" w:rsidDel="00B20A8B">
          <w:rPr>
            <w:sz w:val="24"/>
          </w:rPr>
          <w:delText xml:space="preserve">November </w:delText>
        </w:r>
        <w:r w:rsidR="00530EF9" w:rsidDel="00B20A8B">
          <w:rPr>
            <w:sz w:val="24"/>
          </w:rPr>
          <w:delText>15</w:delText>
        </w:r>
        <w:r w:rsidR="00530EF9" w:rsidRPr="00795362" w:rsidDel="00B20A8B">
          <w:rPr>
            <w:sz w:val="24"/>
          </w:rPr>
          <w:delText>th</w:delText>
        </w:r>
        <w:r w:rsidR="00530EF9" w:rsidDel="00B20A8B">
          <w:rPr>
            <w:sz w:val="24"/>
          </w:rPr>
          <w:delText xml:space="preserve"> 202</w:delText>
        </w:r>
        <w:r w:rsidR="00466CB8" w:rsidDel="00B20A8B">
          <w:rPr>
            <w:sz w:val="24"/>
          </w:rPr>
          <w:delText>1</w:delText>
        </w:r>
      </w:del>
      <w:ins w:id="7" w:author="Bertsch Christian (CR/ADB2.2)" w:date="2021-12-08T11:43:00Z">
        <w:r w:rsidR="00B20A8B">
          <w:rPr>
            <w:sz w:val="24"/>
          </w:rPr>
          <w:t>XXXX</w:t>
        </w:r>
      </w:ins>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57854330"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5469A6">
        <w:rPr>
          <w:szCs w:val="20"/>
        </w:rPr>
        <w:t>3</w:t>
      </w:r>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8" w:name="_Toc215371355"/>
      <w:bookmarkStart w:id="9" w:name="_Toc217788014"/>
      <w:r w:rsidR="00882F43" w:rsidRPr="0098259C">
        <w:lastRenderedPageBreak/>
        <w:t>History</w:t>
      </w:r>
      <w:bookmarkEnd w:id="8"/>
      <w:bookmarkEnd w:id="9"/>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5D5FE1"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05F1233D"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5469A6">
        <w:t>1</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 xml:space="preserve">The licensor cannot revoke these freedoms </w:t>
            </w:r>
            <w:proofErr w:type="gramStart"/>
            <w:r>
              <w:rPr>
                <w:bCs/>
              </w:rPr>
              <w:t>as long as</w:t>
            </w:r>
            <w:proofErr w:type="gramEnd"/>
            <w:r>
              <w:rPr>
                <w:bCs/>
              </w:rPr>
              <w:t xml:space="preserve">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5D5FE1"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7F99C454" w:rsidR="00364630" w:rsidRPr="0098259C" w:rsidRDefault="00364630" w:rsidP="00364630">
      <w:pPr>
        <w:pStyle w:val="Textkrper"/>
      </w:pPr>
      <w:r w:rsidRPr="0098259C">
        <w:t>This document defines the Functional Mock-up Interface (FMI), version 2.0</w:t>
      </w:r>
      <w:r w:rsidR="00FD58BF">
        <w:t>.</w:t>
      </w:r>
      <w:r w:rsidR="005469A6">
        <w:t>3</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 xml:space="preserve">The two interface standards have many parts in common. </w:t>
      </w:r>
      <w:proofErr w:type="gramStart"/>
      <w:r w:rsidRPr="0098259C">
        <w:t>In particular, it</w:t>
      </w:r>
      <w:proofErr w:type="gramEnd"/>
      <w:r w:rsidRPr="0098259C">
        <w:t xml:space="preserve">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5D5FE1"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b/>
          <w:sz w:val="24"/>
        </w:rPr>
      </w:pPr>
      <w:r w:rsidRPr="003200BB">
        <w:rPr>
          <w:b/>
          <w:sz w:val="24"/>
        </w:rPr>
        <w:lastRenderedPageBreak/>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proofErr w:type="gramStart"/>
      <w:r w:rsidRPr="0098259C">
        <w:rPr>
          <w:rStyle w:val="CODE"/>
        </w:rPr>
        <w:t>x[</w:t>
      </w:r>
      <w:proofErr w:type="gramEnd"/>
      <w:r w:rsidRPr="0098259C">
        <w:rPr>
          <w:rStyle w:val="CODE"/>
        </w:rPr>
        <w:t>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lastRenderedPageBreak/>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10" w:name="_Toc448903945"/>
      <w:bookmarkStart w:id="11" w:name="_Toc450645653"/>
      <w:r w:rsidR="00E04F7A" w:rsidRPr="002F3E46">
        <w:rPr>
          <w:sz w:val="24"/>
        </w:rPr>
        <w:lastRenderedPageBreak/>
        <w:t>Contents</w:t>
      </w:r>
      <w:bookmarkStart w:id="12" w:name="_Toc240646361"/>
      <w:bookmarkStart w:id="13" w:name="_Toc247884534"/>
      <w:bookmarkStart w:id="14" w:name="_Toc471724423"/>
      <w:bookmarkStart w:id="15" w:name="_Toc471724556"/>
      <w:bookmarkStart w:id="16" w:name="_Toc471785676"/>
      <w:bookmarkStart w:id="17" w:name="_Toc497546652"/>
      <w:bookmarkStart w:id="18" w:name="_Toc497547108"/>
      <w:bookmarkStart w:id="19" w:name="_Toc153341732"/>
      <w:bookmarkEnd w:id="10"/>
      <w:bookmarkEnd w:id="11"/>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5D5FE1">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5D5FE1">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5D5FE1">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5D5FE1">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5D5FE1">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5D5FE1">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5D5FE1">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5D5FE1">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5D5FE1">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5D5FE1">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5D5FE1">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5D5FE1">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5D5FE1">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5D5FE1">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5D5FE1">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5D5FE1">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5D5FE1">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5D5FE1">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5D5FE1">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5D5FE1">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5D5FE1">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5D5FE1">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5D5FE1">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5D5FE1">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5D5FE1">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5D5FE1">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5D5FE1">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5D5FE1">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5D5FE1">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5D5FE1">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5D5FE1">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5D5FE1">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5D5FE1">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5D5FE1">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5D5FE1">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5D5FE1">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5D5FE1">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5D5FE1">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5D5FE1">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5D5FE1">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5D5FE1">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5D5FE1">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5D5FE1">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5D5FE1">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5D5FE1">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5D5FE1">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5D5FE1">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5D5FE1">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5D5FE1">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5D5FE1">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5D5FE1">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5D5FE1">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5D5FE1">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5D5FE1">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5D5FE1">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5D5FE1">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5D5FE1">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5D5FE1">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20" w:name="_Toc55136478"/>
      <w:r w:rsidR="00990EFE" w:rsidRPr="0098259C">
        <w:t>Overview</w:t>
      </w:r>
      <w:bookmarkEnd w:id="12"/>
      <w:bookmarkEnd w:id="13"/>
      <w:bookmarkEnd w:id="20"/>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5D5FE1"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00470182"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21" w:name="_Ref289631998"/>
      <w:bookmarkStart w:id="22"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21"/>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22"/>
    </w:p>
    <w:p w14:paraId="3478D83A" w14:textId="35762276" w:rsidR="00DE46C4" w:rsidRPr="0098259C" w:rsidRDefault="000A1398" w:rsidP="00DE46C4">
      <w:pPr>
        <w:pStyle w:val="Textkrper"/>
        <w:rPr>
          <w:rFonts w:eastAsia="MS Mincho"/>
        </w:rPr>
      </w:pPr>
      <w:bookmarkStart w:id="23" w:name="_Toc240646362"/>
      <w:bookmarkStart w:id="24" w:name="_Toc247884535"/>
      <w:bookmarkStart w:id="25"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26" w:name="_Toc55136479"/>
      <w:r w:rsidRPr="0098259C">
        <w:rPr>
          <w:rFonts w:eastAsia="MS Mincho"/>
        </w:rPr>
        <w:t>Properties and Guiding Ideas</w:t>
      </w:r>
      <w:bookmarkEnd w:id="23"/>
      <w:bookmarkEnd w:id="24"/>
      <w:bookmarkEnd w:id="25"/>
      <w:bookmarkEnd w:id="26"/>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w:t>
      </w:r>
      <w:proofErr w:type="gramStart"/>
      <w:r w:rsidRPr="0098259C">
        <w:rPr>
          <w:lang w:eastAsia="ar-SA"/>
        </w:rPr>
        <w:t>be connected with</w:t>
      </w:r>
      <w:proofErr w:type="gramEnd"/>
      <w:r w:rsidRPr="0098259C">
        <w:rPr>
          <w:lang w:eastAsia="ar-SA"/>
        </w:rPr>
        <w:t xml:space="preserve">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derivatives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27" w:name="_Toc240646363"/>
      <w:bookmarkStart w:id="28" w:name="_Toc247884536"/>
      <w:r>
        <w:br w:type="page"/>
      </w:r>
    </w:p>
    <w:p w14:paraId="1C712CBD" w14:textId="77777777" w:rsidR="00990EFE" w:rsidRPr="0098259C" w:rsidRDefault="00990EFE" w:rsidP="00990EFE">
      <w:pPr>
        <w:pStyle w:val="berschrift2"/>
      </w:pPr>
      <w:bookmarkStart w:id="29" w:name="_Toc55136480"/>
      <w:r w:rsidRPr="0098259C">
        <w:lastRenderedPageBreak/>
        <w:t>Acknowledgements</w:t>
      </w:r>
      <w:bookmarkEnd w:id="27"/>
      <w:bookmarkEnd w:id="28"/>
      <w:bookmarkEnd w:id="29"/>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30" w:name="_Ref289418462"/>
      <w:bookmarkStart w:id="31" w:name="_Toc55136481"/>
      <w:bookmarkStart w:id="32" w:name="_Ref240515678"/>
      <w:bookmarkStart w:id="33" w:name="_Ref240515685"/>
      <w:bookmarkStart w:id="34" w:name="_Toc240646364"/>
      <w:bookmarkStart w:id="35" w:name="_Toc247884537"/>
      <w:r w:rsidRPr="0098259C">
        <w:lastRenderedPageBreak/>
        <w:t>F</w:t>
      </w:r>
      <w:r w:rsidR="00592436" w:rsidRPr="0098259C">
        <w:t>MI Common Concepts</w:t>
      </w:r>
      <w:bookmarkEnd w:id="30"/>
      <w:r w:rsidR="00564CCD" w:rsidRPr="0098259C">
        <w:t xml:space="preserve"> for Model Exchange and Co-Simulation</w:t>
      </w:r>
      <w:bookmarkEnd w:id="31"/>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w:t>
      </w:r>
      <w:proofErr w:type="gramStart"/>
      <w:r w:rsidR="00DD4124" w:rsidRPr="0098259C">
        <w:t xml:space="preserve">particular </w:t>
      </w:r>
      <w:r w:rsidR="000954E9" w:rsidRPr="0098259C">
        <w:t>case</w:t>
      </w:r>
      <w:r>
        <w:t>s</w:t>
      </w:r>
      <w:proofErr w:type="gramEnd"/>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36" w:name="_Ref288030525"/>
      <w:bookmarkStart w:id="37" w:name="_Ref289411602"/>
      <w:bookmarkStart w:id="38" w:name="_Toc55136482"/>
      <w:r w:rsidRPr="0098259C">
        <w:t xml:space="preserve">FMI </w:t>
      </w:r>
      <w:bookmarkEnd w:id="36"/>
      <w:r w:rsidRPr="0098259C">
        <w:t>Application Programming Interface</w:t>
      </w:r>
      <w:bookmarkEnd w:id="37"/>
      <w:bookmarkEnd w:id="38"/>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9" w:name="_Ref289261358"/>
      <w:bookmarkStart w:id="40" w:name="_Toc55136483"/>
      <w:r w:rsidRPr="0098259C">
        <w:t>Header Files and Naming of Functions</w:t>
      </w:r>
      <w:bookmarkEnd w:id="39"/>
      <w:bookmarkEnd w:id="40"/>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proofErr w:type="gramStart"/>
      <w:r w:rsidRPr="0098259C">
        <w:rPr>
          <w:rStyle w:val="CODE"/>
        </w:rPr>
        <w:t>SetTimeTYPE(</w:t>
      </w:r>
      <w:proofErr w:type="gramEnd"/>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w:t>
      </w:r>
      <w:proofErr w:type="gramStart"/>
      <w:r w:rsidRPr="0098259C">
        <w:t xml:space="preserve">In order </w:t>
      </w:r>
      <w:r w:rsidR="007956F5" w:rsidRPr="0098259C">
        <w:t>for</w:t>
      </w:r>
      <w:proofErr w:type="gramEnd"/>
      <w:r w:rsidR="007956F5" w:rsidRPr="0098259C">
        <w:t xml:space="preserve">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w:t>
      </w:r>
      <w:proofErr w:type="gramStart"/>
      <w:r w:rsidRPr="0098259C">
        <w:rPr>
          <w:b/>
          <w:noProof w:val="0"/>
        </w:rPr>
        <w:t>define</w:t>
      </w:r>
      <w:r w:rsidRPr="0098259C">
        <w:rPr>
          <w:noProof w:val="0"/>
        </w:rPr>
        <w:t xml:space="preserve">  </w:t>
      </w:r>
      <w:r w:rsidR="00422068">
        <w:rPr>
          <w:noProof w:val="0"/>
        </w:rPr>
        <w:t>FMI</w:t>
      </w:r>
      <w:proofErr w:type="gramEnd"/>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41"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41"/>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proofErr w:type="gramStart"/>
      <w:r w:rsidR="00656E44" w:rsidRPr="0098259C">
        <w:t>”</w:t>
      </w:r>
      <w:r w:rsidR="0022690C">
        <w:t>.</w:t>
      </w:r>
      <w:r w:rsidR="00656E44" w:rsidRPr="0098259C">
        <w:t>A</w:t>
      </w:r>
      <w:proofErr w:type="gramEnd"/>
      <w:r w:rsidR="00656E44" w:rsidRPr="0098259C">
        <w:t xml:space="preserve">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6E65692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 xml:space="preserve">A simulation environment will then dynamically load this library and will explicitly import the function symbols by providing the </w:t>
      </w:r>
      <w:r w:rsidR="00C0573A" w:rsidRPr="0098259C">
        <w:lastRenderedPageBreak/>
        <w:t>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proofErr w:type="gramStart"/>
      <w:r w:rsidR="009115F0" w:rsidRPr="0098259C">
        <w:rPr>
          <w:rFonts w:cs="Arial"/>
          <w:i/>
        </w:rPr>
        <w:t>C“</w:t>
      </w:r>
      <w:proofErr w:type="gramEnd"/>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w:t>
      </w:r>
      <w:proofErr w:type="gramStart"/>
      <w:r w:rsidR="009115F0" w:rsidRPr="0098259C">
        <w:t>path-names</w:t>
      </w:r>
      <w:proofErr w:type="gramEnd"/>
      <w:r w:rsidR="009115F0" w:rsidRPr="0098259C">
        <w:t xml:space="preserve">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42" w:name="_Ref289633171"/>
      <w:bookmarkStart w:id="43"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42"/>
      <w:bookmarkEnd w:id="43"/>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proofErr w:type="gramStart"/>
            <w:r w:rsidR="00FD07B1" w:rsidRPr="0098259C">
              <w:rPr>
                <w:rStyle w:val="CODE"/>
              </w:rPr>
              <w:t xml:space="preserve"> </w:t>
            </w:r>
            <w:r w:rsidRPr="0098259C">
              <w:rPr>
                <w:rStyle w:val="CODE"/>
              </w:rPr>
              <w:t xml:space="preserve"> :</w:t>
            </w:r>
            <w:proofErr w:type="gramEnd"/>
            <w:r w:rsidRPr="0098259C">
              <w:rPr>
                <w:rStyle w:val="CODE"/>
              </w:rPr>
              <w:t xml:space="preserve">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w:t>
            </w:r>
            <w:proofErr w:type="gramStart"/>
            <w:r w:rsidRPr="0098259C">
              <w:rPr>
                <w:rStyle w:val="CODE"/>
              </w:rPr>
              <w:t xml:space="preserve">  :</w:t>
            </w:r>
            <w:proofErr w:type="gramEnd"/>
            <w:r w:rsidRPr="0098259C">
              <w:rPr>
                <w:rStyle w:val="CODE"/>
              </w:rPr>
              <w:t xml:space="preserve">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w:t>
            </w:r>
            <w:proofErr w:type="gramStart"/>
            <w:r>
              <w:rPr>
                <w:rStyle w:val="CODE"/>
              </w:rPr>
              <w:t xml:space="preserve">  :</w:t>
            </w:r>
            <w:proofErr w:type="gramEnd"/>
            <w:r>
              <w:rPr>
                <w:rStyle w:val="CODE"/>
              </w:rPr>
              <w:t xml:space="preserve">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w:t>
            </w:r>
            <w:proofErr w:type="gramStart"/>
            <w:r w:rsidRPr="0098259C">
              <w:rPr>
                <w:rStyle w:val="CODE"/>
              </w:rPr>
              <w:t xml:space="preserve">  :</w:t>
            </w:r>
            <w:proofErr w:type="gramEnd"/>
            <w:r w:rsidRPr="0098259C">
              <w:rPr>
                <w:rStyle w:val="CODE"/>
              </w:rPr>
              <w:t xml:space="preserve">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lastRenderedPageBreak/>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xml:space="preserve">, then the function </w:t>
            </w:r>
            <w:proofErr w:type="gramStart"/>
            <w:r w:rsidRPr="0098259C">
              <w:t>has to</w:t>
            </w:r>
            <w:proofErr w:type="gramEnd"/>
            <w:r w:rsidRPr="0098259C">
              <w:t xml:space="preserve">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w:t>
            </w:r>
            <w:proofErr w:type="gramStart"/>
            <w:r w:rsidRPr="0098259C">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proofErr w:type="gramStart"/>
            <w:r>
              <w:rPr>
                <w:rStyle w:val="CODE"/>
                <w:rFonts w:cs="Courier New"/>
              </w:rPr>
              <w:t>Char</w:t>
            </w:r>
            <w:r w:rsidRPr="0098259C">
              <w:rPr>
                <w:rStyle w:val="CODE"/>
                <w:rFonts w:cs="Courier New"/>
              </w:rPr>
              <w:t xml:space="preserve">;  </w:t>
            </w:r>
            <w:r>
              <w:rPr>
                <w:rStyle w:val="CODE"/>
                <w:rFonts w:cs="Courier New"/>
              </w:rPr>
              <w:t xml:space="preserve"> </w:t>
            </w:r>
            <w:proofErr w:type="gramEnd"/>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proofErr w:type="gramStart"/>
            <w:r w:rsidRPr="0098259C">
              <w:rPr>
                <w:rStyle w:val="CODE"/>
                <w:rFonts w:cs="Courier New"/>
              </w:rPr>
              <w:t xml:space="preserve">Byte; </w:t>
            </w:r>
            <w:r w:rsidR="000101A2">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proofErr w:type="gramStart"/>
            <w:r w:rsidRPr="0098259C">
              <w:rPr>
                <w:rFonts w:ascii="Courier New" w:hAnsi="Courier New" w:cs="Courier New"/>
                <w:sz w:val="19"/>
              </w:rPr>
              <w:t>True  1</w:t>
            </w:r>
            <w:proofErr w:type="gramEnd"/>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44" w:name="_Ref289242802"/>
      <w:bookmarkStart w:id="45" w:name="_Toc55136485"/>
      <w:r w:rsidRPr="0098259C">
        <w:lastRenderedPageBreak/>
        <w:t>Status Returned by Functions</w:t>
      </w:r>
      <w:bookmarkEnd w:id="44"/>
      <w:bookmarkEnd w:id="45"/>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proofErr w:type="gramStart"/>
            <w:r w:rsidRPr="0098259C">
              <w:rPr>
                <w:rStyle w:val="CODE"/>
              </w:rPr>
              <w:t>{</w:t>
            </w:r>
            <w:r w:rsidR="00975881" w:rsidRPr="0098259C">
              <w:rPr>
                <w:rStyle w:val="CODE"/>
              </w:rPr>
              <w:t xml:space="preserve"> </w:t>
            </w:r>
            <w:r w:rsidR="00140C25">
              <w:rPr>
                <w:rStyle w:val="CODE"/>
                <w:rFonts w:cs="Courier New"/>
              </w:rPr>
              <w:t>fmi</w:t>
            </w:r>
            <w:proofErr w:type="gramEnd"/>
            <w:r w:rsidR="00140C25">
              <w:rPr>
                <w:rStyle w:val="CODE"/>
                <w:rFonts w:cs="Courier New"/>
              </w:rPr>
              <w:t>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proofErr w:type="gramStart"/>
            <w:r w:rsidRPr="0098259C">
              <w:rPr>
                <w:rStyle w:val="CODE"/>
                <w:rFonts w:eastAsia="StarSymbol"/>
              </w:rPr>
              <w:t>Pending</w:t>
            </w:r>
            <w:r w:rsidRPr="0098259C">
              <w:rPr>
                <w:rStyle w:val="CODE"/>
              </w:rPr>
              <w:t xml:space="preserve"> </w:t>
            </w:r>
            <w:r w:rsidR="00DF063F" w:rsidRPr="0098259C">
              <w:rPr>
                <w:rStyle w:val="CODE"/>
              </w:rPr>
              <w:t>}</w:t>
            </w:r>
            <w:proofErr w:type="gramEnd"/>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w:t>
            </w:r>
            <w:proofErr w:type="gramStart"/>
            <w:r w:rsidR="00DF063F" w:rsidRPr="0098259C">
              <w:t>has to</w:t>
            </w:r>
            <w:proofErr w:type="gramEnd"/>
            <w:r w:rsidR="00DF063F" w:rsidRPr="0098259C">
              <w:t xml:space="preserve">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 xml:space="preserve">s returned also if the slave is not able to return the required status information. The master </w:t>
            </w:r>
            <w:proofErr w:type="gramStart"/>
            <w:r w:rsidR="00ED58AD" w:rsidRPr="0098259C">
              <w:t>has to</w:t>
            </w:r>
            <w:proofErr w:type="gramEnd"/>
            <w:r w:rsidR="00ED58AD" w:rsidRPr="0098259C">
              <w:t xml:space="preserve">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w:t>
            </w:r>
            <w:r w:rsidR="00C35041" w:rsidRPr="002F3E46">
              <w:rPr>
                <w:i/>
              </w:rPr>
              <w:lastRenderedPageBreak/>
              <w:t xml:space="preserve">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proofErr w:type="gramStart"/>
            <w:r w:rsidR="00ED58AD" w:rsidRPr="0098259C">
              <w:rPr>
                <w:rStyle w:val="CODE"/>
              </w:rPr>
              <w:t>GetStatus(</w:t>
            </w:r>
            <w:proofErr w:type="gramEnd"/>
            <w:r w:rsidR="00ED58AD" w:rsidRPr="0098259C">
              <w:rPr>
                <w:rStyle w:val="CODE"/>
              </w:rPr>
              <w:t xml:space="preserve">...,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46" w:name="_Ref289256130"/>
      <w:bookmarkStart w:id="47" w:name="_Toc55136486"/>
      <w:r w:rsidRPr="0098259C">
        <w:lastRenderedPageBreak/>
        <w:t>Inquire Platform and Version Number of Header Files</w:t>
      </w:r>
      <w:bookmarkEnd w:id="46"/>
      <w:bookmarkEnd w:id="47"/>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8" w:name="_Ref289413928"/>
      <w:bookmarkStart w:id="49" w:name="_Ref289414283"/>
      <w:bookmarkStart w:id="50"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8"/>
      <w:bookmarkEnd w:id="49"/>
      <w:bookmarkEnd w:id="50"/>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proofErr w:type="gramStart"/>
            <w:r w:rsidR="0043791A" w:rsidRPr="0098259C">
              <w:rPr>
                <w:rStyle w:val="CODE"/>
                <w:rFonts w:cs="Courier New"/>
              </w:rPr>
              <w:t>Instantiate(</w:t>
            </w:r>
            <w:proofErr w:type="gramEnd"/>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proofErr w:type="gramStart"/>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proofErr w:type="gram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proofErr w:type="gramStart"/>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proofErr w:type="gram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proofErr w:type="gramStart"/>
            <w:r w:rsidRPr="00512046">
              <w:rPr>
                <w:rStyle w:val="CODE"/>
                <w:rFonts w:eastAsia="StarSymbol" w:cs="Courier New"/>
              </w:rPr>
              <w:t>}</w:t>
            </w:r>
            <w:r w:rsidR="00140C25">
              <w:rPr>
                <w:rStyle w:val="CODE"/>
                <w:rFonts w:eastAsia="StarSymbol" w:cs="Courier New"/>
              </w:rPr>
              <w:t>fmi</w:t>
            </w:r>
            <w:proofErr w:type="gramEnd"/>
            <w:r w:rsidR="00140C25">
              <w:rPr>
                <w:rStyle w:val="CODE"/>
                <w:rFonts w:eastAsia="StarSymbol" w:cs="Courier New"/>
              </w:rPr>
              <w:t>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proofErr w:type="gramStart"/>
            <w:r w:rsidRPr="0098259C">
              <w:t>has to</w:t>
            </w:r>
            <w:proofErr w:type="gramEnd"/>
            <w:r w:rsidRPr="0098259C">
              <w:t xml:space="preserve">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w:t>
            </w:r>
            <w:r w:rsidR="00F47752" w:rsidRPr="0098259C">
              <w:lastRenderedPageBreak/>
              <w:t>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w:t>
            </w:r>
            <w:proofErr w:type="gramStart"/>
            <w:r w:rsidR="003E4392" w:rsidRPr="0098259C">
              <w:t>has to</w:t>
            </w:r>
            <w:proofErr w:type="gramEnd"/>
            <w:r w:rsidR="003E4392" w:rsidRPr="0098259C">
              <w:t xml:space="preserve">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proofErr w:type="gramStart"/>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w:t>
            </w:r>
            <w:proofErr w:type="gramEnd"/>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proofErr w:type="gramStart"/>
            <w:r w:rsidR="0043791A" w:rsidRPr="0098259C">
              <w:rPr>
                <w:rStyle w:val="CODE"/>
              </w:rPr>
              <w:t>allocateMemory</w:t>
            </w:r>
            <w:proofErr w:type="spellEnd"/>
            <w:r w:rsidR="0043791A" w:rsidRPr="0098259C">
              <w:rPr>
                <w:rStyle w:val="CODE"/>
              </w:rPr>
              <w:t>)(</w:t>
            </w:r>
            <w:proofErr w:type="spellStart"/>
            <w:proofErr w:type="gramEnd"/>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proofErr w:type="gramStart"/>
            <w:r w:rsidR="0043791A" w:rsidRPr="0098259C">
              <w:rPr>
                <w:rStyle w:val="CODE"/>
                <w:b/>
              </w:rPr>
              <w:t>void</w:t>
            </w:r>
            <w:r w:rsidR="0043791A" w:rsidRPr="0098259C">
              <w:rPr>
                <w:rStyle w:val="CODE"/>
              </w:rPr>
              <w:t xml:space="preserve">  (</w:t>
            </w:r>
            <w:proofErr w:type="gramEnd"/>
            <w:r w:rsidR="0043791A" w:rsidRPr="0098259C">
              <w:rPr>
                <w:rStyle w:val="CODE"/>
              </w:rPr>
              <w:t>*</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w:t>
            </w:r>
            <w:proofErr w:type="gramStart"/>
            <w:r w:rsidRPr="0098259C">
              <w:rPr>
                <w:rStyle w:val="CODE"/>
                <w:rFonts w:eastAsia="StarSymbol"/>
                <w:b/>
              </w:rPr>
              <w:t>void</w:t>
            </w:r>
            <w:r w:rsidRPr="0098259C">
              <w:rPr>
                <w:rStyle w:val="CODE"/>
                <w:rFonts w:eastAsia="StarSymbol"/>
              </w:rPr>
              <w:t xml:space="preserve">  (</w:t>
            </w:r>
            <w:proofErr w:type="gramEnd"/>
            <w:r w:rsidRPr="0098259C">
              <w:rPr>
                <w:rStyle w:val="CODE"/>
                <w:rFonts w:eastAsia="StarSymbol"/>
              </w:rPr>
              <w:t>*</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lastRenderedPageBreak/>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w:t>
            </w:r>
            <w:proofErr w:type="gramStart"/>
            <w:r w:rsidR="00CA675C" w:rsidRPr="0098259C">
              <w:t>has to</w:t>
            </w:r>
            <w:proofErr w:type="gramEnd"/>
            <w:r w:rsidR="00CA675C" w:rsidRPr="0098259C">
              <w:t xml:space="preserve">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If character “</w:t>
            </w:r>
            <w:proofErr w:type="gramStart"/>
            <w:r w:rsidRPr="0098259C">
              <w:t>#”shall</w:t>
            </w:r>
            <w:proofErr w:type="gramEnd"/>
            <w:r w:rsidRPr="0098259C">
              <w:t xml:space="preserve">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lastRenderedPageBreak/>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 xml:space="preserve">String </w:t>
            </w:r>
            <w:proofErr w:type="gramStart"/>
            <w:r w:rsidR="006A1530" w:rsidRPr="0098259C">
              <w:rPr>
                <w:rStyle w:val="CODE"/>
                <w:noProof w:val="0"/>
              </w:rPr>
              <w:t>categories[</w:t>
            </w:r>
            <w:proofErr w:type="gramEnd"/>
            <w:r w:rsidR="006A1530" w:rsidRPr="0098259C">
              <w:rPr>
                <w:rStyle w:val="CODE"/>
                <w:noProof w:val="0"/>
              </w:rPr>
              <w:t>]</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w:t>
            </w:r>
            <w:proofErr w:type="gramStart"/>
            <w:r>
              <w:t>is</w:t>
            </w:r>
            <w:proofErr w:type="gramEnd"/>
            <w:r>
              <w:t xml:space="preserve">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51" w:name="_Toc55136488"/>
      <w:bookmarkStart w:id="52" w:name="_Ref289783610"/>
      <w:r w:rsidRPr="0098259C">
        <w:t>Initialization</w:t>
      </w:r>
      <w:r>
        <w:t>,</w:t>
      </w:r>
      <w:r w:rsidRPr="0098259C">
        <w:t xml:space="preserve"> Termination</w:t>
      </w:r>
      <w:r>
        <w:t>, and Resetting an FMU</w:t>
      </w:r>
      <w:bookmarkEnd w:id="51"/>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101915">
              <w:rPr>
                <w:rStyle w:val="CODE"/>
                <w:rFonts w:eastAsia="StarSymbol" w:cs="Courier New"/>
              </w:rPr>
              <w:t>SetupExperiment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lastRenderedPageBreak/>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w:t>
            </w:r>
            <w:proofErr w:type="gramStart"/>
            <w:r w:rsidRPr="0098259C">
              <w:t>has to</w:t>
            </w:r>
            <w:proofErr w:type="gramEnd"/>
            <w:r w:rsidRPr="0098259C">
              <w:t xml:space="preserve">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Terminate</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Reset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proofErr w:type="gramStart"/>
            <w:r w:rsidR="00D01B29" w:rsidRPr="0098259C">
              <w:t>ha</w:t>
            </w:r>
            <w:r w:rsidR="00D01B29">
              <w:t>ve</w:t>
            </w:r>
            <w:r w:rsidR="00D01B29" w:rsidRPr="0098259C">
              <w:t xml:space="preserve"> </w:t>
            </w:r>
            <w:r w:rsidRPr="0098259C">
              <w:t>to</w:t>
            </w:r>
            <w:proofErr w:type="gramEnd"/>
            <w:r w:rsidRPr="0098259C">
              <w:t xml:space="preserve"> be</w:t>
            </w:r>
            <w:r w:rsidR="00101915">
              <w:t xml:space="preserve"> called</w:t>
            </w:r>
            <w:r w:rsidRPr="0098259C">
              <w:t>.</w:t>
            </w:r>
          </w:p>
        </w:tc>
      </w:tr>
    </w:tbl>
    <w:p w14:paraId="7DCB729F" w14:textId="421F2FFF" w:rsidR="003D0107" w:rsidRPr="0098259C" w:rsidRDefault="00B35DE5" w:rsidP="00FF0916">
      <w:pPr>
        <w:pStyle w:val="berschrift3"/>
      </w:pPr>
      <w:bookmarkStart w:id="53" w:name="_Ref383617125"/>
      <w:bookmarkStart w:id="54" w:name="_Ref383617168"/>
      <w:bookmarkStart w:id="55" w:name="_Toc55136489"/>
      <w:r w:rsidRPr="0098259C">
        <w:t xml:space="preserve">Getting and </w:t>
      </w:r>
      <w:r w:rsidR="00DF4861" w:rsidRPr="0098259C">
        <w:t>Set</w:t>
      </w:r>
      <w:r w:rsidR="00EC58B8" w:rsidRPr="0098259C">
        <w:t xml:space="preserve">ting </w:t>
      </w:r>
      <w:r w:rsidR="00DF4861" w:rsidRPr="0098259C">
        <w:t>Variable Values</w:t>
      </w:r>
      <w:bookmarkEnd w:id="52"/>
      <w:bookmarkEnd w:id="53"/>
      <w:bookmarkEnd w:id="54"/>
      <w:bookmarkEnd w:id="55"/>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D0DFC32"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ins w:id="56" w:author="Bertsch Christian (CR/ADB2.2)" w:date="2021-12-08T11:44:00Z">
        <w:r w:rsidR="00B20A8B">
          <w:t xml:space="preserve"> (</w:t>
        </w:r>
        <w:r w:rsidR="00B20A8B">
          <w:rPr>
            <w:rStyle w:val="x"/>
          </w:rPr>
          <w:t>restrictions for calling these functions might be present for the different FMI kinds, see below</w:t>
        </w:r>
        <w:r w:rsidR="00B20A8B">
          <w:rPr>
            <w:rStyle w:val="x"/>
          </w:rPr>
          <w:t>)</w:t>
        </w:r>
      </w:ins>
      <w:r w:rsidRPr="0098259C">
        <w:t>:</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w:t>
            </w:r>
            <w:proofErr w:type="gramStart"/>
            <w:r w:rsidR="00DF4861" w:rsidRPr="0098259C">
              <w:rPr>
                <w:rStyle w:val="CODE"/>
              </w:rPr>
              <w:t xml:space="preserve">   (</w:t>
            </w:r>
            <w:proofErr w:type="gramEnd"/>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proofErr w:type="gramStart"/>
            <w:r w:rsidR="00DF4861" w:rsidRPr="0098259C">
              <w:rPr>
                <w:rStyle w:val="CODE"/>
                <w:rFonts w:cs="Courier New"/>
              </w:rPr>
              <w:t>GetInteger(</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proofErr w:type="gramStart"/>
            <w:r w:rsidR="00DF4861" w:rsidRPr="0098259C">
              <w:rPr>
                <w:rStyle w:val="CODE"/>
                <w:rFonts w:cs="Courier New"/>
              </w:rPr>
              <w:t>GetBoolean(</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proofErr w:type="gramStart"/>
            <w:r w:rsidR="00DF4861" w:rsidRPr="0098259C">
              <w:rPr>
                <w:rStyle w:val="CODE"/>
                <w:rFonts w:cs="Courier New"/>
              </w:rPr>
              <w:t>vr</w:t>
            </w:r>
            <w:proofErr w:type="spellEnd"/>
            <w:r w:rsidR="00DF4861" w:rsidRPr="0098259C">
              <w:rPr>
                <w:rStyle w:val="CODE"/>
                <w:rFonts w:cs="Courier New"/>
              </w:rPr>
              <w:t>[</w:t>
            </w:r>
            <w:proofErr w:type="gram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w:t>
            </w:r>
            <w:proofErr w:type="gramStart"/>
            <w:r w:rsidRPr="0098259C">
              <w:rPr>
                <w:i/>
              </w:rPr>
              <w:t>is connected with</w:t>
            </w:r>
            <w:proofErr w:type="gramEnd"/>
            <w:r w:rsidRPr="0098259C">
              <w:rPr>
                <w:i/>
              </w:rPr>
              <w:t xml:space="preserve">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 xml:space="preserve">the </w:t>
            </w:r>
            <w:proofErr w:type="gramStart"/>
            <w:r w:rsidR="006E2326" w:rsidRPr="0098259C">
              <w:rPr>
                <w:i/>
              </w:rPr>
              <w:t>actually defined</w:t>
            </w:r>
            <w:proofErr w:type="gramEnd"/>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w:t>
      </w:r>
      <w:proofErr w:type="gramStart"/>
      <w:r w:rsidRPr="0098259C">
        <w:t>particular instants</w:t>
      </w:r>
      <w:proofErr w:type="gramEnd"/>
      <w:r w:rsidRPr="0098259C">
        <w:t xml:space="preserve">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lastRenderedPageBreak/>
              <w:t>fmi2</w:t>
            </w:r>
            <w:r w:rsidR="003F0941" w:rsidRPr="0098259C">
              <w:rPr>
                <w:rStyle w:val="CODE"/>
              </w:rPr>
              <w:t xml:space="preserve">Status </w:t>
            </w:r>
            <w:r>
              <w:rPr>
                <w:rStyle w:val="CODE"/>
              </w:rPr>
              <w:t>fmi2</w:t>
            </w:r>
            <w:r w:rsidR="003F0941" w:rsidRPr="0098259C">
              <w:rPr>
                <w:rStyle w:val="CODE"/>
              </w:rPr>
              <w:t>SetReal</w:t>
            </w:r>
            <w:proofErr w:type="gramStart"/>
            <w:r w:rsidR="003F0941" w:rsidRPr="0098259C">
              <w:rPr>
                <w:rStyle w:val="CODE"/>
              </w:rPr>
              <w:t xml:space="preserve">   (</w:t>
            </w:r>
            <w:proofErr w:type="gramEnd"/>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proofErr w:type="gramStart"/>
            <w:r w:rsidR="003F0941" w:rsidRPr="0098259C">
              <w:rPr>
                <w:rStyle w:val="CODE"/>
                <w:rFonts w:cs="Courier New"/>
              </w:rPr>
              <w:t>SetInteger(</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proofErr w:type="gramStart"/>
            <w:r w:rsidR="003F0941" w:rsidRPr="0098259C">
              <w:rPr>
                <w:rStyle w:val="CODE"/>
                <w:rFonts w:cs="Courier New"/>
              </w:rPr>
              <w:t>SetBoolean(</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proofErr w:type="gramStart"/>
            <w:r w:rsidR="003F0941" w:rsidRPr="0098259C">
              <w:rPr>
                <w:rStyle w:val="CODE"/>
                <w:rFonts w:cs="Courier New"/>
              </w:rPr>
              <w:t>vr</w:t>
            </w:r>
            <w:proofErr w:type="spellEnd"/>
            <w:r w:rsidR="003F0941" w:rsidRPr="0098259C">
              <w:rPr>
                <w:rStyle w:val="CODE"/>
                <w:rFonts w:cs="Courier New"/>
              </w:rPr>
              <w:t>[</w:t>
            </w:r>
            <w:proofErr w:type="gram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57" w:name="_Ref290826787"/>
      <w:bookmarkStart w:id="58" w:name="_Ref290826791"/>
      <w:bookmarkStart w:id="59" w:name="_Toc55136490"/>
      <w:r w:rsidRPr="0098259C">
        <w:t xml:space="preserve">Getting and </w:t>
      </w:r>
      <w:r w:rsidR="00C31261" w:rsidRPr="0098259C">
        <w:t>Setting the Complete FMU State</w:t>
      </w:r>
      <w:bookmarkEnd w:id="57"/>
      <w:bookmarkEnd w:id="58"/>
      <w:bookmarkEnd w:id="59"/>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proofErr w:type="gramStart"/>
            <w:r w:rsidR="00520CE8" w:rsidRPr="0098259C">
              <w:rPr>
                <w:rStyle w:val="CODE"/>
              </w:rPr>
              <w:t xml:space="preserve">FMUstate  </w:t>
            </w:r>
            <w:proofErr w:type="spellStart"/>
            <w:r w:rsidR="00520CE8" w:rsidRPr="0098259C">
              <w:rPr>
                <w:rStyle w:val="CODE"/>
              </w:rPr>
              <w:t>FMUstate</w:t>
            </w:r>
            <w:proofErr w:type="spellEnd"/>
            <w:proofErr w:type="gram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proofErr w:type="gramStart"/>
            <w:r w:rsidR="00520CE8" w:rsidRPr="0098259C">
              <w:rPr>
                <w:rStyle w:val="CODE"/>
              </w:rPr>
              <w:t>FreeFMUstate(</w:t>
            </w:r>
            <w:proofErr w:type="gramEnd"/>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proofErr w:type="gramStart"/>
            <w:r w:rsidR="00B85BF7" w:rsidRPr="000D0C24">
              <w:rPr>
                <w:rStyle w:val="CODE"/>
              </w:rPr>
              <w:t>FMUstate</w:t>
            </w:r>
            <w:proofErr w:type="spellEnd"/>
            <w:r w:rsidR="00B85BF7" w:rsidRPr="000D0C24">
              <w:rPr>
                <w:rStyle w:val="CODE"/>
              </w:rPr>
              <w:t xml:space="preserve"> !</w:t>
            </w:r>
            <w:proofErr w:type="gramEnd"/>
            <w:r w:rsidR="00B85BF7" w:rsidRPr="000D0C24">
              <w:rPr>
                <w:rStyle w:val="CODE"/>
              </w:rPr>
              <w:t>=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w:t>
            </w:r>
            <w:proofErr w:type="gramStart"/>
            <w:r w:rsidR="00B85BF7">
              <w:t xml:space="preserve">In particular, </w:t>
            </w:r>
            <w:r>
              <w:rPr>
                <w:rStyle w:val="CODE"/>
              </w:rPr>
              <w:t>fmi2</w:t>
            </w:r>
            <w:r w:rsidR="00B85BF7" w:rsidRPr="000D0C24">
              <w:rPr>
                <w:rStyle w:val="CODE"/>
              </w:rPr>
              <w:t>FreeFMUstate</w:t>
            </w:r>
            <w:proofErr w:type="gramEnd"/>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proofErr w:type="gramStart"/>
            <w:r w:rsidR="00823CAF" w:rsidRPr="0098259C">
              <w:rPr>
                <w:rStyle w:val="CODE"/>
              </w:rPr>
              <w:t>SerializedFMUstateSize(</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 xml:space="preserve">SerializeFMUstate  </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w:t>
            </w:r>
            <w:proofErr w:type="gramStart"/>
            <w:r w:rsidR="00FB334E" w:rsidRPr="0098259C">
              <w:t>has to</w:t>
            </w:r>
            <w:proofErr w:type="gramEnd"/>
            <w:r w:rsidR="00FB334E" w:rsidRPr="0098259C">
              <w:t xml:space="preserve">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60" w:name="_Toc55136491"/>
      <w:r w:rsidRPr="0098259C">
        <w:t>Getting Partial Derivatives</w:t>
      </w:r>
      <w:bookmarkEnd w:id="60"/>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proofErr w:type="gramStart"/>
            <w:r w:rsidR="00130200" w:rsidRPr="0098259C">
              <w:rPr>
                <w:rStyle w:val="CODE"/>
              </w:rPr>
              <w:t>Get</w:t>
            </w:r>
            <w:r w:rsidR="00AB63B7" w:rsidRPr="0098259C">
              <w:rPr>
                <w:rStyle w:val="CODE"/>
              </w:rPr>
              <w:t>DirectionalDerivative(</w:t>
            </w:r>
            <w:proofErr w:type="gramEnd"/>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w:t>
            </w:r>
            <w:proofErr w:type="gramStart"/>
            <w:r w:rsidRPr="0098259C">
              <w:rPr>
                <w:rStyle w:val="CODE"/>
              </w:rPr>
              <w:t>ref</w:t>
            </w:r>
            <w:proofErr w:type="spellEnd"/>
            <w:r w:rsidRPr="0098259C">
              <w:rPr>
                <w:rStyle w:val="CODE"/>
              </w:rPr>
              <w:t>[</w:t>
            </w:r>
            <w:proofErr w:type="gram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proofErr w:type="gramStart"/>
            <w:r w:rsidR="00674EEC">
              <w:rPr>
                <w:rStyle w:val="CODE"/>
              </w:rPr>
              <w:t>dvK</w:t>
            </w:r>
            <w:r w:rsidR="00122BA1">
              <w:rPr>
                <w:rStyle w:val="CODE"/>
              </w:rPr>
              <w:t>nown</w:t>
            </w:r>
            <w:proofErr w:type="spellEnd"/>
            <w:r w:rsidRPr="0098259C">
              <w:rPr>
                <w:rStyle w:val="CODE"/>
              </w:rPr>
              <w:t>[</w:t>
            </w:r>
            <w:proofErr w:type="gram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lastRenderedPageBreak/>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proofErr w:type="gramStart"/>
            <w:r w:rsidRPr="0098259C">
              <w:rPr>
                <w:rStyle w:val="CODE"/>
              </w:rPr>
              <w:t>d</w:t>
            </w:r>
            <w:r w:rsidR="00674EEC">
              <w:rPr>
                <w:rStyle w:val="CODE"/>
              </w:rPr>
              <w:t>vU</w:t>
            </w:r>
            <w:r w:rsidR="00122BA1">
              <w:rPr>
                <w:rStyle w:val="CODE"/>
              </w:rPr>
              <w:t>nknown</w:t>
            </w:r>
            <w:proofErr w:type="spellEnd"/>
            <w:r w:rsidRPr="0098259C">
              <w:rPr>
                <w:rStyle w:val="CODE"/>
              </w:rPr>
              <w:t>[</w:t>
            </w:r>
            <w:proofErr w:type="gram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 xml:space="preserve">e FMU equations </w:t>
            </w:r>
            <w:proofErr w:type="gramStart"/>
            <w:r w:rsidR="00122BA1">
              <w:t>are</w:t>
            </w:r>
            <w:proofErr w:type="gramEnd"/>
            <w:r>
              <w:t>:</w:t>
            </w:r>
          </w:p>
          <w:p w14:paraId="011B64C9" w14:textId="19C09D5D" w:rsidR="00C81421" w:rsidRDefault="005D5FE1"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5D5FE1"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 xml:space="preserve">variables computed in the actual </w:t>
            </w:r>
            <w:proofErr w:type="gramStart"/>
            <w:r w:rsidR="003E5933">
              <w:t>Mode</w:t>
            </w:r>
            <w:r w:rsidR="00B10E5A">
              <w:t>:</w:t>
            </w:r>
            <w:proofErr w:type="gramEnd"/>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5D5FE1"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5D5FE1"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w:t>
            </w:r>
            <w:proofErr w:type="gramStart"/>
            <w:r w:rsidR="003E5933">
              <w:rPr>
                <w:i/>
              </w:rPr>
              <w:t>Mode</w:t>
            </w:r>
            <w:r w:rsidR="000404A9">
              <w:t>].</w:t>
            </w:r>
            <w:proofErr w:type="gramEnd"/>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5D5FE1"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lastRenderedPageBreak/>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9pt;height:31.15pt" o:ole="">
                  <v:imagedata r:id="rId32" o:title=""/>
                </v:shape>
                <o:OLEObject Type="Embed" ProgID="Equation.DSMT4" ShapeID="_x0000_i1026" DrawAspect="Content" ObjectID="_1700470155"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9pt" o:ole="">
                  <v:imagedata r:id="rId34" o:title=""/>
                </v:shape>
                <o:OLEObject Type="Embed" ProgID="Equation.DSMT4" ShapeID="_x0000_i1027" DrawAspect="Content" ObjectID="_1700470156"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61" w:name="_Ref308190567"/>
      <w:bookmarkStart w:id="62"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15pt;height:31.15pt" o:ole="">
            <v:imagedata r:id="rId36" o:title=""/>
          </v:shape>
          <o:OLEObject Type="Embed" ProgID="Equation.DSMT4" ShapeID="_x0000_i1028" DrawAspect="Content" ObjectID="_1700470157"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 xml:space="preserve">If the FMU </w:t>
      </w:r>
      <w:proofErr w:type="gramStart"/>
      <w:r w:rsidRPr="0098259C">
        <w:rPr>
          <w:i/>
        </w:rPr>
        <w:t>is connected with</w:t>
      </w:r>
      <w:proofErr w:type="gramEnd"/>
      <w:r w:rsidRPr="0098259C">
        <w:rPr>
          <w:i/>
        </w:rPr>
        <w:t xml:space="preserve">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15pt;height:31.15pt" o:ole="">
            <v:imagedata r:id="rId36" o:title=""/>
          </v:shape>
          <o:OLEObject Type="Embed" ProgID="Equation.DSMT4" ShapeID="_x0000_i1029" DrawAspect="Content" ObjectID="_1700470158" r:id="rId38"/>
        </w:object>
      </w:r>
      <w:r>
        <w:t xml:space="preserve"> and </w:t>
      </w:r>
      <w:r w:rsidRPr="007A6A51">
        <w:rPr>
          <w:position w:val="-26"/>
        </w:rPr>
        <w:object w:dxaOrig="340" w:dyaOrig="600" w14:anchorId="410FC9A1">
          <v:shape id="_x0000_i1030" type="#_x0000_t75" style="width:19.15pt;height:31.15pt" o:ole="">
            <v:imagedata r:id="rId39" o:title=""/>
          </v:shape>
          <o:OLEObject Type="Embed" ProgID="Equation.DSMT4" ShapeID="_x0000_i1030" DrawAspect="Content" ObjectID="_1700470159"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1.15pt" o:ole="">
            <v:imagedata r:id="rId41" o:title=""/>
          </v:shape>
          <o:OLEObject Type="Embed" ProgID="Equation.DSMT4" ShapeID="_x0000_i1031" DrawAspect="Content" ObjectID="_1700470160"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proofErr w:type="gramStart"/>
            <w:r>
              <w:rPr>
                <w:lang w:val="en-US"/>
              </w:rPr>
              <w:t>Instantiate</w:t>
            </w:r>
            <w:r w:rsidR="00A33508" w:rsidRPr="00E32E4A">
              <w:rPr>
                <w:lang w:val="en-US"/>
              </w:rPr>
              <w:t>(</w:t>
            </w:r>
            <w:proofErr w:type="gramEnd"/>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proofErr w:type="gramStart"/>
            <w:r w:rsidRPr="00FA3E81">
              <w:rPr>
                <w:lang w:val="en-US"/>
              </w:rPr>
              <w:t>dvKnown</w:t>
            </w:r>
            <w:proofErr w:type="spellEnd"/>
            <w:r w:rsidRPr="00FA3E81">
              <w:rPr>
                <w:lang w:val="en-US"/>
              </w:rPr>
              <w:t>[</w:t>
            </w:r>
            <w:proofErr w:type="gram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SetTime(</w:t>
            </w:r>
            <w:proofErr w:type="gramEnd"/>
            <w:r w:rsidRPr="00E32E4A">
              <w:rPr>
                <w:lang w:val="en-US"/>
              </w:rPr>
              <w:t>m, time)</w:t>
            </w:r>
          </w:p>
          <w:p w14:paraId="305912B3" w14:textId="447D8C5D" w:rsidR="00A33508" w:rsidRPr="00E32E4A" w:rsidRDefault="00A33508" w:rsidP="00E32E4A">
            <w:pPr>
              <w:pStyle w:val="HTMLVorformatiert"/>
              <w:rPr>
                <w:lang w:val="en-US"/>
              </w:rPr>
            </w:pPr>
            <w:r w:rsidRPr="00E32E4A">
              <w:rPr>
                <w:lang w:val="en-US"/>
              </w:rPr>
              <w:lastRenderedPageBreak/>
              <w:t xml:space="preserve">   M_</w:t>
            </w:r>
            <w:r w:rsidR="00140C25">
              <w:rPr>
                <w:lang w:val="en-US"/>
              </w:rPr>
              <w:t>fmi2</w:t>
            </w:r>
            <w:proofErr w:type="gramStart"/>
            <w:r w:rsidRPr="00E32E4A">
              <w:rPr>
                <w:lang w:val="en-US"/>
              </w:rPr>
              <w:t>SetContinuousStates(</w:t>
            </w:r>
            <w:proofErr w:type="gramEnd"/>
            <w:r w:rsidRPr="00E32E4A">
              <w:rPr>
                <w:lang w:val="en-US"/>
              </w:rPr>
              <w:t xml:space="preserve">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w:t>
            </w:r>
            <w:proofErr w:type="gramStart"/>
            <w:r w:rsidRPr="00E32E4A">
              <w:rPr>
                <w:lang w:val="en-US"/>
              </w:rPr>
              <w:t>String(</w:t>
            </w:r>
            <w:proofErr w:type="gramEnd"/>
            <w:r w:rsidRPr="00E32E4A">
              <w:rPr>
                <w:lang w:val="en-US"/>
              </w:rPr>
              <w:t>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w:t>
            </w:r>
            <w:proofErr w:type="gramStart"/>
            <w:r w:rsidRPr="00E32E4A">
              <w:rPr>
                <w:lang w:val="en-US"/>
              </w:rPr>
              <w:t>1:nx</w:t>
            </w:r>
            <w:proofErr w:type="gramEnd"/>
            <w:r w:rsidRPr="00E32E4A">
              <w:rPr>
                <w:lang w:val="en-US"/>
              </w:rPr>
              <w:t xml:space="preserve">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w:t>
            </w:r>
            <w:proofErr w:type="gramStart"/>
            <w:r w:rsidR="00270E0B" w:rsidRPr="00466CB8">
              <w:rPr>
                <w:lang w:val="en-US"/>
              </w:rPr>
              <w:t>GetDirectionalDerivative(</w:t>
            </w:r>
            <w:proofErr w:type="gramEnd"/>
            <w:r w:rsidR="00270E0B" w:rsidRPr="00466CB8">
              <w:rPr>
                <w:lang w:val="en-US"/>
              </w:rPr>
              <w:t xml:space="preser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w:t>
      </w:r>
      <w:proofErr w:type="gramStart"/>
      <w:r w:rsidRPr="00A33508">
        <w:rPr>
          <w:i/>
        </w:rPr>
        <w:t>TOMS ,</w:t>
      </w:r>
      <w:proofErr w:type="gramEnd"/>
      <w:r w:rsidRPr="00A33508">
        <w:rPr>
          <w:i/>
        </w:rPr>
        <w:t xml:space="preserve"> vol. 10, no. 3, pp. 346-347, 1984. See </w:t>
      </w:r>
      <w:proofErr w:type="gramStart"/>
      <w:r w:rsidRPr="00A33508">
        <w:rPr>
          <w:i/>
        </w:rPr>
        <w:t>e.g.</w:t>
      </w:r>
      <w:proofErr w:type="gramEnd"/>
      <w:r w:rsidRPr="00A33508">
        <w:rPr>
          <w:i/>
        </w:rPr>
        <w:t xml:space="preserve">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63" w:name="_Ref386213289"/>
      <w:bookmarkStart w:id="64" w:name="_Toc55136492"/>
      <w:r w:rsidRPr="0098259C">
        <w:t xml:space="preserve">FMI </w:t>
      </w:r>
      <w:r w:rsidR="003D0107" w:rsidRPr="0098259C">
        <w:t>Description Schema</w:t>
      </w:r>
      <w:bookmarkEnd w:id="61"/>
      <w:bookmarkEnd w:id="62"/>
      <w:bookmarkEnd w:id="63"/>
      <w:bookmarkEnd w:id="64"/>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w:t>
      </w:r>
      <w:proofErr w:type="gramStart"/>
      <w:r w:rsidRPr="0098259C">
        <w:t>are</w:t>
      </w:r>
      <w:proofErr w:type="gramEnd"/>
      <w:r w:rsidRPr="0098259C">
        <w:t xml:space="preserve"> the above mentioned schema files</w:t>
      </w:r>
      <w:r w:rsidRPr="0098259C">
        <w:rPr>
          <w:rStyle w:val="Funotenzeichen"/>
        </w:rPr>
        <w:footnoteReference w:id="6"/>
      </w:r>
      <w:r w:rsidRPr="0098259C">
        <w:t xml:space="preserve">. Below, optional elements are marked with a “dashed” box. The required data types (like: </w:t>
      </w:r>
      <w:proofErr w:type="spellStart"/>
      <w:proofErr w:type="gramStart"/>
      <w:r w:rsidRPr="0098259C">
        <w:t>xs:normalizedString</w:t>
      </w:r>
      <w:proofErr w:type="spellEnd"/>
      <w:proofErr w:type="gram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lastRenderedPageBreak/>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proofErr w:type="gramStart"/>
            <w:r w:rsidRPr="0098259C">
              <w:t>xs:double</w:t>
            </w:r>
            <w:proofErr w:type="spellEnd"/>
            <w:proofErr w:type="gram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proofErr w:type="gramStart"/>
            <w:r w:rsidRPr="0098259C">
              <w:t>xs:unsignedInt</w:t>
            </w:r>
            <w:proofErr w:type="spellEnd"/>
            <w:proofErr w:type="gram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w:t>
            </w:r>
            <w:proofErr w:type="gramStart"/>
            <w:r w:rsidRPr="0098259C">
              <w:t>number  with</w:t>
            </w:r>
            <w:proofErr w:type="gramEnd"/>
            <w:r w:rsidRPr="0098259C">
              <w:t xml:space="preserve">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proofErr w:type="gramStart"/>
            <w:r w:rsidRPr="0098259C">
              <w:t>xs:boolean</w:t>
            </w:r>
            <w:proofErr w:type="spellEnd"/>
            <w:proofErr w:type="gram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proofErr w:type="gramStart"/>
            <w:r w:rsidRPr="0098259C">
              <w:t>xs:string</w:t>
            </w:r>
            <w:proofErr w:type="spellEnd"/>
            <w:proofErr w:type="gram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proofErr w:type="gramStart"/>
            <w:r w:rsidRPr="0098259C">
              <w:t>xs:normalizedString</w:t>
            </w:r>
            <w:proofErr w:type="spellEnd"/>
            <w:proofErr w:type="gram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proofErr w:type="gramStart"/>
            <w:r w:rsidRPr="0098259C">
              <w:t>xs:dateTime</w:t>
            </w:r>
            <w:proofErr w:type="spellEnd"/>
            <w:proofErr w:type="gram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65" w:name="_Toc247884548"/>
      <w:bookmarkStart w:id="66"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67" w:name="_Ref251789138"/>
      <w:bookmarkEnd w:id="65"/>
      <w:r>
        <w:br w:type="page"/>
      </w:r>
    </w:p>
    <w:p w14:paraId="5BECE950" w14:textId="3B25E0D5" w:rsidR="00324B2A" w:rsidRPr="0098259C" w:rsidRDefault="005A3ED9" w:rsidP="003734ED">
      <w:pPr>
        <w:pStyle w:val="berschrift3"/>
      </w:pPr>
      <w:bookmarkStart w:id="68"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66"/>
      <w:proofErr w:type="spellEnd"/>
      <w:r w:rsidR="00324B2A" w:rsidRPr="0098259C">
        <w:t>)</w:t>
      </w:r>
      <w:bookmarkEnd w:id="67"/>
      <w:bookmarkEnd w:id="68"/>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 xml:space="preserve">detect that in some cases there are </w:t>
            </w:r>
            <w:proofErr w:type="gramStart"/>
            <w:r w:rsidR="004A1278" w:rsidRPr="0098259C">
              <w:rPr>
                <w:i/>
              </w:rPr>
              <w:t>actually no</w:t>
            </w:r>
            <w:proofErr w:type="gramEnd"/>
            <w:r w:rsidR="004A1278" w:rsidRPr="0098259C">
              <w:rPr>
                <w:i/>
              </w:rPr>
              <w:t xml:space="preserve">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69"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69"/>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proofErr w:type="gramStart"/>
            <w:r w:rsidRPr="0098259C">
              <w:rPr>
                <w:rStyle w:val="FormatvorlageArial"/>
              </w:rPr>
              <w:t>Modelica.Mechanics.Rotational.Examples</w:t>
            </w:r>
            <w:proofErr w:type="gramEnd"/>
            <w:r w:rsidRPr="0098259C">
              <w:rPr>
                <w:rStyle w:val="FormatvorlageArial"/>
              </w:rPr>
              <w:t>.CoupledClutches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t>
            </w:r>
            <w:proofErr w:type="gramStart"/>
            <w:r w:rsidR="00324B2A" w:rsidRPr="0098259C">
              <w:rPr>
                <w:rStyle w:val="FormatvorlageArial"/>
              </w:rPr>
              <w:t>was</w:t>
            </w:r>
            <w:proofErr w:type="gramEnd"/>
            <w:r w:rsidR="00324B2A" w:rsidRPr="0098259C">
              <w:rPr>
                <w:rStyle w:val="FormatvorlageArial"/>
              </w:rPr>
              <w:t xml:space="preserve"> generated. The format is a subset of “</w:t>
            </w:r>
            <w:proofErr w:type="spellStart"/>
            <w:proofErr w:type="gramStart"/>
            <w:r w:rsidR="00324B2A" w:rsidRPr="0098259C">
              <w:t>xs:dateTime</w:t>
            </w:r>
            <w:proofErr w:type="spellEnd"/>
            <w:proofErr w:type="gram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rPr>
              <w:t>structured</w:t>
            </w:r>
            <w:r w:rsidRPr="0098259C">
              <w:rPr>
                <w:rStyle w:val="FormatvorlageArial"/>
              </w:rPr>
              <w:t>“</w:t>
            </w:r>
            <w:proofErr w:type="gramEnd"/>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70" w:name="_Toc55136494"/>
      <w:r w:rsidRPr="0098259C">
        <w:lastRenderedPageBreak/>
        <w:t>Definition of Units (</w:t>
      </w:r>
      <w:proofErr w:type="spellStart"/>
      <w:r w:rsidR="00381199" w:rsidRPr="0098259C">
        <w:t>Unit</w:t>
      </w:r>
      <w:r w:rsidR="00D54D07">
        <w:t>Definitions</w:t>
      </w:r>
      <w:proofErr w:type="spellEnd"/>
      <w:r w:rsidRPr="0098259C">
        <w:t>)</w:t>
      </w:r>
      <w:bookmarkEnd w:id="70"/>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w:t>
      </w:r>
      <w:proofErr w:type="gramStart"/>
      <w:r w:rsidRPr="0098259C">
        <w:rPr>
          <w:i/>
        </w:rPr>
        <w:t>really satisfactory</w:t>
      </w:r>
      <w:proofErr w:type="gramEnd"/>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w:t>
      </w:r>
      <w:proofErr w:type="gramStart"/>
      <w:r w:rsidR="00C11D49" w:rsidRPr="0098259C">
        <w:t>has to</w:t>
      </w:r>
      <w:proofErr w:type="gramEnd"/>
      <w:r w:rsidR="00C11D49" w:rsidRPr="0098259C">
        <w:t xml:space="preserve">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xml:space="preserve">” the </w:t>
      </w:r>
      <w:proofErr w:type="gramStart"/>
      <w:r w:rsidRPr="0098259C">
        <w:rPr>
          <w:i/>
        </w:rPr>
        <w:t>definition  “</w:t>
      </w:r>
      <w:proofErr w:type="gramEnd"/>
      <w:r w:rsidRPr="0098259C">
        <w:rPr>
          <w:i/>
        </w:rPr>
        <w:t>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9.15pt" o:ole="">
                  <v:imagedata r:id="rId52" o:title=""/>
                </v:shape>
                <o:OLEObject Type="Embed" ProgID="Equation.DSMT4" ShapeID="_x0000_i1032" DrawAspect="Content" ObjectID="_1700470161"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9.15pt" o:ole="">
                  <v:imagedata r:id="rId52" o:title=""/>
                </v:shape>
                <o:OLEObject Type="Embed" ProgID="Equation.DSMT4" ShapeID="_x0000_i1033" DrawAspect="Content" ObjectID="_1700470162"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9pt;height:28.9pt" o:ole="">
                  <v:imagedata r:id="rId55" o:title=""/>
                </v:shape>
                <o:OLEObject Type="Embed" ProgID="Equation.DSMT4" ShapeID="_x0000_i1034" DrawAspect="Content" ObjectID="_1700470163"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w:t>
      </w:r>
      <w:proofErr w:type="gramStart"/>
      <w:r w:rsidR="009B2B74" w:rsidRPr="0098259C">
        <w:rPr>
          <w:i/>
        </w:rPr>
        <w:t>has to</w:t>
      </w:r>
      <w:proofErr w:type="gramEnd"/>
      <w:r w:rsidR="009B2B74" w:rsidRPr="0098259C">
        <w:rPr>
          <w:i/>
        </w:rPr>
        <w:t xml:space="preserve">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factor(v</w:t>
      </w:r>
      <w:proofErr w:type="gramStart"/>
      <w:r w:rsidRPr="0098259C">
        <w:rPr>
          <w:rStyle w:val="CODE"/>
          <w:i/>
        </w:rPr>
        <w:t>1)*</w:t>
      </w:r>
      <w:proofErr w:type="gramEnd"/>
      <w:r w:rsidRPr="0098259C">
        <w:rPr>
          <w:rStyle w:val="CODE"/>
          <w:i/>
        </w:rPr>
        <w:t xml:space="preserve">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w:t>
      </w:r>
      <w:proofErr w:type="gramStart"/>
      <w:r w:rsidR="00C12648" w:rsidRPr="0098259C">
        <w:rPr>
          <w:i/>
        </w:rPr>
        <w:t>have to</w:t>
      </w:r>
      <w:proofErr w:type="gramEnd"/>
      <w:r w:rsidR="00C12648" w:rsidRPr="0098259C">
        <w:rPr>
          <w:i/>
        </w:rPr>
        <w:t xml:space="preserve">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τ</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f</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w:t>
      </w:r>
      <w:proofErr w:type="gramStart"/>
      <w:r w:rsidR="00574215">
        <w:rPr>
          <w:i/>
        </w:rPr>
        <w:t>273.15 )</w:t>
      </w:r>
      <w:proofErr w:type="gramEnd"/>
      <w:r w:rsidR="00574215">
        <w:rPr>
          <w:i/>
        </w:rPr>
        <w:t xml:space="preserve">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proofErr w:type="gramStart"/>
      <w:r w:rsidR="000A06E7" w:rsidRPr="0098259C">
        <w:rPr>
          <w:noProof w:val="0"/>
        </w:rPr>
        <w:t>/(</w:t>
      </w:r>
      <w:proofErr w:type="gramEnd"/>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proofErr w:type="gramStart"/>
      <w:r w:rsidRPr="0098259C">
        <w:rPr>
          <w:noProof w:val="0"/>
        </w:rPr>
        <w:t>&gt;  /</w:t>
      </w:r>
      <w:proofErr w:type="gramEnd"/>
      <w:r w:rsidRPr="0098259C">
        <w:rPr>
          <w:noProof w:val="0"/>
        </w:rPr>
        <w:t xml:space="preserve">/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71" w:name="_Ref248879321"/>
      <w:r>
        <w:br w:type="page"/>
      </w:r>
    </w:p>
    <w:p w14:paraId="18557AF2" w14:textId="3870A374" w:rsidR="001C53BD" w:rsidRPr="0098259C" w:rsidRDefault="00A51269" w:rsidP="001C53BD">
      <w:pPr>
        <w:pStyle w:val="berschrift3"/>
      </w:pPr>
      <w:bookmarkStart w:id="72" w:name="_Ref20232603"/>
      <w:bookmarkStart w:id="73" w:name="_Ref20232625"/>
      <w:bookmarkStart w:id="74" w:name="_Ref20232651"/>
      <w:bookmarkStart w:id="75" w:name="_Toc55136495"/>
      <w:r w:rsidRPr="0098259C">
        <w:lastRenderedPageBreak/>
        <w:t xml:space="preserve">Definition of </w:t>
      </w:r>
      <w:r w:rsidR="001C53BD" w:rsidRPr="0098259C">
        <w:t>Type</w:t>
      </w:r>
      <w:r w:rsidRPr="0098259C">
        <w:t>s</w:t>
      </w:r>
      <w:r w:rsidR="001C53BD" w:rsidRPr="0098259C">
        <w:t xml:space="preserve"> (</w:t>
      </w:r>
      <w:bookmarkStart w:id="76" w:name="_Ref248546594"/>
      <w:proofErr w:type="spellStart"/>
      <w:r w:rsidR="00381199" w:rsidRPr="0098259C">
        <w:t>Type</w:t>
      </w:r>
      <w:bookmarkEnd w:id="76"/>
      <w:r w:rsidR="00D54D07">
        <w:t>Definitions</w:t>
      </w:r>
      <w:proofErr w:type="spellEnd"/>
      <w:r w:rsidR="001C53BD" w:rsidRPr="0098259C">
        <w:t>)</w:t>
      </w:r>
      <w:bookmarkEnd w:id="71"/>
      <w:bookmarkEnd w:id="72"/>
      <w:bookmarkEnd w:id="73"/>
      <w:bookmarkEnd w:id="74"/>
      <w:bookmarkEnd w:id="75"/>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 xml:space="preserve">in order that, say, the definition of a “Torque” type does not have to be </w:t>
      </w:r>
      <w:proofErr w:type="gramStart"/>
      <w:r w:rsidRPr="0098259C">
        <w:rPr>
          <w:i/>
        </w:rPr>
        <w:t>repeated over and over again</w:t>
      </w:r>
      <w:proofErr w:type="gramEnd"/>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xml:space="preserve">” </w:t>
            </w:r>
            <w:proofErr w:type="gramStart"/>
            <w:r w:rsidRPr="0098259C">
              <w:t>of</w:t>
            </w:r>
            <w:r w:rsidR="008954A1">
              <w:t xml:space="preserve">  </w:t>
            </w:r>
            <w:r w:rsidR="008954A1" w:rsidRPr="0098259C">
              <w:t>“</w:t>
            </w:r>
            <w:proofErr w:type="spellStart"/>
            <w:proofErr w:type="gramEnd"/>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77" w:name="_Ref289707490"/>
      <w:r w:rsidRPr="00021D03">
        <w:rPr>
          <w:lang w:eastAsia="de-DE"/>
        </w:rPr>
        <w:t>[</w:t>
      </w:r>
      <w:proofErr w:type="gramStart"/>
      <w:r w:rsidRPr="00021D03">
        <w:rPr>
          <w:lang w:eastAsia="de-DE"/>
        </w:rPr>
        <w:t>A</w:t>
      </w:r>
      <w:r w:rsidRPr="00021D03">
        <w:rPr>
          <w:i/>
          <w:lang w:eastAsia="de-DE"/>
        </w:rPr>
        <w:t>ttributes</w:t>
      </w:r>
      <w:proofErr w:type="gramEnd"/>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w:t>
      </w:r>
      <w:proofErr w:type="gramStart"/>
      <w:r w:rsidRPr="00021D03">
        <w:rPr>
          <w:i/>
          <w:lang w:eastAsia="de-DE"/>
        </w:rPr>
        <w:t>As a consequence</w:t>
      </w:r>
      <w:proofErr w:type="gramEnd"/>
      <w:r w:rsidRPr="00021D03">
        <w:rPr>
          <w:i/>
          <w:lang w:eastAsia="de-DE"/>
        </w:rPr>
        <w:t xml:space="preserv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78" w:name="_Ref348900361"/>
      <w:bookmarkStart w:id="79" w:name="_Ref348900508"/>
      <w:r>
        <w:br w:type="page"/>
      </w:r>
    </w:p>
    <w:p w14:paraId="2E2C5442" w14:textId="703E62AA" w:rsidR="00BD0956" w:rsidRPr="0098259C" w:rsidRDefault="00A51269" w:rsidP="00BD0956">
      <w:pPr>
        <w:pStyle w:val="berschrift3"/>
      </w:pPr>
      <w:bookmarkStart w:id="80" w:name="_Ref20232829"/>
      <w:bookmarkStart w:id="81" w:name="_Ref20232858"/>
      <w:bookmarkStart w:id="82"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77"/>
      <w:bookmarkEnd w:id="78"/>
      <w:bookmarkEnd w:id="79"/>
      <w:bookmarkEnd w:id="80"/>
      <w:bookmarkEnd w:id="81"/>
      <w:bookmarkEnd w:id="82"/>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w:t>
      </w:r>
      <w:proofErr w:type="gramStart"/>
      <w:r w:rsidRPr="0098259C">
        <w:rPr>
          <w:rStyle w:val="FormatvorlageArial"/>
          <w:i/>
        </w:rPr>
        <w:t>has to</w:t>
      </w:r>
      <w:proofErr w:type="gramEnd"/>
      <w:r w:rsidRPr="0098259C">
        <w:rPr>
          <w:rStyle w:val="FormatvorlageArial"/>
          <w:i/>
        </w:rPr>
        <w:t xml:space="preserve">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83" w:name="_Ref369611262"/>
      <w:bookmarkStart w:id="84"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83"/>
      <w:bookmarkEnd w:id="84"/>
    </w:p>
    <w:p w14:paraId="25CCA8F0" w14:textId="37FE5FDE" w:rsidR="00324B2A" w:rsidRPr="0098259C" w:rsidRDefault="00324B2A" w:rsidP="00324B2A">
      <w:pPr>
        <w:pStyle w:val="Textkrper"/>
      </w:pPr>
      <w:r w:rsidRPr="0098259C">
        <w:t>Element “</w:t>
      </w:r>
      <w:bookmarkStart w:id="85" w:name="_Toc240646377"/>
      <w:bookmarkStart w:id="86" w:name="_Toc247884550"/>
      <w:proofErr w:type="spellStart"/>
      <w:r w:rsidRPr="0098259C">
        <w:rPr>
          <w:rStyle w:val="CODE"/>
          <w:b/>
        </w:rPr>
        <w:t>DefaultExperiment</w:t>
      </w:r>
      <w:bookmarkEnd w:id="85"/>
      <w:bookmarkEnd w:id="86"/>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87" w:name="_Toc55136498"/>
      <w:r w:rsidRPr="0098259C">
        <w:t>Definition of Vendor A</w:t>
      </w:r>
      <w:r w:rsidR="002C5A1B">
        <w:t>nnotations (</w:t>
      </w:r>
      <w:proofErr w:type="spellStart"/>
      <w:r w:rsidR="00296BAA" w:rsidRPr="0098259C">
        <w:t>VendorAnnotations</w:t>
      </w:r>
      <w:proofErr w:type="spellEnd"/>
      <w:r w:rsidR="00296BAA" w:rsidRPr="0098259C">
        <w:t>)</w:t>
      </w:r>
      <w:bookmarkEnd w:id="87"/>
    </w:p>
    <w:p w14:paraId="1DFB5228" w14:textId="34B0A95B" w:rsidR="00324B2A" w:rsidRPr="0098259C" w:rsidRDefault="00324B2A" w:rsidP="00324B2A">
      <w:pPr>
        <w:pStyle w:val="Textkrper"/>
      </w:pPr>
      <w:r w:rsidRPr="0098259C">
        <w:t>Element “</w:t>
      </w:r>
      <w:bookmarkStart w:id="88" w:name="_Toc240646378"/>
      <w:bookmarkStart w:id="89" w:name="_Toc247884551"/>
      <w:proofErr w:type="spellStart"/>
      <w:r w:rsidRPr="0098259C">
        <w:rPr>
          <w:rStyle w:val="CODE"/>
          <w:b/>
        </w:rPr>
        <w:t>VendorAnnotations</w:t>
      </w:r>
      <w:bookmarkEnd w:id="88"/>
      <w:bookmarkEnd w:id="89"/>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90" w:name="_Ref240457838"/>
      <w:bookmarkStart w:id="91" w:name="_Ref240457869"/>
      <w:bookmarkStart w:id="92" w:name="_Toc240646379"/>
      <w:bookmarkStart w:id="93" w:name="_Ref248547015"/>
      <w:bookmarkStart w:id="94" w:name="_Ref249423326"/>
      <w:bookmarkStart w:id="95"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90"/>
      <w:bookmarkEnd w:id="91"/>
      <w:bookmarkEnd w:id="92"/>
      <w:bookmarkEnd w:id="93"/>
      <w:proofErr w:type="spellEnd"/>
      <w:r w:rsidRPr="0098259C">
        <w:t>)</w:t>
      </w:r>
      <w:bookmarkEnd w:id="94"/>
      <w:bookmarkEnd w:id="95"/>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w:t>
      </w:r>
      <w:proofErr w:type="gramStart"/>
      <w:r w:rsidRPr="0098259C">
        <w:t>have to</w:t>
      </w:r>
      <w:proofErr w:type="gramEnd"/>
      <w:r w:rsidRPr="0098259C">
        <w:t xml:space="preserve">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96" w:name="OLE_LINK6"/>
            <w:bookmarkStart w:id="97"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96"/>
            <w:bookmarkEnd w:id="97"/>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proofErr w:type="gramStart"/>
            <w:r w:rsidR="00AF7945" w:rsidRPr="0098259C">
              <w:rPr>
                <w:rStyle w:val="CODE"/>
              </w:rPr>
              <w:t>fmiModelDescription.ModelStructure.Derivatives</w:t>
            </w:r>
            <w:proofErr w:type="spellEnd"/>
            <w:proofErr w:type="gram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proofErr w:type="gramStart"/>
            <w:r w:rsidR="0015495D">
              <w:rPr>
                <w:rStyle w:val="FormatvorlageArial"/>
                <w:i/>
              </w:rPr>
              <w:t>xd</w:t>
            </w:r>
            <w:proofErr w:type="spellEnd"/>
            <w:r w:rsidR="0015495D">
              <w:rPr>
                <w:rStyle w:val="FormatvorlageArial"/>
                <w:i/>
              </w:rPr>
              <w:t xml:space="preserve"> :</w:t>
            </w:r>
            <w:proofErr w:type="gramEnd"/>
            <w:r w:rsidR="0015495D">
              <w:rPr>
                <w:rStyle w:val="FormatvorlageArial"/>
                <w:i/>
              </w:rPr>
              <w:t>=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 xml:space="preserve">A fixed or tunable “input” has </w:t>
            </w:r>
            <w:proofErr w:type="gramStart"/>
            <w:r>
              <w:rPr>
                <w:rFonts w:cs="Arial"/>
                <w:i/>
              </w:rPr>
              <w:t>exactly the same</w:t>
            </w:r>
            <w:proofErr w:type="gramEnd"/>
            <w:r>
              <w:rPr>
                <w:rFonts w:cs="Arial"/>
                <w:i/>
              </w:rPr>
              <w:t xml:space="preserv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w:t>
            </w:r>
            <w:proofErr w:type="gramStart"/>
            <w:r>
              <w:rPr>
                <w:rFonts w:cs="Arial"/>
                <w:i/>
              </w:rPr>
              <w:t>exactly the same</w:t>
            </w:r>
            <w:proofErr w:type="gramEnd"/>
            <w:r>
              <w:rPr>
                <w:rFonts w:cs="Arial"/>
                <w:i/>
              </w:rPr>
              <w:t xml:space="preserv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 xml:space="preserve">With this interpretation, changing parameters online is “clean”, </w:t>
      </w:r>
      <w:proofErr w:type="gramStart"/>
      <w:r w:rsidR="006E2327" w:rsidRPr="0098259C">
        <w:rPr>
          <w:i/>
        </w:rPr>
        <w:t>as long as</w:t>
      </w:r>
      <w:proofErr w:type="gramEnd"/>
      <w:r w:rsidR="006E2327" w:rsidRPr="0098259C">
        <w:rPr>
          <w:i/>
        </w:rPr>
        <w:t xml:space="preserve">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w:t>
      </w:r>
      <w:proofErr w:type="gramStart"/>
      <w:r w:rsidR="006C5046">
        <w:t>exactly the same</w:t>
      </w:r>
      <w:proofErr w:type="gramEnd"/>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proofErr w:type="gramStart"/>
      <w:r w:rsidR="00BC5F45" w:rsidRPr="002F3E46">
        <w:rPr>
          <w:rStyle w:val="CODE"/>
        </w:rPr>
        <w:t>b :</w:t>
      </w:r>
      <w:proofErr w:type="gramEnd"/>
      <w:r w:rsidR="00BC5F45" w:rsidRPr="002F3E46">
        <w:rPr>
          <w:rStyle w:val="CODE"/>
        </w:rPr>
        <w:t>=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w:t>
      </w:r>
      <w:proofErr w:type="gramStart"/>
      <w:r w:rsidRPr="0098259C">
        <w:rPr>
          <w:i/>
        </w:rPr>
        <w:t>in reality neither</w:t>
      </w:r>
      <w:proofErr w:type="gramEnd"/>
      <w:r w:rsidRPr="0098259C">
        <w:rPr>
          <w:i/>
        </w:rPr>
        <w:t xml:space="preserve">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 xml:space="preserve">[In case of different variability among the set of alias variables, and if that set of aliases does not contain an input or parameter, the variability should be the highest of the variables in the set, </w:t>
      </w:r>
      <w:proofErr w:type="gramStart"/>
      <w:r w:rsidRPr="00FA3E81">
        <w:rPr>
          <w:i/>
          <w:iCs/>
        </w:rPr>
        <w:t>e.g.</w:t>
      </w:r>
      <w:proofErr w:type="gramEnd"/>
      <w:r w:rsidRPr="00FA3E81">
        <w:rPr>
          <w:i/>
          <w:iCs/>
        </w:rPr>
        <w:t xml:space="preserve"> continuous &gt; discrete &gt; tunable &gt;</w:t>
      </w:r>
      <w:r w:rsidR="003076BD">
        <w:rPr>
          <w:i/>
          <w:iCs/>
        </w:rPr>
        <w:t xml:space="preserve"> </w:t>
      </w:r>
      <w:r w:rsidRPr="00FA3E81">
        <w:rPr>
          <w:i/>
          <w:iCs/>
        </w:rPr>
        <w:t xml:space="preserve">fixed. If the set includes a parameter or </w:t>
      </w:r>
      <w:proofErr w:type="gramStart"/>
      <w:r w:rsidRPr="00FA3E81">
        <w:rPr>
          <w:i/>
          <w:iCs/>
        </w:rPr>
        <w:t>input</w:t>
      </w:r>
      <w:proofErr w:type="gramEnd"/>
      <w:r w:rsidRPr="00FA3E81">
        <w:rPr>
          <w:i/>
          <w:iCs/>
        </w:rPr>
        <w:t xml:space="preserve">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w:t>
            </w:r>
            <w:proofErr w:type="gramStart"/>
            <w:r w:rsidRPr="0098259C">
              <w:rPr>
                <w:i/>
              </w:rPr>
              <w:t>actually used</w:t>
            </w:r>
            <w:proofErr w:type="gramEnd"/>
            <w:r w:rsidRPr="0098259C">
              <w:rPr>
                <w:i/>
              </w:rPr>
              <w:t>.</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98"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98"/>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99" w:name="_Ref369247608"/>
      <w:bookmarkStart w:id="100"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99"/>
      <w:bookmarkEnd w:id="100"/>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w:t>
            </w:r>
            <w:proofErr w:type="gramStart"/>
            <w:r w:rsidR="002778F3" w:rsidRPr="0098259C">
              <w:rPr>
                <w:rStyle w:val="CODE"/>
                <w:b/>
              </w:rPr>
              <w:t>=”output</w:t>
            </w:r>
            <w:proofErr w:type="gramEnd"/>
            <w:r w:rsidR="002778F3" w:rsidRPr="0098259C">
              <w:rPr>
                <w:rStyle w:val="CODE"/>
                <w:b/>
              </w:rPr>
              <w: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w:t>
            </w:r>
            <w:proofErr w:type="gramStart"/>
            <w:r w:rsidR="00C6645C" w:rsidRPr="0098259C">
              <w:rPr>
                <w:rStyle w:val="FormatvorlageArial"/>
                <w:i/>
              </w:rPr>
              <w:t>x[</w:t>
            </w:r>
            <w:proofErr w:type="gramEnd"/>
            <w:r w:rsidR="00C6645C" w:rsidRPr="0098259C">
              <w:rPr>
                <w:rStyle w:val="FormatvorlageArial"/>
                <w:i/>
              </w:rPr>
              <w:t>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01"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01"/>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5D5FE1"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5D5FE1"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5D5FE1"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5D5FE1"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 xml:space="preserve">an output or a state </w:t>
            </w:r>
            <w:proofErr w:type="gramStart"/>
            <w:r w:rsidR="003B0DD0">
              <w:rPr>
                <w:i/>
              </w:rPr>
              <w:t>derivative</w:t>
            </w:r>
            <w:r w:rsidR="003B0DD0" w:rsidRPr="00334E98">
              <w:rPr>
                <w:i/>
              </w:rPr>
              <w:t>].</w:t>
            </w:r>
            <w:proofErr w:type="gramEnd"/>
          </w:p>
          <w:p w14:paraId="0AABA991" w14:textId="191E24A4" w:rsidR="003B0DD0" w:rsidRDefault="005D5FE1"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w:t>
            </w:r>
            <w:proofErr w:type="gramStart"/>
            <w:r w:rsidR="003B0DD0">
              <w:rPr>
                <w:i/>
              </w:rPr>
              <w:t>Mode</w:t>
            </w:r>
            <w:r w:rsidR="003B0DD0">
              <w:t>].</w:t>
            </w:r>
            <w:proofErr w:type="gramEnd"/>
          </w:p>
          <w:p w14:paraId="7694D865" w14:textId="0B3BB114" w:rsidR="00BF7416" w:rsidRDefault="005D5FE1"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w:t>
            </w:r>
            <w:proofErr w:type="gramStart"/>
            <w:r w:rsidR="003B0DD0">
              <w:rPr>
                <w:i/>
              </w:rPr>
              <w:t>Mode</w:t>
            </w:r>
            <w:r w:rsidR="003B0DD0">
              <w:t>].</w:t>
            </w:r>
            <w:proofErr w:type="gramEnd"/>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02" w:name="Dependencies_Knowns"/>
            <w:bookmarkEnd w:id="102"/>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w:t>
            </w:r>
            <w:proofErr w:type="gramStart"/>
            <w:r>
              <w:rPr>
                <w:rStyle w:val="FormatvorlageArial"/>
              </w:rPr>
              <w:t>particular structure</w:t>
            </w:r>
            <w:proofErr w:type="gramEnd"/>
            <w:r>
              <w:rPr>
                <w:rStyle w:val="FormatvorlageArial"/>
              </w:rPr>
              <w:t xml:space="preserv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03" w:name="OLE_LINK4"/>
            <w:bookmarkStart w:id="104" w:name="OLE_LINK9"/>
            <w:r w:rsidR="006C1028">
              <w:t xml:space="preserve">or at </w:t>
            </w:r>
            <w:proofErr w:type="gramStart"/>
            <w:r w:rsidR="006C1028">
              <w:t>a  Communication</w:t>
            </w:r>
            <w:proofErr w:type="gramEnd"/>
            <w:r w:rsidR="006C1028">
              <w:t xml:space="preserve"> Point (</w:t>
            </w:r>
            <w:proofErr w:type="spellStart"/>
            <w:r w:rsidR="006C1028">
              <w:t>CoSimulation</w:t>
            </w:r>
            <w:proofErr w:type="spellEnd"/>
            <w:r w:rsidR="006C1028">
              <w:t>)</w:t>
            </w:r>
            <w:bookmarkEnd w:id="103"/>
            <w:bookmarkEnd w:id="104"/>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 xml:space="preserve">o an external or internal event or at </w:t>
            </w:r>
            <w:proofErr w:type="gramStart"/>
            <w:r w:rsidR="006C1028">
              <w:t>a  Communication</w:t>
            </w:r>
            <w:proofErr w:type="gramEnd"/>
            <w:r w:rsidR="006C1028">
              <w:t xml:space="preserve">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5D5FE1"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w:t>
      </w:r>
      <w:proofErr w:type="gramStart"/>
      <w:r>
        <w:rPr>
          <w:rStyle w:val="FormatvorlageArial"/>
          <w:i/>
          <w:szCs w:val="21"/>
        </w:rPr>
        <w:t>=”continuous</w:t>
      </w:r>
      <w:proofErr w:type="gramEnd"/>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5D5FE1"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5D5FE1"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proofErr w:type="gramStart"/>
      <w:r w:rsidR="00B91CC7">
        <w:rPr>
          <w:noProof w:val="0"/>
        </w:rPr>
        <w:t xml:space="preserve">&gt;  </w:t>
      </w:r>
      <w:r w:rsidR="00133CD9">
        <w:rPr>
          <w:noProof w:val="0"/>
        </w:rPr>
        <w:t>&lt;</w:t>
      </w:r>
      <w:proofErr w:type="gramEnd"/>
      <w:r w:rsidR="00133CD9">
        <w:rPr>
          <w:noProof w:val="0"/>
        </w:rPr>
        <w: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proofErr w:type="gramStart"/>
      <w:r w:rsidRPr="0098259C">
        <w:rPr>
          <w:noProof w:val="0"/>
        </w:rPr>
        <w:t>"</w:t>
      </w:r>
      <w:r w:rsidR="0020517F">
        <w:rPr>
          <w:noProof w:val="0"/>
        </w:rPr>
        <w:t xml:space="preserve"> </w:t>
      </w:r>
      <w:r w:rsidRPr="0098259C">
        <w:rPr>
          <w:noProof w:val="0"/>
        </w:rPr>
        <w:t xml:space="preserve"> </w:t>
      </w:r>
      <w:r w:rsidR="0020517F">
        <w:rPr>
          <w:noProof w:val="0"/>
        </w:rPr>
        <w:t>dependencies</w:t>
      </w:r>
      <w:proofErr w:type="gramEnd"/>
      <w:r w:rsidR="0020517F">
        <w:rPr>
          <w:noProof w:val="0"/>
        </w:rPr>
        <w:t>="6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proofErr w:type="gramStart"/>
      <w:r w:rsidRPr="0098259C">
        <w:rPr>
          <w:noProof w:val="0"/>
        </w:rPr>
        <w:t xml:space="preserve">" </w:t>
      </w:r>
      <w:r w:rsidR="0020517F">
        <w:rPr>
          <w:noProof w:val="0"/>
        </w:rPr>
        <w:t xml:space="preserve"> dependencies</w:t>
      </w:r>
      <w:proofErr w:type="gramEnd"/>
      <w:r w:rsidR="0020517F">
        <w:rPr>
          <w:noProof w:val="0"/>
        </w:rPr>
        <w:t>="</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w:t>
      </w:r>
      <w:proofErr w:type="gramStart"/>
      <w:r>
        <w:t>  ,</w:t>
      </w:r>
      <w:proofErr w:type="gramEnd"/>
      <w:r>
        <w:t xml:space="preserve">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w:t>
      </w:r>
      <w:proofErr w:type="gramStart"/>
      <w:r>
        <w:t>"  </w:t>
      </w:r>
      <w:proofErr w:type="spellStart"/>
      <w:r>
        <w:t>dependenciesKind</w:t>
      </w:r>
      <w:proofErr w:type="spellEnd"/>
      <w:proofErr w:type="gram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w:t>
      </w:r>
      <w:proofErr w:type="gramStart"/>
      <w:r w:rsidRPr="009B3F72">
        <w:rPr>
          <w:rStyle w:val="FormatvorlageArial"/>
          <w:i/>
          <w:szCs w:val="21"/>
        </w:rPr>
        <w:t>lists</w:t>
      </w:r>
      <w:proofErr w:type="gramEnd"/>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05" w:name="_Ref289269149"/>
      <w:bookmarkStart w:id="106" w:name="_Toc55136501"/>
      <w:r w:rsidRPr="0098259C">
        <w:lastRenderedPageBreak/>
        <w:t>Variable Naming C</w:t>
      </w:r>
      <w:r w:rsidR="002C5A1B">
        <w:t>onventions (</w:t>
      </w:r>
      <w:proofErr w:type="spellStart"/>
      <w:r w:rsidRPr="0098259C">
        <w:t>variableNamingConvention</w:t>
      </w:r>
      <w:proofErr w:type="spellEnd"/>
      <w:r w:rsidRPr="0098259C">
        <w:t>)</w:t>
      </w:r>
      <w:bookmarkEnd w:id="105"/>
      <w:bookmarkEnd w:id="106"/>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r>
      <w:proofErr w:type="gramStart"/>
      <w:r w:rsidRPr="0098259C">
        <w:rPr>
          <w:lang w:eastAsia="sv-SE"/>
        </w:rPr>
        <w:t>[ ]</w:t>
      </w:r>
      <w:proofErr w:type="gramEnd"/>
      <w:r w:rsidRPr="0098259C">
        <w:rPr>
          <w:lang w:eastAsia="sv-SE"/>
        </w:rPr>
        <w:t xml:space="preserve">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 xml:space="preserve">Unicode-char </w:t>
      </w:r>
      <w:proofErr w:type="gramStart"/>
      <w:r w:rsidR="00122B97">
        <w:rPr>
          <w:noProof w:val="0"/>
        </w:rPr>
        <w:t>{ Unicode</w:t>
      </w:r>
      <w:proofErr w:type="gramEnd"/>
      <w:r w:rsidR="00122B97">
        <w:rPr>
          <w:noProof w:val="0"/>
        </w:rPr>
        <w:t>-char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proofErr w:type="gramStart"/>
      <w:r w:rsidRPr="0098259C">
        <w:rPr>
          <w:rStyle w:val="CODE"/>
        </w:rPr>
        <w:t>name,N</w:t>
      </w:r>
      <w:proofErr w:type="spellEnd"/>
      <w:proofErr w:type="gram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proofErr w:type="gramStart"/>
      <w:r w:rsidRPr="0098259C">
        <w:rPr>
          <w:noProof w:val="0"/>
        </w:rPr>
        <w:t>vehicle.engine</w:t>
      </w:r>
      <w:proofErr w:type="gramEnd"/>
      <w:r w:rsidRPr="0098259C">
        <w:rPr>
          <w:noProof w:val="0"/>
        </w:rPr>
        <w:t>.speed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w:t>
      </w:r>
      <w:proofErr w:type="gramStart"/>
      <w:r w:rsidRPr="0098259C">
        <w:rPr>
          <w:noProof w:val="0"/>
        </w:rPr>
        <w:t>min</w:t>
      </w:r>
      <w:r w:rsidRPr="004C1FDF">
        <w:rPr>
          <w:noProof w:val="0"/>
        </w:rPr>
        <w:t>robot.axis</w:t>
      </w:r>
      <w:proofErr w:type="gramEnd"/>
      <w:r w:rsidRPr="004C1FDF">
        <w:rPr>
          <w:noProof w:val="0"/>
        </w:rPr>
        <w:t>.</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w:t>
      </w:r>
      <w:proofErr w:type="gramStart"/>
      <w:r w:rsidRPr="0098259C">
        <w:rPr>
          <w:noProof w:val="0"/>
        </w:rPr>
        <w:t>].T</w:t>
      </w:r>
      <w:proofErr w:type="gramEnd"/>
      <w:r w:rsidRPr="0098259C">
        <w:rPr>
          <w:noProof w:val="0"/>
        </w:rPr>
        <w: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w:t>
      </w:r>
      <w:proofErr w:type="gramStart"/>
      <w:r w:rsidRPr="0098259C">
        <w:rPr>
          <w:noProof w:val="0"/>
        </w:rPr>
        <w:t>der(</w:t>
      </w:r>
      <w:proofErr w:type="gramEnd"/>
      <w:r w:rsidRPr="0098259C">
        <w:rPr>
          <w:noProof w:val="0"/>
        </w:rPr>
        <w:t>"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proofErr w:type="gramStart"/>
      <w:r w:rsidRPr="0098259C">
        <w:rPr>
          <w:noProof w:val="0"/>
        </w:rPr>
        <w:t>arrayIndices</w:t>
      </w:r>
      <w:proofErr w:type="spellEnd"/>
      <w:r w:rsidRPr="0098259C">
        <w:rPr>
          <w:noProof w:val="0"/>
        </w:rPr>
        <w:t xml:space="preserve">  ]</w:t>
      </w:r>
      <w:proofErr w:type="gramEnd"/>
      <w:r w:rsidRPr="0098259C">
        <w:rPr>
          <w:noProof w:val="0"/>
        </w:rPr>
        <w:t xml:space="preserve">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w:t>
      </w:r>
      <w:proofErr w:type="gramStart"/>
      <w:r w:rsidRPr="0098259C">
        <w:rPr>
          <w:noProof w:val="0"/>
        </w:rPr>
        <w:t>{ digit</w:t>
      </w:r>
      <w:proofErr w:type="gramEnd"/>
      <w:r w:rsidRPr="0098259C">
        <w:rPr>
          <w:noProof w:val="0"/>
        </w:rPr>
        <w:t xml:space="preserve">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xml:space="preserve">" </w:t>
      </w:r>
      <w:proofErr w:type="gramStart"/>
      <w:r w:rsidRPr="0098259C">
        <w:rPr>
          <w:noProof w:val="0"/>
        </w:rPr>
        <w:t>( Q</w:t>
      </w:r>
      <w:proofErr w:type="gramEnd"/>
      <w:r w:rsidRPr="0098259C">
        <w:rPr>
          <w:noProof w:val="0"/>
        </w:rPr>
        <w:t>-char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w:t>
      </w:r>
      <w:proofErr w:type="gramStart"/>
      <w:r w:rsidRPr="0098259C">
        <w:rPr>
          <w:noProof w:val="0"/>
        </w:rPr>
        <w:t>{ digit</w:t>
      </w:r>
      <w:proofErr w:type="gramEnd"/>
      <w:r w:rsidRPr="0098259C">
        <w:rPr>
          <w:noProof w:val="0"/>
        </w:rPr>
        <w:t xml:space="preserve">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proofErr w:type="gramStart"/>
      <w:r w:rsidRPr="0098259C">
        <w:rPr>
          <w:noProof w:val="0"/>
        </w:rPr>
        <w:t>vehicle.transmission</w:t>
      </w:r>
      <w:proofErr w:type="gramEnd"/>
      <w:r w:rsidRPr="0098259C">
        <w:rPr>
          <w:noProof w:val="0"/>
        </w:rPr>
        <w:t>.ratio</w:t>
      </w:r>
      <w:proofErr w:type="spellEnd"/>
    </w:p>
    <w:p w14:paraId="6CEB245B" w14:textId="77777777" w:rsidR="0088635A" w:rsidRPr="0098259C" w:rsidRDefault="0088635A" w:rsidP="0088635A">
      <w:pPr>
        <w:pStyle w:val="CODE1"/>
        <w:ind w:left="720"/>
        <w:rPr>
          <w:noProof w:val="0"/>
        </w:rPr>
      </w:pPr>
      <w:proofErr w:type="spellStart"/>
      <w:proofErr w:type="gramStart"/>
      <w:r w:rsidRPr="0098259C">
        <w:rPr>
          <w:noProof w:val="0"/>
        </w:rPr>
        <w:t>vehicle.transmission</w:t>
      </w:r>
      <w:proofErr w:type="gramEnd"/>
      <w:r w:rsidRPr="0098259C">
        <w:rPr>
          <w:noProof w:val="0"/>
        </w:rPr>
        <w:t>.outputSpeed</w:t>
      </w:r>
      <w:proofErr w:type="spellEnd"/>
    </w:p>
    <w:p w14:paraId="13DEB2C5"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.inputSpeed</w:t>
      </w:r>
      <w:proofErr w:type="spellEnd"/>
    </w:p>
    <w:p w14:paraId="617CDED8"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proofErr w:type="gramStart"/>
      <w:r w:rsidRPr="002F3E46">
        <w:rPr>
          <w:i/>
          <w:noProof w:val="0"/>
        </w:rPr>
        <w:t>robot.arm1.centerOfMass</w:t>
      </w:r>
      <w:proofErr w:type="gramEnd"/>
      <w:r w:rsidRPr="002F3E46">
        <w:rPr>
          <w:i/>
          <w:noProof w:val="0"/>
        </w:rPr>
        <w:t>[1]</w:t>
      </w:r>
    </w:p>
    <w:p w14:paraId="3C5DB776" w14:textId="77777777" w:rsidR="0088635A" w:rsidRPr="002F3E46" w:rsidRDefault="0088635A" w:rsidP="0088635A">
      <w:pPr>
        <w:pStyle w:val="CODE1"/>
        <w:ind w:left="720"/>
        <w:rPr>
          <w:i/>
          <w:noProof w:val="0"/>
        </w:rPr>
      </w:pPr>
      <w:proofErr w:type="gramStart"/>
      <w:r w:rsidRPr="002F3E46">
        <w:rPr>
          <w:i/>
          <w:noProof w:val="0"/>
        </w:rPr>
        <w:t>robot.arm1.centerOfMass</w:t>
      </w:r>
      <w:proofErr w:type="gramEnd"/>
      <w:r w:rsidRPr="002F3E46">
        <w:rPr>
          <w:i/>
          <w:noProof w:val="0"/>
        </w:rPr>
        <w:t>[2]</w:t>
      </w:r>
    </w:p>
    <w:p w14:paraId="7253FB03" w14:textId="1C71BD68" w:rsidR="0088635A" w:rsidRDefault="0088635A" w:rsidP="0088635A">
      <w:pPr>
        <w:pStyle w:val="CODE1"/>
        <w:ind w:left="720"/>
        <w:rPr>
          <w:i/>
          <w:noProof w:val="0"/>
        </w:rPr>
      </w:pPr>
      <w:proofErr w:type="gramStart"/>
      <w:r w:rsidRPr="002F3E46">
        <w:rPr>
          <w:i/>
          <w:noProof w:val="0"/>
        </w:rPr>
        <w:t>robot.arm</w:t>
      </w:r>
      <w:r w:rsidR="00DC4155" w:rsidRPr="002F3E46">
        <w:rPr>
          <w:i/>
          <w:noProof w:val="0"/>
        </w:rPr>
        <w:t>1</w:t>
      </w:r>
      <w:r w:rsidRPr="002F3E46">
        <w:rPr>
          <w:i/>
          <w:noProof w:val="0"/>
        </w:rPr>
        <w:t>.centerOfMass</w:t>
      </w:r>
      <w:proofErr w:type="gramEnd"/>
      <w:r w:rsidRPr="002F3E46">
        <w:rPr>
          <w:i/>
          <w:noProof w:val="0"/>
        </w:rPr>
        <w:t>[3]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proofErr w:type="gramStart"/>
      <w:r w:rsidRPr="00466CB8">
        <w:rPr>
          <w:rStyle w:val="blob-code-inner"/>
          <w:rFonts w:ascii="Courier New" w:hAnsi="Courier New" w:cs="Courier New"/>
          <w:i/>
          <w:sz w:val="18"/>
          <w:szCs w:val="18"/>
        </w:rPr>
        <w:t>transmission.rpms</w:t>
      </w:r>
      <w:proofErr w:type="spellEnd"/>
      <w:proofErr w:type="gram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w:t>
      </w:r>
      <w:proofErr w:type="gramStart"/>
      <w:r w:rsidRPr="002F3E46">
        <w:rPr>
          <w:i/>
        </w:rPr>
        <w:t>T[</w:t>
      </w:r>
      <w:proofErr w:type="gramEnd"/>
      <w:r w:rsidRPr="002F3E46">
        <w:rPr>
          <w:i/>
        </w:rPr>
        <w:t xml:space="preserve">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proofErr w:type="gramStart"/>
      <w:r w:rsidRPr="002F3E46">
        <w:rPr>
          <w:i/>
          <w:noProof w:val="0"/>
        </w:rPr>
        <w:t>T[</w:t>
      </w:r>
      <w:proofErr w:type="gramEnd"/>
      <w:r w:rsidRPr="002F3E46">
        <w:rPr>
          <w:i/>
          <w:noProof w:val="0"/>
        </w:rPr>
        <w:t>1,1,1]</w:t>
      </w:r>
    </w:p>
    <w:p w14:paraId="09EFC810" w14:textId="2AC476A6"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1,1,2]</w:t>
      </w:r>
    </w:p>
    <w:p w14:paraId="0C8809B3" w14:textId="436DB864"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1,2,1]</w:t>
      </w:r>
    </w:p>
    <w:p w14:paraId="35CD2719" w14:textId="1D2717FC"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1,2,2]</w:t>
      </w:r>
    </w:p>
    <w:p w14:paraId="1A61C2CD" w14:textId="1C8D5E21"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1,3,1]</w:t>
      </w:r>
    </w:p>
    <w:p w14:paraId="0D3068D0" w14:textId="7D27C658"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1,3,2]</w:t>
      </w:r>
    </w:p>
    <w:p w14:paraId="300C97D6" w14:textId="60BFE32D"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2,1,1]</w:t>
      </w:r>
    </w:p>
    <w:p w14:paraId="2E0DC15D" w14:textId="5A7DB987"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2,1,2]</w:t>
      </w:r>
    </w:p>
    <w:p w14:paraId="3C7B1FBF" w14:textId="45E34459"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07" w:name="_Ref289411546"/>
      <w:bookmarkStart w:id="108" w:name="_Toc55136502"/>
      <w:r w:rsidRPr="0098259C">
        <w:lastRenderedPageBreak/>
        <w:t xml:space="preserve">FMU </w:t>
      </w:r>
      <w:r w:rsidR="003D0107" w:rsidRPr="0098259C">
        <w:t>Distribution</w:t>
      </w:r>
      <w:bookmarkEnd w:id="107"/>
      <w:bookmarkEnd w:id="108"/>
    </w:p>
    <w:p w14:paraId="29B19BA2" w14:textId="353A8F8C" w:rsidR="001B1499" w:rsidRDefault="00374F39" w:rsidP="001B1499">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w:t>
      </w:r>
      <w:proofErr w:type="gramStart"/>
      <w:r w:rsidR="00D24124">
        <w:t>particular behavior</w:t>
      </w:r>
      <w:proofErr w:type="gramEnd"/>
      <w:r w:rsidR="00D24124">
        <w:t xml:space="preserve">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proofErr w:type="gramStart"/>
      <w:r w:rsidR="00327031" w:rsidRPr="0098259C">
        <w:t>“</w:t>
      </w:r>
      <w:r w:rsidR="00327031" w:rsidRPr="0098259C">
        <w:rPr>
          <w:b/>
        </w:rPr>
        <w:t>.</w:t>
      </w:r>
      <w:proofErr w:type="spellStart"/>
      <w:r w:rsidR="00327031" w:rsidRPr="0098259C">
        <w:rPr>
          <w:b/>
        </w:rPr>
        <w:t>fmu</w:t>
      </w:r>
      <w:proofErr w:type="spellEnd"/>
      <w:proofErr w:type="gram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ins w:id="109" w:author="Bertsch Christian (CR/ADB2.2)" w:date="2021-11-17T07:34:00Z">
        <w:r w:rsidR="009D1709">
          <w:t xml:space="preserve"> </w:t>
        </w:r>
      </w:ins>
      <w:r w:rsidR="001B1499">
        <w:t xml:space="preserve">The field “version needed to extract” of the archive must not be higher than 2.0, and encryption must not be employed. The archive may not be a split or spanned ZIP archive.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proofErr w:type="gramStart"/>
      <w:r w:rsidRPr="006D7353">
        <w:rPr>
          <w:noProof w:val="0"/>
        </w:rPr>
        <w:t>externalDependencies</w:t>
      </w:r>
      <w:proofErr w:type="spellEnd"/>
      <w:r w:rsidRPr="006D7353">
        <w:rPr>
          <w:noProof w:val="0"/>
        </w:rPr>
        <w:t>.{</w:t>
      </w:r>
      <w:proofErr w:type="spellStart"/>
      <w:proofErr w:type="gramEnd"/>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proofErr w:type="gramStart"/>
      <w:r w:rsidR="00140C25">
        <w:rPr>
          <w:noProof w:val="0"/>
          <w:szCs w:val="18"/>
        </w:rPr>
        <w:t>fmi2</w:t>
      </w:r>
      <w:r w:rsidR="00950F8C">
        <w:rPr>
          <w:noProof w:val="0"/>
          <w:szCs w:val="18"/>
        </w:rPr>
        <w:t xml:space="preserve">TypesPlatform.h </w:t>
      </w:r>
      <w:r w:rsidR="005E6B68" w:rsidRPr="0098259C">
        <w:rPr>
          <w:noProof w:val="0"/>
          <w:szCs w:val="18"/>
        </w:rPr>
        <w:t>,</w:t>
      </w:r>
      <w:proofErr w:type="gramEnd"/>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proofErr w:type="gramStart"/>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w:t>
      </w:r>
      <w:proofErr w:type="gramEnd"/>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32</w:t>
      </w:r>
      <w:r w:rsidRPr="0098259C">
        <w:rPr>
          <w:noProof w:val="0"/>
        </w:rPr>
        <w:t xml:space="preserve">  /</w:t>
      </w:r>
      <w:proofErr w:type="gramEnd"/>
      <w:r w:rsidRPr="0098259C">
        <w:rPr>
          <w:noProof w:val="0"/>
        </w:rPr>
        <w:t>/ Optional binaries for 32-bit Linux</w:t>
      </w:r>
    </w:p>
    <w:p w14:paraId="47C863EF" w14:textId="77777777" w:rsidR="007848A0" w:rsidRPr="0098259C" w:rsidRDefault="007848A0" w:rsidP="004330D4">
      <w:pPr>
        <w:pStyle w:val="CODE1"/>
        <w:rPr>
          <w:noProof w:val="0"/>
        </w:rPr>
      </w:pPr>
      <w:r w:rsidRPr="0098259C">
        <w:rPr>
          <w:noProof w:val="0"/>
        </w:rPr>
        <w:t xml:space="preserve">      </w:t>
      </w:r>
      <w:proofErr w:type="gramStart"/>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proofErr w:type="gramEnd"/>
      <w:r w:rsidRPr="0098259C">
        <w:rPr>
          <w:noProof w:val="0"/>
        </w:rPr>
        <w:t>/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64</w:t>
      </w:r>
      <w:r w:rsidRPr="0098259C">
        <w:rPr>
          <w:noProof w:val="0"/>
        </w:rPr>
        <w:t xml:space="preserve">  /</w:t>
      </w:r>
      <w:proofErr w:type="gramEnd"/>
      <w:r w:rsidRPr="0098259C">
        <w:rPr>
          <w:noProof w:val="0"/>
        </w:rPr>
        <w:t>/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proofErr w:type="gramStart"/>
      <w:r w:rsidRPr="0098259C">
        <w:rPr>
          <w:b/>
          <w:noProof w:val="0"/>
        </w:rPr>
        <w:t xml:space="preserve">resources  </w:t>
      </w:r>
      <w:r w:rsidRPr="0098259C">
        <w:rPr>
          <w:noProof w:val="0"/>
        </w:rPr>
        <w:t>/</w:t>
      </w:r>
      <w:proofErr w:type="gramEnd"/>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w:t>
      </w:r>
      <w:proofErr w:type="gramStart"/>
      <w:r w:rsidRPr="0098259C">
        <w:rPr>
          <w:noProof w:val="0"/>
        </w:rPr>
        <w:t xml:space="preserve">In order </w:t>
      </w:r>
      <w:r w:rsidR="00DE590F" w:rsidRPr="0098259C">
        <w:rPr>
          <w:noProof w:val="0"/>
        </w:rPr>
        <w:t>for</w:t>
      </w:r>
      <w:proofErr w:type="gramEnd"/>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w:t>
      </w:r>
      <w:proofErr w:type="gramStart"/>
      <w:r w:rsidRPr="00715520">
        <w:t>ha</w:t>
      </w:r>
      <w:r>
        <w:t>s</w:t>
      </w:r>
      <w:r w:rsidRPr="00715520">
        <w:t xml:space="preserve"> to</w:t>
      </w:r>
      <w:proofErr w:type="gramEnd"/>
      <w:r w:rsidRPr="00715520">
        <w:t xml:space="preserve">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proofErr w:type="gramStart"/>
      <w:r w:rsidR="007B5C23">
        <w:t>have to</w:t>
      </w:r>
      <w:proofErr w:type="gramEnd"/>
      <w:r w:rsidR="007B5C23">
        <w:t xml:space="preserve">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3448DD80"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proofErr w:type="gramStart"/>
      <w:r w:rsidR="006D7353" w:rsidRPr="009E5B13">
        <w:rPr>
          <w:rStyle w:val="pl-mi"/>
          <w:i/>
        </w:rPr>
        <w:t>e.g.</w:t>
      </w:r>
      <w:proofErr w:type="gramEnd"/>
      <w:r w:rsidR="006D7353" w:rsidRPr="009E5B13">
        <w:rPr>
          <w:rStyle w:val="pl-mi"/>
          <w:i/>
        </w:rPr>
        <w:t xml:space="preserve">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proofErr w:type="gram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proofErr w:type="gramEnd"/>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w:t>
      </w:r>
      <w:proofErr w:type="gramStart"/>
      <w:r w:rsidRPr="0098259C">
        <w:t>has to</w:t>
      </w:r>
      <w:proofErr w:type="gramEnd"/>
      <w:r w:rsidRPr="0098259C">
        <w:t xml:space="preserve">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lastRenderedPageBreak/>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w:t>
      </w:r>
      <w:proofErr w:type="gramStart"/>
      <w:r w:rsidRPr="0098259C">
        <w:t>have to</w:t>
      </w:r>
      <w:proofErr w:type="gramEnd"/>
      <w:r w:rsidRPr="0098259C">
        <w:t xml:space="preserve">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Textkrper-Zeileneinzug"/>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w:t>
      </w:r>
      <w:proofErr w:type="gramStart"/>
      <w:r w:rsidR="000B483E">
        <w:t>have to</w:t>
      </w:r>
      <w:proofErr w:type="gramEnd"/>
      <w:r w:rsidR="000B483E">
        <w:t xml:space="preserve">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open source software) - the </w:t>
      </w:r>
      <w:proofErr w:type="gramStart"/>
      <w:r w:rsidRPr="00FA3E81">
        <w:rPr>
          <w:i/>
          <w:iCs/>
        </w:rPr>
        <w:t>license.{</w:t>
      </w:r>
      <w:proofErr w:type="spellStart"/>
      <w:proofErr w:type="gramEnd"/>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proofErr w:type="gramStart"/>
      <w:r w:rsidR="00121934" w:rsidRPr="0098259C">
        <w:rPr>
          <w:rStyle w:val="CODE"/>
          <w:i/>
        </w:rPr>
        <w:t>Get</w:t>
      </w:r>
      <w:r w:rsidR="004330D4" w:rsidRPr="0098259C">
        <w:rPr>
          <w:rStyle w:val="CODE"/>
          <w:i/>
        </w:rPr>
        <w:t>TypesPlatform(</w:t>
      </w:r>
      <w:proofErr w:type="gramEnd"/>
      <w:r w:rsidR="004330D4" w:rsidRPr="0098259C">
        <w:rPr>
          <w:rStyle w:val="CODE"/>
          <w:i/>
        </w:rPr>
        <w:t>)</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w:t>
      </w:r>
      <w:r w:rsidR="004330D4" w:rsidRPr="0098259C">
        <w:rPr>
          <w:i/>
        </w:rPr>
        <w:lastRenderedPageBreak/>
        <w:t xml:space="preserve">target simulator </w:t>
      </w:r>
      <w:proofErr w:type="spellStart"/>
      <w:proofErr w:type="gramStart"/>
      <w:r w:rsidR="004330D4" w:rsidRPr="0098259C">
        <w:rPr>
          <w:i/>
        </w:rPr>
        <w:t>executable.</w:t>
      </w:r>
      <w:r w:rsidR="000C1E10">
        <w:rPr>
          <w:i/>
        </w:rPr>
        <w:t>T</w:t>
      </w:r>
      <w:r w:rsidR="004330D4" w:rsidRPr="0098259C">
        <w:rPr>
          <w:i/>
        </w:rPr>
        <w:t>he</w:t>
      </w:r>
      <w:proofErr w:type="spellEnd"/>
      <w:proofErr w:type="gram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proofErr w:type="gramStart"/>
      <w:r w:rsidRPr="00466CB8">
        <w:rPr>
          <w:rStyle w:val="CODE"/>
        </w:rPr>
        <w:t>org.modelica</w:t>
      </w:r>
      <w:proofErr w:type="spellEnd"/>
      <w:proofErr w:type="gram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110" w:name="_Toc386180612"/>
      <w:bookmarkStart w:id="111" w:name="_Toc386210923"/>
      <w:bookmarkStart w:id="112" w:name="_Toc386211118"/>
      <w:bookmarkStart w:id="113" w:name="_Toc393385468"/>
      <w:bookmarkStart w:id="114" w:name="_Toc393453691"/>
      <w:bookmarkStart w:id="115" w:name="_Toc386180613"/>
      <w:bookmarkStart w:id="116" w:name="_Toc386210924"/>
      <w:bookmarkStart w:id="117" w:name="_Toc386211119"/>
      <w:bookmarkStart w:id="118" w:name="_Toc393385469"/>
      <w:bookmarkStart w:id="119" w:name="_Toc393453692"/>
      <w:bookmarkStart w:id="120" w:name="_Ref289417789"/>
      <w:bookmarkStart w:id="121" w:name="_Ref289418150"/>
      <w:bookmarkStart w:id="122" w:name="_Ref289418174"/>
      <w:bookmarkStart w:id="123" w:name="_Toc55136503"/>
      <w:bookmarkEnd w:id="110"/>
      <w:bookmarkEnd w:id="111"/>
      <w:bookmarkEnd w:id="112"/>
      <w:bookmarkEnd w:id="113"/>
      <w:bookmarkEnd w:id="114"/>
      <w:bookmarkEnd w:id="115"/>
      <w:bookmarkEnd w:id="116"/>
      <w:bookmarkEnd w:id="117"/>
      <w:bookmarkEnd w:id="118"/>
      <w:bookmarkEnd w:id="119"/>
      <w:r w:rsidRPr="0098259C">
        <w:lastRenderedPageBreak/>
        <w:t>FMI for Model Exchange</w:t>
      </w:r>
      <w:bookmarkEnd w:id="32"/>
      <w:bookmarkEnd w:id="33"/>
      <w:bookmarkEnd w:id="34"/>
      <w:bookmarkEnd w:id="35"/>
      <w:bookmarkEnd w:id="120"/>
      <w:bookmarkEnd w:id="121"/>
      <w:bookmarkEnd w:id="122"/>
      <w:bookmarkEnd w:id="123"/>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5D5FE1"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124"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24"/>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5D5FE1"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12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2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26" w:name="_Ref356504399"/>
      <w:bookmarkStart w:id="127" w:name="_Toc55136504"/>
      <w:r w:rsidRPr="0098259C">
        <w:t>Mathematical Description</w:t>
      </w:r>
      <w:bookmarkEnd w:id="126"/>
      <w:bookmarkEnd w:id="127"/>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5D5FE1"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5D5FE1"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5D5FE1"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5D5FE1"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5D5FE1"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5D5FE1"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5D5FE1"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5D5FE1"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5D5FE1"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5D5FE1"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5D5FE1">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5D5FE1"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5D5FE1"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5D5FE1"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5D5FE1"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5D5FE1"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 xml:space="preserve">events), see below. Between events, variables are either continuous or do not change their value. A variable is called discrete-time, if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128"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128"/>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w:t>
      </w:r>
      <w:proofErr w:type="gramStart"/>
      <w:r w:rsidRPr="0098259C">
        <w:t>collected together</w:t>
      </w:r>
      <w:proofErr w:type="gramEnd"/>
      <w:r w:rsidRPr="0098259C">
        <w:t xml:space="preserve">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129"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129"/>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5D5FE1"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w:t>
            </w:r>
            <w:proofErr w:type="gramStart"/>
            <w:r>
              <w:t>In reality, a</w:t>
            </w:r>
            <w:proofErr w:type="gramEnd"/>
            <w:r>
              <w:t xml:space="preserve">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5D5FE1"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5D5FE1">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5D5FE1"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 xml:space="preserve">discrete-time variables (of any type) representing the discrete </w:t>
            </w:r>
            <w:proofErr w:type="gramStart"/>
            <w:r w:rsidR="006536CB">
              <w:t>states.</w:t>
            </w:r>
            <w:proofErr w:type="gramEnd"/>
          </w:p>
          <w:p w14:paraId="55620B1F" w14:textId="3F72ED14" w:rsidR="006536CB" w:rsidRDefault="005D5FE1"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5D5FE1"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 xml:space="preserve">by utilizing extra equations </w:t>
      </w:r>
      <w:proofErr w:type="gramStart"/>
      <w:r w:rsidR="000A0DBE">
        <w:t>not present</w:t>
      </w:r>
      <w:proofErr w:type="gramEnd"/>
      <w:r w:rsidR="000A0DBE">
        <w:t xml:space="preserve">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w:t>
      </w:r>
      <w:proofErr w:type="gramStart"/>
      <w:r>
        <w:t>has to</w:t>
      </w:r>
      <w:proofErr w:type="gramEnd"/>
      <w:r>
        <w:t xml:space="preserve">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 xml:space="preserve">When connecting FMUs together, loop structures can occur that lead to </w:t>
      </w:r>
      <w:proofErr w:type="gramStart"/>
      <w:r>
        <w:t>particular difficulties</w:t>
      </w:r>
      <w:proofErr w:type="gramEnd"/>
      <w:r>
        <w:t xml:space="preserve">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5D5FE1"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5D5FE1"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5D5FE1"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130"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30"/>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5D5FE1"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5D5FE1"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5D5FE1"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13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31"/>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5D5FE1">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5D5FE1"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5D5FE1">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5D5FE1"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5D5FE1">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5D5FE1">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132"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132"/>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w:t>
      </w:r>
      <w:proofErr w:type="gramStart"/>
      <w:r w:rsidRPr="00D35827">
        <w:rPr>
          <w:rStyle w:val="CODE"/>
        </w:rPr>
        <w:t>1,u</w:t>
      </w:r>
      <w:proofErr w:type="gramEnd"/>
      <w:r w:rsidRPr="00D35827">
        <w:rPr>
          <w:rStyle w:val="CODE"/>
        </w:rPr>
        <w:t>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w:t>
      </w:r>
      <w:proofErr w:type="gramStart"/>
      <w:r w:rsidRPr="00D35827">
        <w:rPr>
          <w:rStyle w:val="CODE"/>
        </w:rPr>
        <w:t>1,u</w:t>
      </w:r>
      <w:proofErr w:type="gramEnd"/>
      <w:r w:rsidRPr="00D35827">
        <w:rPr>
          <w:rStyle w:val="CODE"/>
        </w:rPr>
        <w:t>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w:t>
      </w:r>
      <w:proofErr w:type="gramStart"/>
      <w:r w:rsidR="00D35827" w:rsidRPr="00D35827">
        <w:rPr>
          <w:rStyle w:val="CODE"/>
        </w:rPr>
        <w:t>1,u</w:t>
      </w:r>
      <w:proofErr w:type="gramEnd"/>
      <w:r w:rsidR="00D35827" w:rsidRPr="00D35827">
        <w:rPr>
          <w:rStyle w:val="CODE"/>
        </w:rPr>
        <w:t>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w:t>
      </w:r>
      <w:proofErr w:type="gramStart"/>
      <w:r>
        <w:rPr>
          <w:rStyle w:val="CODE"/>
        </w:rPr>
        <w:t>1,</w:t>
      </w:r>
      <w:r w:rsidRPr="00D35827">
        <w:rPr>
          <w:rStyle w:val="CODE"/>
        </w:rPr>
        <w:t>u</w:t>
      </w:r>
      <w:proofErr w:type="gramEnd"/>
      <w:r w:rsidRPr="00D35827">
        <w:rPr>
          <w:rStyle w:val="CODE"/>
        </w:rPr>
        <w:t>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 xml:space="preserve">There are </w:t>
      </w:r>
      <w:proofErr w:type="gramStart"/>
      <w:r>
        <w:rPr>
          <w:i/>
        </w:rPr>
        <w:t>many different ways</w:t>
      </w:r>
      <w:proofErr w:type="gramEnd"/>
      <w:r>
        <w:rPr>
          <w:i/>
        </w:rPr>
        <w:t xml:space="preserve">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5D5FE1"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w:t>
      </w:r>
      <w:proofErr w:type="gramStart"/>
      <w:r w:rsidRPr="004E3553">
        <w:rPr>
          <w:i/>
          <w:lang w:eastAsia="de-DE"/>
        </w:rPr>
        <w:t>as long as</w:t>
      </w:r>
      <w:proofErr w:type="gramEnd"/>
      <w:r w:rsidRPr="004E3553">
        <w:rPr>
          <w:i/>
          <w:lang w:eastAsia="de-DE"/>
        </w:rPr>
        <w:t xml:space="preserve">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w:t>
      </w:r>
      <w:proofErr w:type="gramStart"/>
      <w:r w:rsidRPr="00E722AD">
        <w:t>1 :</w:t>
      </w:r>
      <w:proofErr w:type="gramEnd"/>
      <w:r w:rsidRPr="00E722AD">
        <w:t>=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w:t>
      </w:r>
      <w:proofErr w:type="gramStart"/>
      <w:r w:rsidRPr="00FA3E81">
        <w:rPr>
          <w:i/>
          <w:iCs/>
        </w:rPr>
        <w:t>has to</w:t>
      </w:r>
      <w:proofErr w:type="gramEnd"/>
      <w:r w:rsidRPr="00FA3E81">
        <w:rPr>
          <w:i/>
          <w:iCs/>
        </w:rPr>
        <w:t xml:space="preserve">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 xml:space="preserve">are </w:t>
      </w:r>
      <w:proofErr w:type="gramStart"/>
      <w:r w:rsidR="00B9765A">
        <w:t>collected together</w:t>
      </w:r>
      <w:proofErr w:type="gramEnd"/>
      <w:r w:rsidR="00B9765A">
        <w:t xml:space="preserve">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w:t>
      </w:r>
      <w:proofErr w:type="gramStart"/>
      <w:r w:rsidRPr="0098259C">
        <w:t>connected together</w:t>
      </w:r>
      <w:proofErr w:type="gramEnd"/>
      <w:r w:rsidRPr="0098259C">
        <w:t>,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proofErr w:type="gramStart"/>
      <w:r w:rsidRPr="0098259C">
        <w:t>ha</w:t>
      </w:r>
      <w:r w:rsidR="00F96EA4">
        <w:t>ve</w:t>
      </w:r>
      <w:r w:rsidRPr="0098259C">
        <w:t xml:space="preserve"> to</w:t>
      </w:r>
      <w:proofErr w:type="gramEnd"/>
      <w:r w:rsidRPr="0098259C">
        <w:t xml:space="preserve">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33" w:name="_Toc55136505"/>
      <w:r w:rsidRPr="0098259C">
        <w:t>FMI Application Programming Interface</w:t>
      </w:r>
      <w:bookmarkEnd w:id="133"/>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34" w:name="_Ref240459819"/>
      <w:bookmarkStart w:id="135" w:name="_Toc240646369"/>
      <w:bookmarkStart w:id="136" w:name="_Toc247884542"/>
      <w:bookmarkStart w:id="137" w:name="_Ref289632501"/>
      <w:bookmarkStart w:id="138" w:name="_Toc55136506"/>
      <w:r w:rsidRPr="0098259C">
        <w:t>Providing Independent Variables and Re-initialization of Caching</w:t>
      </w:r>
      <w:bookmarkEnd w:id="134"/>
      <w:bookmarkEnd w:id="135"/>
      <w:bookmarkEnd w:id="136"/>
      <w:bookmarkEnd w:id="137"/>
      <w:bookmarkEnd w:id="138"/>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SetTime</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SetContinuousStates</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39" w:name="_Ref235854743"/>
      <w:bookmarkStart w:id="140" w:name="_Toc240646370"/>
      <w:bookmarkStart w:id="141" w:name="_Toc247884543"/>
      <w:bookmarkStart w:id="142" w:name="_Toc55136507"/>
      <w:r w:rsidRPr="0098259C">
        <w:t>Evaluation of Model Equations</w:t>
      </w:r>
      <w:bookmarkEnd w:id="139"/>
      <w:bookmarkEnd w:id="140"/>
      <w:bookmarkEnd w:id="141"/>
      <w:bookmarkEnd w:id="142"/>
    </w:p>
    <w:p w14:paraId="50BAB7CF" w14:textId="77777777" w:rsidR="005666E8" w:rsidRPr="0098259C" w:rsidRDefault="00990EFE" w:rsidP="001153E0">
      <w:pPr>
        <w:pStyle w:val="Textkrper"/>
        <w:spacing w:after="120"/>
      </w:pPr>
      <w:r w:rsidRPr="0098259C">
        <w:t xml:space="preserve">This section contains the core functions to evaluate the model equations. Before one of these functions can be called, the appropriate functions from the previous section </w:t>
      </w:r>
      <w:proofErr w:type="gramStart"/>
      <w:r w:rsidRPr="0098259C">
        <w:t>have to</w:t>
      </w:r>
      <w:proofErr w:type="gramEnd"/>
      <w:r w:rsidRPr="0098259C">
        <w:t xml:space="preserve">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EnterEventMode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840DE4">
              <w:rPr>
                <w:rStyle w:val="CODE"/>
                <w:rFonts w:cs="Courier New"/>
              </w:rPr>
              <w:t>NewDiscreteStates</w:t>
            </w:r>
            <w:r w:rsidR="005666E8" w:rsidRPr="0098259C">
              <w:rPr>
                <w:rStyle w:val="CODE"/>
                <w:rFonts w:cs="Courier New"/>
              </w:rPr>
              <w:t>(</w:t>
            </w:r>
            <w:proofErr w:type="gramEnd"/>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 xml:space="preserve">typedef </w:t>
            </w:r>
            <w:proofErr w:type="gramStart"/>
            <w:r w:rsidRPr="0098259C">
              <w:rPr>
                <w:rStyle w:val="CODE"/>
                <w:rFonts w:cs="Courier New"/>
                <w:b/>
              </w:rPr>
              <w:t>struct</w:t>
            </w:r>
            <w:r w:rsidRPr="0098259C">
              <w:rPr>
                <w:rStyle w:val="CODE"/>
                <w:rFonts w:cs="Courier New"/>
              </w:rPr>
              <w:t>{</w:t>
            </w:r>
            <w:proofErr w:type="gramEnd"/>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EnterContinuousTimeMode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w:t>
            </w:r>
            <w:proofErr w:type="gramStart"/>
            <w:r w:rsidRPr="0098259C">
              <w:t>has to</w:t>
            </w:r>
            <w:proofErr w:type="gramEnd"/>
            <w:r w:rsidRPr="0098259C">
              <w:t xml:space="preserve">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proofErr w:type="gramStart"/>
            <w:r w:rsidR="00D8412F" w:rsidRPr="0098259C">
              <w:rPr>
                <w:rStyle w:val="CODE"/>
              </w:rPr>
              <w:t>CompletedIntegratorStep(</w:t>
            </w:r>
            <w:proofErr w:type="gramEnd"/>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proofErr w:type="gramStart"/>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proofErr w:type="gram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w:t>
            </w:r>
            <w:proofErr w:type="gramStart"/>
            <w:r w:rsidRPr="0098259C">
              <w:t>has to</w:t>
            </w:r>
            <w:proofErr w:type="gramEnd"/>
            <w:r w:rsidRPr="0098259C">
              <w:t xml:space="preserve">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w:t>
            </w:r>
            <w:proofErr w:type="gramStart"/>
            <w:r>
              <w:t>has to</w:t>
            </w:r>
            <w:proofErr w:type="gramEnd"/>
            <w:r>
              <w:t xml:space="preserve">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w:t>
            </w:r>
            <w:proofErr w:type="gramStart"/>
            <w:r w:rsidRPr="0098259C">
              <w:rPr>
                <w:i/>
              </w:rPr>
              <w:t>has to</w:t>
            </w:r>
            <w:proofErr w:type="gramEnd"/>
            <w:r w:rsidRPr="0098259C">
              <w:rPr>
                <w:i/>
              </w:rPr>
              <w:t xml:space="preserve">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w:t>
            </w:r>
            <w:proofErr w:type="gramStart"/>
            <w:r w:rsidRPr="009943F6">
              <w:rPr>
                <w:i/>
              </w:rPr>
              <w:t>has to</w:t>
            </w:r>
            <w:proofErr w:type="gramEnd"/>
            <w:r w:rsidRPr="009943F6">
              <w:rPr>
                <w:i/>
              </w:rPr>
              <w:t xml:space="preserve">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proofErr w:type="gramStart"/>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43" w:name="OLE_LINK1"/>
            <w:bookmarkStart w:id="144" w:name="OLE_LINK2"/>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143"/>
            <w:bookmarkEnd w:id="144"/>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EventIndicators(</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proofErr w:type="gramStart"/>
            <w:r w:rsidRPr="0098259C">
              <w:rPr>
                <w:rStyle w:val="CODE"/>
              </w:rPr>
              <w:t>derivatives[</w:t>
            </w:r>
            <w:proofErr w:type="gramEnd"/>
            <w:r w:rsidRPr="0098259C">
              <w:rPr>
                <w:rStyle w:val="CODE"/>
              </w:rPr>
              <w:t>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proofErr w:type="gramEnd"/>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45" w:name="_Ref235843871"/>
      <w:bookmarkStart w:id="146" w:name="_Toc240646372"/>
      <w:bookmarkStart w:id="147" w:name="_Toc247884545"/>
      <w:bookmarkStart w:id="148" w:name="_Toc55136508"/>
      <w:r w:rsidRPr="0098259C">
        <w:t>State Machine of Calling Sequence</w:t>
      </w:r>
      <w:bookmarkEnd w:id="145"/>
      <w:bookmarkEnd w:id="146"/>
      <w:bookmarkEnd w:id="147"/>
      <w:bookmarkEnd w:id="14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149"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14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 xml:space="preserve">SetReal for a discrete input is not </w:t>
      </w:r>
      <w:r>
        <w:lastRenderedPageBreak/>
        <w:t>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w:t>
      </w:r>
      <w:proofErr w:type="gramStart"/>
      <w:r w:rsidR="007133B3" w:rsidRPr="00FA3E81">
        <w:rPr>
          <w:i/>
          <w:iCs/>
        </w:rPr>
        <w:t>is allowed to</w:t>
      </w:r>
      <w:proofErr w:type="gramEnd"/>
      <w:r w:rsidR="007133B3" w:rsidRPr="00FA3E81">
        <w:rPr>
          <w:i/>
          <w:iCs/>
        </w:rPr>
        <w:t xml:space="preserve">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lastRenderedPageBreak/>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w:t>
      </w:r>
      <w:proofErr w:type="gramStart"/>
      <w:r w:rsidRPr="004E1FAA">
        <w:t>means:</w:t>
      </w:r>
      <w:proofErr w:type="gramEnd"/>
      <w:r w:rsidRPr="004E1FAA">
        <w:t xml:space="preserve">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630BC0ED"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ins w:id="150" w:author="Bertsch Christian (CR/ADB2.2)" w:date="2021-12-08T12:01:00Z">
        <w:r w:rsidR="00B20A8B" w:rsidRPr="00B20A8B">
          <w:rPr>
            <w:rStyle w:val="berschrift1Zchn"/>
          </w:rPr>
          <w:t xml:space="preserve"> </w:t>
        </w:r>
        <w:r w:rsidR="00B20A8B">
          <w:rPr>
            <w:rStyle w:val="blob-code-inner"/>
          </w:rPr>
          <w:t xml:space="preserve">or variables listed under </w:t>
        </w:r>
        <w:r w:rsidR="00B20A8B" w:rsidRPr="00B20A8B">
          <w:rPr>
            <w:rStyle w:val="CODE"/>
            <w:rPrChange w:id="151" w:author="Bertsch Christian (CR/ADB2.2)" w:date="2021-12-08T12:02:00Z">
              <w:rPr>
                <w:rStyle w:val="blob-code-inner"/>
              </w:rPr>
            </w:rPrChange>
          </w:rPr>
          <w:t>&lt;</w:t>
        </w:r>
        <w:proofErr w:type="spellStart"/>
        <w:r w:rsidR="00B20A8B" w:rsidRPr="00B20A8B">
          <w:rPr>
            <w:rStyle w:val="CODE"/>
            <w:rPrChange w:id="152" w:author="Bertsch Christian (CR/ADB2.2)" w:date="2021-12-08T12:02:00Z">
              <w:rPr>
                <w:rStyle w:val="blob-code-inner"/>
              </w:rPr>
            </w:rPrChange>
          </w:rPr>
          <w:t>ModelStructure</w:t>
        </w:r>
        <w:proofErr w:type="spellEnd"/>
        <w:r w:rsidR="00B20A8B" w:rsidRPr="00B20A8B">
          <w:rPr>
            <w:rStyle w:val="CODE"/>
            <w:rPrChange w:id="153" w:author="Bertsch Christian (CR/ADB2.2)" w:date="2021-12-08T12:02:00Z">
              <w:rPr>
                <w:rStyle w:val="blob-code-inner"/>
              </w:rPr>
            </w:rPrChange>
          </w:rPr>
          <w:t>&gt;&lt;</w:t>
        </w:r>
        <w:proofErr w:type="spellStart"/>
        <w:r w:rsidR="00B20A8B" w:rsidRPr="00B20A8B">
          <w:rPr>
            <w:rStyle w:val="CODE"/>
            <w:rPrChange w:id="154" w:author="Bertsch Christian (CR/ADB2.2)" w:date="2021-12-08T12:02:00Z">
              <w:rPr>
                <w:rStyle w:val="blob-code-inner"/>
              </w:rPr>
            </w:rPrChange>
          </w:rPr>
          <w:t>InitalUnkowns</w:t>
        </w:r>
        <w:proofErr w:type="spellEnd"/>
        <w:r w:rsidR="00B20A8B" w:rsidRPr="00B20A8B">
          <w:rPr>
            <w:rStyle w:val="CODE"/>
            <w:rPrChange w:id="155" w:author="Bertsch Christian (CR/ADB2.2)" w:date="2021-12-08T12:02:00Z">
              <w:rPr>
                <w:rStyle w:val="blob-code-inner"/>
              </w:rPr>
            </w:rPrChange>
          </w:rPr>
          <w:t>&gt;</w:t>
        </w:r>
        <w:r w:rsidR="00B20A8B">
          <w:rPr>
            <w:rStyle w:val="CODE"/>
          </w:rPr>
          <w:t xml:space="preserve"> </w:t>
        </w:r>
        <w:r w:rsidR="00B20A8B">
          <w:t xml:space="preserve"> </w:t>
        </w:r>
      </w:ins>
      <w:del w:id="156" w:author="Bertsch Christian (CR/ADB2.2)" w:date="2021-12-08T12:01:00Z">
        <w:r w:rsidR="00145EEA" w:rsidDel="00B20A8B">
          <w:delText>, or continuous-time states or state derivatives</w:delText>
        </w:r>
      </w:del>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proofErr w:type="gramStart"/>
      <w:r w:rsidR="00A6617F">
        <w:t xml:space="preserve">   (</w:t>
      </w:r>
      <w:proofErr w:type="gramEnd"/>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57" w:name="_Toc55136509"/>
      <w:r w:rsidRPr="0098259C">
        <w:t>Pseudo</w:t>
      </w:r>
      <w:r w:rsidR="00C34D46">
        <w:t>c</w:t>
      </w:r>
      <w:r w:rsidRPr="0098259C">
        <w:t>ode Example</w:t>
      </w:r>
      <w:bookmarkEnd w:id="157"/>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 xml:space="preserve">ent iteration </w:t>
      </w:r>
      <w:proofErr w:type="gramStart"/>
      <w:r w:rsidR="003E1D26" w:rsidRPr="0098259C">
        <w:t>has</w:t>
      </w:r>
      <w:proofErr w:type="gramEnd"/>
      <w:r w:rsidR="003E1D26" w:rsidRPr="0098259C">
        <w:t xml:space="preserve">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proofErr w:type="gramStart"/>
            <w:r w:rsidR="00850C66" w:rsidRPr="00D2781E">
              <w:rPr>
                <w:i/>
                <w:sz w:val="19"/>
                <w:szCs w:val="19"/>
                <w:lang w:val="en-US"/>
              </w:rPr>
              <w:t>Instantiate</w:t>
            </w:r>
            <w:r w:rsidRPr="00D2781E">
              <w:rPr>
                <w:i/>
                <w:sz w:val="19"/>
                <w:szCs w:val="19"/>
                <w:lang w:val="en-US"/>
              </w:rPr>
              <w:t>(</w:t>
            </w:r>
            <w:proofErr w:type="gramEnd"/>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xml:space="preserve">= </w:t>
            </w:r>
            <w:proofErr w:type="gramStart"/>
            <w:r w:rsidRPr="00D2781E">
              <w:rPr>
                <w:i/>
                <w:sz w:val="19"/>
                <w:szCs w:val="19"/>
                <w:lang w:val="en-US"/>
              </w:rPr>
              <w:t>0.</w:t>
            </w:r>
            <w:r w:rsidR="00890A63" w:rsidRPr="00D2781E">
              <w:rPr>
                <w:i/>
                <w:sz w:val="19"/>
                <w:szCs w:val="19"/>
                <w:lang w:val="en-US"/>
              </w:rPr>
              <w:t xml:space="preserve">01  </w:t>
            </w:r>
            <w:r w:rsidR="00890A63" w:rsidRPr="00D2781E">
              <w:rPr>
                <w:i/>
                <w:color w:val="008000"/>
                <w:sz w:val="19"/>
                <w:szCs w:val="19"/>
                <w:lang w:val="en-US"/>
              </w:rPr>
              <w:t>/</w:t>
            </w:r>
            <w:proofErr w:type="gramEnd"/>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proofErr w:type="gramStart"/>
            <w:r w:rsidRPr="00D2781E">
              <w:rPr>
                <w:i/>
                <w:sz w:val="19"/>
                <w:szCs w:val="19"/>
                <w:lang w:val="en-US"/>
              </w:rPr>
              <w:t>time  =</w:t>
            </w:r>
            <w:proofErr w:type="gramEnd"/>
            <w:r w:rsidRPr="00D2781E">
              <w:rPr>
                <w:i/>
                <w:sz w:val="19"/>
                <w:szCs w:val="19"/>
                <w:lang w:val="en-US"/>
              </w:rPr>
              <w:t xml:space="preserve">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start values (of "</w:t>
            </w:r>
            <w:proofErr w:type="spellStart"/>
            <w:r w:rsidR="00782197" w:rsidRPr="00D2781E">
              <w:rPr>
                <w:i/>
                <w:color w:val="008000"/>
                <w:sz w:val="19"/>
                <w:szCs w:val="19"/>
                <w:lang w:val="en-US"/>
              </w:rPr>
              <w:t>ScalarVariable</w:t>
            </w:r>
            <w:proofErr w:type="spellEnd"/>
            <w:r w:rsidR="00782197" w:rsidRPr="00D2781E">
              <w:rPr>
                <w:i/>
                <w:color w:val="008000"/>
                <w:sz w:val="19"/>
                <w:szCs w:val="19"/>
                <w:lang w:val="en-US"/>
              </w:rPr>
              <w:t xml:space="preserv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 xml:space="preserve">e input values at time = </w:t>
            </w:r>
            <w:proofErr w:type="spellStart"/>
            <w:r w:rsidR="00946388" w:rsidRPr="00D2781E">
              <w:rPr>
                <w:i/>
                <w:color w:val="008000"/>
                <w:sz w:val="19"/>
                <w:szCs w:val="19"/>
                <w:lang w:val="en-US"/>
              </w:rPr>
              <w:t>Tstart</w:t>
            </w:r>
            <w:proofErr w:type="spellEnd"/>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w:t>
            </w:r>
            <w:proofErr w:type="gramStart"/>
            <w:r w:rsidRPr="00D2781E">
              <w:rPr>
                <w:i/>
                <w:sz w:val="19"/>
                <w:szCs w:val="19"/>
                <w:lang w:val="en-US"/>
              </w:rPr>
              <w:t>String(</w:t>
            </w:r>
            <w:proofErr w:type="gramEnd"/>
            <w:r w:rsidRPr="00D2781E">
              <w:rPr>
                <w:i/>
                <w:sz w:val="19"/>
                <w:szCs w:val="19"/>
                <w:lang w:val="en-US"/>
              </w:rPr>
              <w:t>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proofErr w:type="gramStart"/>
            <w:r w:rsidRPr="00D2781E">
              <w:rPr>
                <w:i/>
                <w:sz w:val="19"/>
                <w:szCs w:val="19"/>
                <w:lang w:val="en-US"/>
              </w:rPr>
              <w:t>SetupExperiment(</w:t>
            </w:r>
            <w:proofErr w:type="gramEnd"/>
            <w:r w:rsidRPr="00D2781E">
              <w:rPr>
                <w:i/>
                <w:sz w:val="19"/>
                <w:szCs w:val="19"/>
                <w:lang w:val="en-US"/>
              </w:rPr>
              <w: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w:t>
            </w:r>
            <w:proofErr w:type="gramStart"/>
            <w:r w:rsidRPr="00D2781E">
              <w:rPr>
                <w:i/>
                <w:sz w:val="19"/>
                <w:szCs w:val="19"/>
                <w:lang w:val="en-US"/>
              </w:rPr>
              <w:t>String(</w:t>
            </w:r>
            <w:proofErr w:type="gramEnd"/>
            <w:r w:rsidRPr="00D2781E">
              <w:rPr>
                <w:i/>
                <w:sz w:val="19"/>
                <w:szCs w:val="19"/>
                <w:lang w:val="en-US"/>
              </w:rPr>
              <w:t>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NewDiscreteStates(</w:t>
            </w:r>
            <w:proofErr w:type="gramEnd"/>
            <w:r w:rsidRPr="00D2781E">
              <w:rPr>
                <w:i/>
                <w:sz w:val="19"/>
                <w:szCs w:val="19"/>
                <w:lang w:val="en-US"/>
              </w:rPr>
              <w:t>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proofErr w:type="gramStart"/>
            <w:r w:rsidRPr="00D2781E">
              <w:rPr>
                <w:i/>
                <w:sz w:val="19"/>
                <w:szCs w:val="19"/>
                <w:lang w:val="en-US"/>
              </w:rPr>
              <w:t>min(</w:t>
            </w:r>
            <w:proofErr w:type="spellStart"/>
            <w:proofErr w:type="gramEnd"/>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w:t>
            </w:r>
            <w:proofErr w:type="gramStart"/>
            <w:r w:rsidRPr="00D2781E">
              <w:rPr>
                <w:i/>
                <w:sz w:val="19"/>
                <w:szCs w:val="19"/>
                <w:lang w:val="en-US"/>
              </w:rPr>
              <w:t>min(</w:t>
            </w:r>
            <w:proofErr w:type="gramEnd"/>
            <w:r w:rsidRPr="00D2781E">
              <w:rPr>
                <w:i/>
                <w:sz w:val="19"/>
                <w:szCs w:val="19"/>
                <w:lang w:val="en-US"/>
              </w:rPr>
              <w:t xml:space="preserve">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SetTime(</w:t>
            </w:r>
            <w:proofErr w:type="gramEnd"/>
            <w:r w:rsidRPr="00D2781E">
              <w:rPr>
                <w:i/>
                <w:sz w:val="19"/>
                <w:szCs w:val="19"/>
                <w:lang w:val="en-US"/>
              </w:rPr>
              <w:t>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SetReal(</w:t>
            </w:r>
            <w:proofErr w:type="gramEnd"/>
            <w:r w:rsidRPr="00D2781E">
              <w:rPr>
                <w:i/>
                <w:sz w:val="19"/>
                <w:szCs w:val="19"/>
                <w:lang w:val="en-US"/>
              </w:rPr>
              <w:t>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w:t>
            </w:r>
            <w:proofErr w:type="gramStart"/>
            <w:r w:rsidRPr="00D2781E">
              <w:rPr>
                <w:i/>
                <w:sz w:val="19"/>
                <w:szCs w:val="19"/>
                <w:lang w:val="en-US"/>
              </w:rPr>
              <w:t>SetContinuousStates(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GetEventIndicators(</w:t>
            </w:r>
            <w:proofErr w:type="gramEnd"/>
            <w:r w:rsidRPr="00D2781E">
              <w:rPr>
                <w:i/>
                <w:sz w:val="19"/>
                <w:szCs w:val="19"/>
                <w:lang w:val="en-US"/>
              </w:rPr>
              <w:t xml:space="preserve">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xml:space="preserve">// </w:t>
            </w:r>
            <w:proofErr w:type="gramStart"/>
            <w:r w:rsidRPr="00D2781E">
              <w:rPr>
                <w:i/>
                <w:color w:val="008000"/>
                <w:sz w:val="19"/>
                <w:szCs w:val="19"/>
                <w:lang w:val="en-US"/>
              </w:rPr>
              <w:t>detect  events</w:t>
            </w:r>
            <w:proofErr w:type="gramEnd"/>
            <w:r w:rsidRPr="00D2781E">
              <w:rPr>
                <w:i/>
                <w:color w:val="008000"/>
                <w:sz w:val="19"/>
                <w:szCs w:val="19"/>
                <w:lang w:val="en-US"/>
              </w:rPr>
              <w:t>,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w:t>
            </w:r>
            <w:proofErr w:type="gramStart"/>
            <w:r w:rsidRPr="00D2781E">
              <w:rPr>
                <w:i/>
                <w:sz w:val="19"/>
                <w:szCs w:val="19"/>
                <w:lang w:val="en-US"/>
              </w:rPr>
              <w:t>z</w:t>
            </w:r>
            <w:proofErr w:type="spellEnd"/>
            <w:r w:rsidRPr="00D2781E">
              <w:rPr>
                <w:i/>
                <w:sz w:val="19"/>
                <w:szCs w:val="19"/>
                <w:lang w:val="en-US"/>
              </w:rPr>
              <w:t xml:space="preserve"> !</w:t>
            </w:r>
            <w:proofErr w:type="gramEnd"/>
            <w:r w:rsidRPr="00D2781E">
              <w:rPr>
                <w:i/>
                <w:sz w:val="19"/>
                <w:szCs w:val="19"/>
                <w:lang w:val="en-US"/>
              </w:rPr>
              <w:t xml:space="preserve">=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CompletedIntegratorStep(</w:t>
            </w:r>
            <w:proofErr w:type="gramEnd"/>
            <w:r w:rsidRPr="00D2781E">
              <w:rPr>
                <w:i/>
                <w:sz w:val="19"/>
                <w:szCs w:val="19"/>
                <w:lang w:val="en-US"/>
              </w:rPr>
              <w:t>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GetReal(</w:t>
            </w:r>
            <w:proofErr w:type="gramEnd"/>
            <w:r w:rsidRPr="00D2781E">
              <w:rPr>
                <w:i/>
                <w:sz w:val="19"/>
                <w:szCs w:val="19"/>
                <w:lang w:val="en-US"/>
              </w:rPr>
              <w:t>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proofErr w:type="gramStart"/>
      <w:r w:rsidR="009236DE" w:rsidRPr="0098259C">
        <w:rPr>
          <w:noProof w:val="0"/>
        </w:rPr>
        <w:t>Get</w:t>
      </w:r>
      <w:r w:rsidRPr="0098259C">
        <w:rPr>
          <w:noProof w:val="0"/>
        </w:rPr>
        <w:t>Derivatives(</w:t>
      </w:r>
      <w:proofErr w:type="gramEnd"/>
      <w:r w:rsidRPr="0098259C">
        <w:rPr>
          <w:noProof w:val="0"/>
        </w:rPr>
        <w:t xml:space="preserve">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w:t>
      </w:r>
      <w:proofErr w:type="gramStart"/>
      <w:r w:rsidRPr="0098259C">
        <w:rPr>
          <w:noProof w:val="0"/>
        </w:rPr>
        <w:t>( status</w:t>
      </w:r>
      <w:proofErr w:type="gramEnd"/>
      <w:r w:rsidRPr="0098259C">
        <w:rPr>
          <w:noProof w:val="0"/>
        </w:rPr>
        <w:t xml:space="preserve">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Error  :</w:t>
      </w:r>
      <w:proofErr w:type="gramEnd"/>
      <w:r w:rsidRPr="0098259C">
        <w:rPr>
          <w:noProof w:val="0"/>
        </w:rPr>
        <w:t xml:space="preserve">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Fatal  :</w:t>
      </w:r>
      <w:proofErr w:type="gramEnd"/>
      <w:r w:rsidRPr="0098259C">
        <w:rPr>
          <w:noProof w:val="0"/>
        </w:rPr>
        <w:t xml:space="preserve">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58" w:name="_Toc55136510"/>
      <w:r w:rsidRPr="0098259C">
        <w:t>FMI Description Schema</w:t>
      </w:r>
      <w:bookmarkEnd w:id="158"/>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159" w:name="_Ref290828041"/>
      <w:r>
        <w:br w:type="page"/>
      </w:r>
    </w:p>
    <w:p w14:paraId="1B958BD5" w14:textId="241269E7" w:rsidR="000B7BEF" w:rsidRPr="0098259C" w:rsidRDefault="000B7BEF" w:rsidP="000B7BEF">
      <w:pPr>
        <w:pStyle w:val="berschrift3"/>
      </w:pPr>
      <w:bookmarkStart w:id="160" w:name="_Ref20220416"/>
      <w:bookmarkStart w:id="161" w:name="_Ref20232891"/>
      <w:bookmarkStart w:id="162" w:name="_Ref20232913"/>
      <w:bookmarkStart w:id="163"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159"/>
      <w:bookmarkEnd w:id="160"/>
      <w:bookmarkEnd w:id="161"/>
      <w:bookmarkEnd w:id="162"/>
      <w:bookmarkEnd w:id="163"/>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 xml:space="preserve">the environment can inform the user that a tool </w:t>
            </w:r>
            <w:proofErr w:type="gramStart"/>
            <w:r w:rsidR="00546500" w:rsidRPr="0098259C">
              <w:rPr>
                <w:rStyle w:val="termdef"/>
                <w:i/>
              </w:rPr>
              <w:t>has to</w:t>
            </w:r>
            <w:proofErr w:type="gramEnd"/>
            <w:r w:rsidR="00546500" w:rsidRPr="0098259C">
              <w:rPr>
                <w:rStyle w:val="termdef"/>
                <w:i/>
              </w:rPr>
              <w:t xml:space="preserve">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164" w:name="_Ref304972608"/>
      <w:bookmarkStart w:id="165" w:name="_Toc55136512"/>
      <w:r w:rsidRPr="0098259C">
        <w:t>Example</w:t>
      </w:r>
      <w:r w:rsidR="004330D4" w:rsidRPr="0098259C">
        <w:t xml:space="preserve"> </w:t>
      </w:r>
      <w:r w:rsidR="00374F39" w:rsidRPr="0098259C">
        <w:t>XML</w:t>
      </w:r>
      <w:r w:rsidR="004330D4" w:rsidRPr="0098259C">
        <w:t xml:space="preserve"> Description File</w:t>
      </w:r>
      <w:bookmarkEnd w:id="164"/>
      <w:bookmarkEnd w:id="165"/>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w:t>
      </w:r>
      <w:proofErr w:type="gramStart"/>
      <w:r w:rsidRPr="0098259C">
        <w:rPr>
          <w:noProof w:val="0"/>
        </w:rPr>
        <w:t>x[</w:t>
      </w:r>
      <w:proofErr w:type="gramEnd"/>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166" w:name="_Ref289417790"/>
      <w:bookmarkStart w:id="167" w:name="_Ref289418154"/>
      <w:bookmarkStart w:id="168" w:name="_Toc55136513"/>
      <w:r w:rsidRPr="0098259C">
        <w:lastRenderedPageBreak/>
        <w:t>FMI for Co</w:t>
      </w:r>
      <w:r w:rsidRPr="0098259C">
        <w:noBreakHyphen/>
        <w:t>Simulation</w:t>
      </w:r>
      <w:bookmarkEnd w:id="166"/>
      <w:bookmarkEnd w:id="167"/>
      <w:bookmarkEnd w:id="168"/>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169"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169"/>
      <w:r w:rsidRPr="0098259C">
        <w:t>:</w:t>
      </w:r>
      <w:r w:rsidRPr="0098259C">
        <w:rPr>
          <w:b w:val="0"/>
        </w:rPr>
        <w:t xml:space="preserve"> Co-simulation with generated code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170"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170"/>
      <w:r w:rsidRPr="0098259C">
        <w:t>:</w:t>
      </w:r>
      <w:r w:rsidRPr="0098259C">
        <w:rPr>
          <w:b w:val="0"/>
        </w:rPr>
        <w:t xml:space="preserve"> Co-simulation with tool coupling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65437DD6" w:rsidR="005C3BD2" w:rsidRPr="0098259C" w:rsidRDefault="005C3BD2" w:rsidP="005C3BD2">
      <w:pPr>
        <w:pStyle w:val="Textkrper"/>
      </w:pPr>
      <w:r w:rsidRPr="0098259C">
        <w:t xml:space="preserve">In its most general form, a tool </w:t>
      </w:r>
      <w:proofErr w:type="gramStart"/>
      <w:r w:rsidRPr="0098259C">
        <w:t>coupling based</w:t>
      </w:r>
      <w:proofErr w:type="gramEnd"/>
      <w:r w:rsidRPr="0098259C">
        <w:t xml:space="preserve">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171"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171"/>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 xml:space="preserve">The master </w:t>
      </w:r>
      <w:proofErr w:type="gramStart"/>
      <w:r w:rsidRPr="0098259C">
        <w:t>has to</w:t>
      </w:r>
      <w:proofErr w:type="gramEnd"/>
      <w:r w:rsidRPr="0098259C">
        <w:t xml:space="preserve">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72" w:name="_Toc304271803"/>
      <w:bookmarkStart w:id="173" w:name="_Ref308190915"/>
      <w:bookmarkStart w:id="174" w:name="_Ref356504426"/>
      <w:bookmarkStart w:id="175" w:name="_Toc55136514"/>
      <w:r>
        <w:lastRenderedPageBreak/>
        <w:t>Mathematical Descript</w:t>
      </w:r>
      <w:bookmarkEnd w:id="172"/>
      <w:bookmarkEnd w:id="173"/>
      <w:bookmarkEnd w:id="174"/>
      <w:r>
        <w:t>ion</w:t>
      </w:r>
      <w:bookmarkEnd w:id="175"/>
    </w:p>
    <w:p w14:paraId="57124546" w14:textId="77777777" w:rsidR="00063440" w:rsidRPr="00063440" w:rsidRDefault="00063440" w:rsidP="00063440">
      <w:pPr>
        <w:pStyle w:val="berschrift3"/>
      </w:pPr>
      <w:bookmarkStart w:id="176" w:name="_Toc55136515"/>
      <w:r>
        <w:t>Basics</w:t>
      </w:r>
      <w:bookmarkEnd w:id="176"/>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proofErr w:type="gram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w:t>
      </w:r>
      <w:proofErr w:type="gramEnd"/>
      <w:r w:rsidRPr="0098259C">
        <w:rPr>
          <w:rFonts w:ascii="Times New Roman" w:hAnsi="Times New Roman"/>
          <w:sz w:val="22"/>
          <w:szCs w:val="22"/>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5D5FE1"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700470183"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 xml:space="preserve">functions </w:t>
      </w:r>
      <w:proofErr w:type="gramStart"/>
      <w:r w:rsidRPr="0098259C">
        <w:t>have to</w:t>
      </w:r>
      <w:proofErr w:type="gramEnd"/>
      <w:r w:rsidRPr="0098259C">
        <w:t xml:space="preserve">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proofErr w:type="gramStart"/>
      <w:r w:rsidRPr="0098259C">
        <w:rPr>
          <w:rFonts w:ascii="Times New Roman" w:hAnsi="Times New Roman"/>
          <w:i/>
          <w:sz w:val="22"/>
          <w:szCs w:val="22"/>
          <w:vertAlign w:val="subscript"/>
        </w:rPr>
        <w:t>0</w:t>
      </w:r>
      <w:r w:rsidRPr="0098259C">
        <w:rPr>
          <w:rFonts w:ascii="Times New Roman" w:hAnsi="Times New Roman"/>
          <w:i/>
          <w:sz w:val="22"/>
          <w:szCs w:val="22"/>
        </w:rPr>
        <w:t xml:space="preserve"> :</w:t>
      </w:r>
      <w:proofErr w:type="gramEnd"/>
      <w:r w:rsidRPr="0098259C">
        <w:rPr>
          <w:rFonts w:ascii="Times New Roman" w:hAnsi="Times New Roman"/>
          <w:i/>
          <w:sz w:val="22"/>
          <w:szCs w:val="22"/>
        </w:rPr>
        <w:t xml:space="preserve">=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4pt;height:16.9pt" o:ole="">
            <v:imagedata r:id="rId89" o:title=""/>
          </v:shape>
          <o:OLEObject Type="Embed" ProgID="Equation.3" ShapeID="_x0000_i1037" DrawAspect="Content" ObjectID="_1700470164"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9.15pt" o:ole="">
            <v:imagedata r:id="rId91" o:title=""/>
          </v:shape>
          <o:OLEObject Type="Embed" ProgID="Equation.DSMT4" ShapeID="_x0000_i1038" DrawAspect="Content" ObjectID="_1700470165"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0.9pt" o:ole="">
            <v:imagedata r:id="rId93" o:title=""/>
          </v:shape>
          <o:OLEObject Type="Embed" ProgID="Equation.3" ShapeID="_x0000_i1039" DrawAspect="Content" ObjectID="_1700470166" r:id="rId94"/>
        </w:object>
      </w:r>
      <w:r w:rsidRPr="0098259C">
        <w:t xml:space="preserve"> is running step by step from </w:t>
      </w:r>
      <w:r w:rsidRPr="0098259C">
        <w:rPr>
          <w:position w:val="-12"/>
        </w:rPr>
        <w:object w:dxaOrig="420" w:dyaOrig="360" w14:anchorId="485CC85E">
          <v:shape id="_x0000_i1040" type="#_x0000_t75" style="width:21.4pt;height:19.15pt" o:ole="">
            <v:imagedata r:id="rId95" o:title=""/>
          </v:shape>
          <o:OLEObject Type="Embed" ProgID="Equation.3" ShapeID="_x0000_i1040" DrawAspect="Content" ObjectID="_1700470167" r:id="rId96"/>
        </w:object>
      </w:r>
      <w:r w:rsidRPr="0098259C">
        <w:t xml:space="preserve"> to </w:t>
      </w:r>
      <w:r w:rsidRPr="0098259C">
        <w:rPr>
          <w:position w:val="-14"/>
        </w:rPr>
        <w:object w:dxaOrig="400" w:dyaOrig="380" w14:anchorId="2A7F949E">
          <v:shape id="_x0000_i1041" type="#_x0000_t75" style="width:21.4pt;height:19.15pt" o:ole="">
            <v:imagedata r:id="rId97" o:title=""/>
          </v:shape>
          <o:OLEObject Type="Embed" ProgID="Equation.3" ShapeID="_x0000_i1041" DrawAspect="Content" ObjectID="_1700470168"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9pt;height:19.15pt" o:ole="">
            <v:imagedata r:id="rId99" o:title=""/>
          </v:shape>
          <o:OLEObject Type="Embed" ProgID="Equation.3" ShapeID="_x0000_i1042" DrawAspect="Content" ObjectID="_1700470169" r:id="rId100"/>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2.9pt;height:19.15pt" o:ole="">
            <v:imagedata r:id="rId101" o:title=""/>
          </v:shape>
          <o:OLEObject Type="Embed" ProgID="Equation.3" ShapeID="_x0000_i1043" DrawAspect="Content" ObjectID="_1700470170"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15pt" o:ole="">
            <v:imagedata r:id="rId103" o:title=""/>
          </v:shape>
          <o:OLEObject Type="Embed" ProgID="Equation.3" ShapeID="_x0000_i1044" DrawAspect="Content" ObjectID="_1700470171" r:id="rId104"/>
        </w:object>
      </w:r>
      <w:r w:rsidRPr="0098259C">
        <w:t xml:space="preserve">, </w:t>
      </w:r>
      <w:r w:rsidRPr="0098259C">
        <w:rPr>
          <w:position w:val="-14"/>
        </w:rPr>
        <w:object w:dxaOrig="1440" w:dyaOrig="380" w14:anchorId="348053A5">
          <v:shape id="_x0000_i1045" type="#_x0000_t75" style="width:1in;height:19.15pt" o:ole="">
            <v:imagedata r:id="rId105" o:title=""/>
          </v:shape>
          <o:OLEObject Type="Embed" ProgID="Equation.DSMT4" ShapeID="_x0000_i1045" DrawAspect="Content" ObjectID="_1700470172"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w:t>
      </w:r>
      <w:proofErr w:type="gramStart"/>
      <w:r w:rsidRPr="0098259C">
        <w:t>is able to</w:t>
      </w:r>
      <w:proofErr w:type="gramEnd"/>
      <w:r w:rsidRPr="0098259C">
        <w:t xml:space="preserve"> interrupt the simulation when </w:t>
      </w:r>
      <w:r w:rsidRPr="0098259C">
        <w:rPr>
          <w:position w:val="-12"/>
        </w:rPr>
        <w:object w:dxaOrig="300" w:dyaOrig="360" w14:anchorId="3A15B370">
          <v:shape id="_x0000_i1046" type="#_x0000_t75" style="width:15pt;height:19.15pt" o:ole="">
            <v:imagedata r:id="rId107" o:title=""/>
          </v:shape>
          <o:OLEObject Type="Embed" ProgID="Equation.3" ShapeID="_x0000_i1046" DrawAspect="Content" ObjectID="_1700470173"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15pt;height:19.15pt" o:ole="">
            <v:imagedata r:id="rId109" o:title=""/>
          </v:shape>
          <o:OLEObject Type="Embed" ProgID="Equation.3" ShapeID="_x0000_i1047" DrawAspect="Content" ObjectID="_1700470174" r:id="rId110"/>
        </w:object>
      </w:r>
      <w:r w:rsidRPr="0098259C">
        <w:t xml:space="preserve">and send values of outputs </w:t>
      </w:r>
      <w:r w:rsidRPr="0098259C">
        <w:rPr>
          <w:position w:val="-12"/>
        </w:rPr>
        <w:object w:dxaOrig="639" w:dyaOrig="360" w14:anchorId="080D52A0">
          <v:shape id="_x0000_i1048" type="#_x0000_t75" style="width:31.15pt;height:19.15pt" o:ole="">
            <v:imagedata r:id="rId111" o:title=""/>
          </v:shape>
          <o:OLEObject Type="Embed" ProgID="Equation.3" ShapeID="_x0000_i1048" DrawAspect="Content" ObjectID="_1700470175"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9.15pt" o:ole="">
            <v:imagedata r:id="rId113" o:title=""/>
          </v:shape>
          <o:OLEObject Type="Embed" ProgID="Equation.3" ShapeID="_x0000_i1049" DrawAspect="Content" ObjectID="_1700470176" r:id="rId114"/>
        </w:object>
      </w:r>
      <w:r w:rsidRPr="0098259C">
        <w:t xml:space="preserve">, </w:t>
      </w:r>
      <w:r w:rsidRPr="0098259C">
        <w:rPr>
          <w:position w:val="-14"/>
        </w:rPr>
        <w:object w:dxaOrig="1460" w:dyaOrig="380" w14:anchorId="3DA8B1B0">
          <v:shape id="_x0000_i1050" type="#_x0000_t75" style="width:73.15pt;height:19.15pt" o:ole="">
            <v:imagedata r:id="rId115" o:title=""/>
          </v:shape>
          <o:OLEObject Type="Embed" ProgID="Equation.DSMT4" ShapeID="_x0000_i1050" DrawAspect="Content" ObjectID="_1700470177" r:id="rId116"/>
        </w:object>
      </w:r>
      <w:r w:rsidRPr="0098259C">
        <w:t xml:space="preserve">can be given to simulate the time subinterval </w:t>
      </w:r>
      <w:r w:rsidRPr="0098259C">
        <w:rPr>
          <w:position w:val="-12"/>
        </w:rPr>
        <w:object w:dxaOrig="1200" w:dyaOrig="360" w14:anchorId="0BB58D3A">
          <v:shape id="_x0000_i1051" type="#_x0000_t75" style="width:61.5pt;height:19.15pt" o:ole="">
            <v:imagedata r:id="rId117" o:title=""/>
          </v:shape>
          <o:OLEObject Type="Embed" ProgID="Equation.DSMT4" ShapeID="_x0000_i1051" DrawAspect="Content" ObjectID="_1700470178"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15pt;height:19.15pt" o:ole="">
            <v:imagedata r:id="rId119" o:title=""/>
          </v:shape>
          <o:OLEObject Type="Embed" ProgID="Equation.3" ShapeID="_x0000_i1052" DrawAspect="Content" ObjectID="_1700470179" r:id="rId120"/>
        </w:object>
      </w:r>
      <w:r w:rsidRPr="0098259C">
        <w:t xml:space="preserve"> is the communication step size of the </w:t>
      </w:r>
      <w:r w:rsidRPr="0098259C">
        <w:rPr>
          <w:position w:val="-6"/>
        </w:rPr>
        <w:object w:dxaOrig="279" w:dyaOrig="320" w14:anchorId="0C6F5504">
          <v:shape id="_x0000_i1053" type="#_x0000_t75" style="width:14.25pt;height:16.9pt" o:ole="">
            <v:imagedata r:id="rId121" o:title=""/>
          </v:shape>
          <o:OLEObject Type="Embed" ProgID="Equation.3" ShapeID="_x0000_i1053" DrawAspect="Content" ObjectID="_1700470180" r:id="rId122"/>
        </w:object>
      </w:r>
      <w:r w:rsidRPr="0098259C">
        <w:t xml:space="preserve"> communication step, </w:t>
      </w:r>
      <w:r w:rsidRPr="0098259C">
        <w:rPr>
          <w:position w:val="-12"/>
        </w:rPr>
        <w:object w:dxaOrig="1480" w:dyaOrig="360" w14:anchorId="261D435C">
          <v:shape id="_x0000_i1054" type="#_x0000_t75" style="width:76.5pt;height:19.15pt" o:ole="">
            <v:imagedata r:id="rId123" o:title=""/>
          </v:shape>
          <o:OLEObject Type="Embed" ProgID="Equation.3" ShapeID="_x0000_i1054" DrawAspect="Content" ObjectID="_1700470181" r:id="rId124"/>
        </w:object>
      </w:r>
      <w:r w:rsidRPr="0098259C">
        <w:t xml:space="preserve">. </w:t>
      </w:r>
      <w:r w:rsidR="00F108BD">
        <w:t>T</w:t>
      </w:r>
      <w:r w:rsidRPr="0098259C">
        <w:t xml:space="preserve">he communication step size </w:t>
      </w:r>
      <w:proofErr w:type="gramStart"/>
      <w:r w:rsidR="00F108BD">
        <w:t>has to</w:t>
      </w:r>
      <w:proofErr w:type="gramEnd"/>
      <w:r w:rsidR="00F108BD">
        <w:t xml:space="preserve">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177" w:name="_Toc55136516"/>
      <w:r>
        <w:lastRenderedPageBreak/>
        <w:t>Mathematical Model</w:t>
      </w:r>
      <w:bookmarkEnd w:id="177"/>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5D5FE1"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5D5FE1"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5D5FE1"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5D5FE1"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 xml:space="preserve">discrete </w:t>
            </w:r>
            <w:proofErr w:type="gramStart"/>
            <w:r w:rsidR="00E859CF">
              <w:t>states.</w:t>
            </w:r>
            <w:proofErr w:type="gramEnd"/>
          </w:p>
          <w:p w14:paraId="6766F430" w14:textId="77777777" w:rsidR="00E859CF" w:rsidRDefault="005D5FE1"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5D5FE1"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5D5FE1"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5D5FE1"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w:t>
      </w:r>
      <w:proofErr w:type="gramStart"/>
      <w:r w:rsidR="00063440" w:rsidRPr="002F3E46">
        <w:rPr>
          <w:rFonts w:ascii="Arial" w:hAnsi="Arial" w:cs="Arial"/>
          <w:sz w:val="20"/>
          <w:szCs w:val="20"/>
          <w:lang w:val="en-US"/>
        </w:rPr>
        <w:t>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w:t>
      </w:r>
      <w:proofErr w:type="gramEnd"/>
      <w:r w:rsidR="00063440" w:rsidRPr="002F3E46">
        <w:rPr>
          <w:rFonts w:ascii="Arial" w:hAnsi="Arial" w:cs="Arial"/>
          <w:sz w:val="20"/>
          <w:szCs w:val="20"/>
          <w:lang w:val="en-US"/>
        </w:rPr>
        <w:t xml:space="preserve">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78"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5D5FE1"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5D5FE1"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5D5FE1"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178"/>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79" w:name="_Toc55136517"/>
      <w:bookmarkStart w:id="180" w:name="_Toc240646382"/>
      <w:bookmarkStart w:id="181" w:name="_Toc247884555"/>
      <w:r w:rsidRPr="0098259C">
        <w:t>FMI Application Programming Interface</w:t>
      </w:r>
      <w:bookmarkEnd w:id="179"/>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82" w:name="_Toc247964771"/>
      <w:bookmarkStart w:id="183" w:name="_Toc274647154"/>
      <w:bookmarkStart w:id="184" w:name="_Ref290826996"/>
      <w:bookmarkStart w:id="185" w:name="_Ref304553841"/>
      <w:bookmarkStart w:id="186" w:name="_Ref369580299"/>
      <w:bookmarkStart w:id="187"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82"/>
      <w:r w:rsidRPr="0098259C">
        <w:t xml:space="preserve"> and </w:t>
      </w:r>
      <w:r w:rsidR="00966C27" w:rsidRPr="0098259C">
        <w:t>P</w:t>
      </w:r>
      <w:r w:rsidRPr="0098259C">
        <w:t>arameters</w:t>
      </w:r>
      <w:bookmarkEnd w:id="183"/>
      <w:bookmarkEnd w:id="184"/>
      <w:bookmarkEnd w:id="185"/>
      <w:bookmarkEnd w:id="186"/>
      <w:bookmarkEnd w:id="187"/>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w:t>
      </w:r>
      <w:proofErr w:type="gramStart"/>
      <w:r w:rsidRPr="0098259C">
        <w:t>is able to</w:t>
      </w:r>
      <w:proofErr w:type="gramEnd"/>
      <w:r w:rsidRPr="0098259C">
        <w:t xml:space="preserve">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SetRealInputDerivatives(</w:t>
            </w:r>
            <w:proofErr w:type="gramEnd"/>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w:t>
      </w:r>
      <w:proofErr w:type="gramStart"/>
      <w:r w:rsidRPr="0098259C">
        <w:t>is able to</w:t>
      </w:r>
      <w:proofErr w:type="gramEnd"/>
      <w:r w:rsidRPr="0098259C">
        <w:t xml:space="preserve">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proofErr w:type="gramStart"/>
            <w:r w:rsidR="00885BF4" w:rsidRPr="0098259C">
              <w:rPr>
                <w:rStyle w:val="CODE"/>
                <w:rFonts w:eastAsia="StarSymbol"/>
                <w:color w:val="000000"/>
              </w:rPr>
              <w:t>vr</w:t>
            </w:r>
            <w:proofErr w:type="spellEnd"/>
            <w:r w:rsidR="00885BF4" w:rsidRPr="0098259C">
              <w:rPr>
                <w:rStyle w:val="CODE"/>
                <w:rFonts w:eastAsia="StarSymbol"/>
                <w:color w:val="000000"/>
              </w:rPr>
              <w:t>[</w:t>
            </w:r>
            <w:proofErr w:type="gram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188" w:name="_Ref248821476"/>
      <w:bookmarkStart w:id="189" w:name="_Toc274647155"/>
      <w:bookmarkStart w:id="190" w:name="_Toc55136519"/>
      <w:r w:rsidRPr="0098259C">
        <w:t>Computation</w:t>
      </w:r>
      <w:bookmarkEnd w:id="188"/>
      <w:bookmarkEnd w:id="189"/>
      <w:bookmarkEnd w:id="190"/>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DoStep(</w:t>
            </w:r>
            <w:proofErr w:type="gramEnd"/>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w:t>
            </w:r>
            <w:proofErr w:type="gramStart"/>
            <w:r w:rsidR="00BA76AB" w:rsidRPr="002F3E46">
              <w:rPr>
                <w:i/>
              </w:rPr>
              <w:t>have to</w:t>
            </w:r>
            <w:proofErr w:type="gramEnd"/>
            <w:r w:rsidR="00BA76AB" w:rsidRPr="002F3E46">
              <w:rPr>
                <w:i/>
              </w:rPr>
              <w:t xml:space="preserve">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proofErr w:type="gramStart"/>
            <w:r w:rsidR="00885BF4" w:rsidRPr="0098259C">
              <w:rPr>
                <w:rStyle w:val="CODE"/>
                <w:rFonts w:eastAsia="StarSymbol" w:cs="Courier New"/>
              </w:rPr>
              <w:t>GetStatus(</w:t>
            </w:r>
            <w:proofErr w:type="gramEnd"/>
            <w:r w:rsidR="00885BF4" w:rsidRPr="0098259C">
              <w:rPr>
                <w:rStyle w:val="CODE"/>
                <w:rFonts w:eastAsia="StarSymbol" w:cs="Courier New"/>
              </w:rPr>
              <w:t>...,</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CancelStep(</w:t>
            </w:r>
            <w:proofErr w:type="gramEnd"/>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191" w:name="_Toc247964773"/>
      <w:bookmarkStart w:id="192" w:name="_Toc274647156"/>
      <w:bookmarkStart w:id="193" w:name="_Ref369578323"/>
      <w:r>
        <w:br w:type="page"/>
      </w:r>
    </w:p>
    <w:p w14:paraId="771EDC9D" w14:textId="222085D8" w:rsidR="00885BF4" w:rsidRPr="0098259C" w:rsidRDefault="00885BF4" w:rsidP="00885BF4">
      <w:pPr>
        <w:pStyle w:val="berschrift3"/>
        <w:spacing w:line="336" w:lineRule="auto"/>
        <w:jc w:val="both"/>
      </w:pPr>
      <w:bookmarkStart w:id="194" w:name="_Ref20232792"/>
      <w:bookmarkStart w:id="195" w:name="_Toc55136520"/>
      <w:r w:rsidRPr="0098259C">
        <w:lastRenderedPageBreak/>
        <w:t>Retrieving Status Information</w:t>
      </w:r>
      <w:bookmarkEnd w:id="191"/>
      <w:r w:rsidRPr="0098259C">
        <w:t xml:space="preserve"> from the Slave</w:t>
      </w:r>
      <w:bookmarkEnd w:id="192"/>
      <w:bookmarkEnd w:id="193"/>
      <w:bookmarkEnd w:id="194"/>
      <w:bookmarkEnd w:id="195"/>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etIntegerStatus(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etBooleanStatus(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proofErr w:type="gramStart"/>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w:t>
            </w:r>
            <w:proofErr w:type="gramEnd"/>
            <w:r w:rsidRPr="0098259C">
              <w:rPr>
                <w:color w:val="000000"/>
                <w:szCs w:val="20"/>
              </w:rPr>
              <w:t xml:space="preserve">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196" w:name="_Toc247964774"/>
      <w:bookmarkStart w:id="197" w:name="_Ref248821801"/>
      <w:bookmarkStart w:id="198" w:name="_Toc274647157"/>
    </w:p>
    <w:p w14:paraId="0A5EDE80" w14:textId="77777777" w:rsidR="00966C27" w:rsidRPr="0098259C" w:rsidRDefault="00966C27" w:rsidP="007137D7">
      <w:pPr>
        <w:pStyle w:val="berschrift3"/>
      </w:pPr>
      <w:bookmarkStart w:id="199" w:name="_Ref349039747"/>
      <w:bookmarkStart w:id="200" w:name="_Toc55136521"/>
      <w:r w:rsidRPr="0098259C">
        <w:lastRenderedPageBreak/>
        <w:t>State Machine of Calling Sequenc</w:t>
      </w:r>
      <w:bookmarkEnd w:id="196"/>
      <w:r w:rsidRPr="0098259C">
        <w:t>e from Master to Slave</w:t>
      </w:r>
      <w:bookmarkEnd w:id="197"/>
      <w:bookmarkEnd w:id="198"/>
      <w:bookmarkEnd w:id="199"/>
      <w:bookmarkEnd w:id="200"/>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proofErr w:type="gramStart"/>
            <w:r w:rsidR="00835952" w:rsidRPr="00D2781E">
              <w:rPr>
                <w:rFonts w:ascii="Courier New" w:hAnsi="Courier New" w:cs="Courier New"/>
                <w:i/>
                <w:sz w:val="19"/>
                <w:szCs w:val="19"/>
              </w:rPr>
              <w:t>SetXXX</w:t>
            </w:r>
            <w:r w:rsidR="00835952" w:rsidRPr="004865EB">
              <w:rPr>
                <w:i/>
              </w:rPr>
              <w:t xml:space="preserve">  on</w:t>
            </w:r>
            <w:proofErr w:type="gramEnd"/>
            <w:r w:rsidR="00835952" w:rsidRPr="004865EB">
              <w:rPr>
                <w:i/>
              </w:rPr>
              <w:t xml:space="preserve">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01" w:name="_Toc247964775"/>
      <w:bookmarkStart w:id="202" w:name="_Toc274647158"/>
      <w:bookmarkStart w:id="203" w:name="_Ref289781010"/>
      <w:bookmarkStart w:id="204"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w:t>
      </w:r>
      <w:proofErr w:type="gramStart"/>
      <w:r>
        <w:rPr>
          <w:lang w:eastAsia="en-US"/>
        </w:rPr>
        <w:t>means:</w:t>
      </w:r>
      <w:proofErr w:type="gramEnd"/>
      <w:r>
        <w:rPr>
          <w:lang w:eastAsia="en-US"/>
        </w:rPr>
        <w:t xml:space="preserve">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60EFEE68" w14:textId="3384B05A" w:rsidR="002920AB" w:rsidRPr="00B20A8B" w:rsidDel="00B20A8B" w:rsidRDefault="002920AB" w:rsidP="00B20A8B">
      <w:pPr>
        <w:pStyle w:val="Textkrper"/>
        <w:spacing w:before="0"/>
        <w:rPr>
          <w:del w:id="205" w:author="Bertsch Christian (CR/ADB2.2)" w:date="2021-12-08T12:00:00Z"/>
          <w:rStyle w:val="CODE"/>
          <w:rPrChange w:id="206" w:author="Bertsch Christian (CR/ADB2.2)" w:date="2021-12-08T12:02:00Z">
            <w:rPr>
              <w:del w:id="207" w:author="Bertsch Christian (CR/ADB2.2)" w:date="2021-12-08T12:00:00Z"/>
              <w:lang w:eastAsia="en-US"/>
            </w:rPr>
          </w:rPrChange>
        </w:rPr>
        <w:pPrChange w:id="208" w:author="Bertsch Christian (CR/ADB2.2)" w:date="2021-12-08T12:02:00Z">
          <w:pPr>
            <w:pStyle w:val="Textkrper"/>
            <w:spacing w:before="0" w:line="240" w:lineRule="auto"/>
          </w:pPr>
        </w:pPrChange>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del w:id="209" w:author="Bertsch Christian (CR/ADB2.2)" w:date="2021-12-08T12:01:00Z">
        <w:r w:rsidR="00704D3A" w:rsidDel="00B20A8B">
          <w:rPr>
            <w:rStyle w:val="CODE"/>
          </w:rPr>
          <w:delText xml:space="preserve"> </w:delText>
        </w:r>
        <w:r w:rsidR="00704D3A" w:rsidDel="00B20A8B">
          <w:rPr>
            <w:lang w:eastAsia="en-US"/>
          </w:rPr>
          <w:delText>or</w:delText>
        </w:r>
      </w:del>
      <w:ins w:id="210" w:author="Bertsch Christian (CR/ADB2.2)" w:date="2021-12-08T12:00:00Z">
        <w:r w:rsidR="00B20A8B">
          <w:rPr>
            <w:lang w:eastAsia="en-US"/>
          </w:rPr>
          <w:t xml:space="preserve"> </w:t>
        </w:r>
        <w:r w:rsidR="00B20A8B">
          <w:rPr>
            <w:rStyle w:val="blob-code-inner"/>
          </w:rPr>
          <w:t xml:space="preserve">or variables listed under </w:t>
        </w:r>
        <w:r w:rsidR="00B20A8B" w:rsidRPr="00B20A8B">
          <w:rPr>
            <w:rStyle w:val="CODE"/>
            <w:rPrChange w:id="211" w:author="Bertsch Christian (CR/ADB2.2)" w:date="2021-12-08T12:02:00Z">
              <w:rPr>
                <w:rStyle w:val="blob-code-inner"/>
              </w:rPr>
            </w:rPrChange>
          </w:rPr>
          <w:t>&lt;</w:t>
        </w:r>
        <w:proofErr w:type="spellStart"/>
        <w:r w:rsidR="00B20A8B" w:rsidRPr="00B20A8B">
          <w:rPr>
            <w:rStyle w:val="CODE"/>
            <w:rPrChange w:id="212" w:author="Bertsch Christian (CR/ADB2.2)" w:date="2021-12-08T12:02:00Z">
              <w:rPr>
                <w:rStyle w:val="blob-code-inner"/>
              </w:rPr>
            </w:rPrChange>
          </w:rPr>
          <w:t>ModelStructure</w:t>
        </w:r>
        <w:proofErr w:type="spellEnd"/>
        <w:r w:rsidR="00B20A8B" w:rsidRPr="00B20A8B">
          <w:rPr>
            <w:rStyle w:val="CODE"/>
            <w:rPrChange w:id="213" w:author="Bertsch Christian (CR/ADB2.2)" w:date="2021-12-08T12:02:00Z">
              <w:rPr>
                <w:rStyle w:val="blob-code-inner"/>
              </w:rPr>
            </w:rPrChange>
          </w:rPr>
          <w:t>&gt;&lt;</w:t>
        </w:r>
        <w:proofErr w:type="spellStart"/>
        <w:r w:rsidR="00B20A8B" w:rsidRPr="00B20A8B">
          <w:rPr>
            <w:rStyle w:val="CODE"/>
            <w:rPrChange w:id="214" w:author="Bertsch Christian (CR/ADB2.2)" w:date="2021-12-08T12:02:00Z">
              <w:rPr>
                <w:rStyle w:val="blob-code-inner"/>
              </w:rPr>
            </w:rPrChange>
          </w:rPr>
          <w:t>InitalUnkowns</w:t>
        </w:r>
        <w:proofErr w:type="spellEnd"/>
        <w:r w:rsidR="00B20A8B" w:rsidRPr="00B20A8B">
          <w:rPr>
            <w:rStyle w:val="CODE"/>
            <w:rPrChange w:id="215" w:author="Bertsch Christian (CR/ADB2.2)" w:date="2021-12-08T12:02:00Z">
              <w:rPr>
                <w:rStyle w:val="blob-code-inner"/>
              </w:rPr>
            </w:rPrChange>
          </w:rPr>
          <w:t>&gt;</w:t>
        </w:r>
      </w:ins>
    </w:p>
    <w:p w14:paraId="18367D95" w14:textId="2D432322" w:rsidR="00704D3A" w:rsidRDefault="00704D3A" w:rsidP="00B20A8B">
      <w:pPr>
        <w:pStyle w:val="Textkrper"/>
        <w:spacing w:before="0" w:line="240" w:lineRule="auto"/>
      </w:pPr>
      <w:del w:id="216" w:author="Bertsch Christian (CR/ADB2.2)" w:date="2021-12-08T12:00:00Z">
        <w:r w:rsidDel="00B20A8B">
          <w:rPr>
            <w:lang w:eastAsia="en-US"/>
          </w:rPr>
          <w:delText xml:space="preserve">   c</w:delText>
        </w:r>
        <w:r w:rsidRPr="00704D3A" w:rsidDel="00B20A8B">
          <w:rPr>
            <w:lang w:eastAsia="en-US"/>
          </w:rPr>
          <w:delText xml:space="preserve">ontinuous-time states or state derivatives (if element </w:delText>
        </w:r>
        <w:r w:rsidRPr="002F3E46" w:rsidDel="00B20A8B">
          <w:rPr>
            <w:rStyle w:val="CODE"/>
          </w:rPr>
          <w:delText>&lt;Derivatives&gt;</w:delText>
        </w:r>
        <w:r w:rsidRPr="00704D3A" w:rsidDel="00B20A8B">
          <w:rPr>
            <w:lang w:eastAsia="en-US"/>
          </w:rPr>
          <w:delText xml:space="preserve"> is present)</w:delText>
        </w:r>
      </w:del>
      <w:ins w:id="217" w:author="Bertsch Christian (CR/ADB2.2)" w:date="2021-12-08T12:00:00Z">
        <w:r w:rsidR="00B20A8B">
          <w:rPr>
            <w:lang w:eastAsia="en-US"/>
          </w:rPr>
          <w:t xml:space="preserve"> </w:t>
        </w:r>
      </w:ins>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proofErr w:type="gramStart"/>
      <w:r w:rsidR="00A85BC7">
        <w:rPr>
          <w:lang w:eastAsia="en-US"/>
        </w:rPr>
        <w:t xml:space="preserve">   (</w:t>
      </w:r>
      <w:proofErr w:type="gramEnd"/>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lastRenderedPageBreak/>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18" w:name="_Toc55136522"/>
      <w:r w:rsidRPr="0098259C">
        <w:t>Pseudo</w:t>
      </w:r>
      <w:r w:rsidR="00C34D46">
        <w:t>c</w:t>
      </w:r>
      <w:r w:rsidRPr="0098259C">
        <w:t>ode Example</w:t>
      </w:r>
      <w:bookmarkEnd w:id="201"/>
      <w:bookmarkEnd w:id="202"/>
      <w:bookmarkEnd w:id="203"/>
      <w:bookmarkEnd w:id="204"/>
      <w:bookmarkEnd w:id="21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cbf.logger</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cbf.allocateMemory</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cbf.freeMemory</w:t>
            </w:r>
            <w:proofErr w:type="spellEnd"/>
            <w:proofErr w:type="gram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cbf.stepFinished</w:t>
            </w:r>
            <w:proofErr w:type="spellEnd"/>
            <w:proofErr w:type="gram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cbf.componentEnvironment</w:t>
            </w:r>
            <w:proofErr w:type="spellEnd"/>
            <w:proofErr w:type="gram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proofErr w:type="gramStart"/>
            <w:r w:rsidR="00850C66">
              <w:rPr>
                <w:rFonts w:ascii="Courier New" w:hAnsi="Courier New" w:cs="Courier New"/>
                <w:lang w:eastAsia="de-DE"/>
              </w:rPr>
              <w:t>Instantiate</w:t>
            </w:r>
            <w:r w:rsidR="00F4419E" w:rsidRPr="0098259C">
              <w:rPr>
                <w:rFonts w:ascii="Courier New" w:hAnsi="Courier New" w:cs="Courier New"/>
                <w:lang w:eastAsia="de-DE"/>
              </w:rPr>
              <w:t>(</w:t>
            </w:r>
            <w:proofErr w:type="gramEnd"/>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proofErr w:type="gramStart"/>
            <w:r w:rsidR="00F4419E" w:rsidRPr="0098259C">
              <w:rPr>
                <w:rFonts w:ascii="Courier New" w:hAnsi="Courier New" w:cs="Courier New"/>
                <w:lang w:eastAsia="de-DE"/>
              </w:rPr>
              <w:t>Instantiate(</w:t>
            </w:r>
            <w:proofErr w:type="gramEnd"/>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w:t>
            </w:r>
            <w:proofErr w:type="gramStart"/>
            <w:r w:rsidR="00F4419E" w:rsidRPr="0098259C">
              <w:rPr>
                <w:lang w:val="en-US"/>
              </w:rPr>
              <w:t>String(</w:t>
            </w:r>
            <w:proofErr w:type="gramEnd"/>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lastRenderedPageBreak/>
              <w:t>s2</w:t>
            </w:r>
            <w:r w:rsidRPr="0098259C">
              <w:rPr>
                <w:rFonts w:ascii="Courier New" w:hAnsi="Courier New" w:cs="Courier New"/>
                <w:lang w:eastAsia="de-DE"/>
              </w:rPr>
              <w:t>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proofErr w:type="gramStart"/>
            <w:r w:rsidRPr="0098259C">
              <w:rPr>
                <w:rFonts w:ascii="Courier New" w:hAnsi="Courier New" w:cs="Courier New"/>
                <w:lang w:eastAsia="de-DE"/>
              </w:rPr>
              <w:t>GetBooleanStatus(</w:t>
            </w:r>
            <w:proofErr w:type="gramEnd"/>
            <w:r w:rsidRPr="0098259C">
              <w:rPr>
                <w:rFonts w:ascii="Courier New" w:hAnsi="Courier New" w:cs="Courier New"/>
                <w:lang w:eastAsia="de-DE"/>
              </w:rPr>
              <w:t xml:space="preserve">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proofErr w:type="gramStart"/>
            <w:r w:rsidRPr="0098259C">
              <w:rPr>
                <w:rFonts w:ascii="Courier New" w:hAnsi="Courier New" w:cs="Courier New"/>
                <w:lang w:eastAsia="de-DE"/>
              </w:rPr>
              <w:t>printf</w:t>
            </w:r>
            <w:proofErr w:type="spellEnd"/>
            <w:r w:rsidRPr="0098259C">
              <w:rPr>
                <w:rFonts w:ascii="Courier New" w:hAnsi="Courier New" w:cs="Courier New"/>
                <w:lang w:eastAsia="de-DE"/>
              </w:rPr>
              <w:t>(</w:t>
            </w:r>
            <w:proofErr w:type="gramEnd"/>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19" w:name="_Toc55136523"/>
      <w:r w:rsidRPr="0098259C">
        <w:lastRenderedPageBreak/>
        <w:t>FMI Description Schema</w:t>
      </w:r>
      <w:bookmarkEnd w:id="219"/>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20" w:name="_Ref289268602"/>
      <w:bookmarkStart w:id="221" w:name="_Ref298170400"/>
      <w:bookmarkStart w:id="222" w:name="_Toc55136524"/>
      <w:r w:rsidRPr="0098259C">
        <w:t>Co</w:t>
      </w:r>
      <w:r w:rsidRPr="0098259C">
        <w:noBreakHyphen/>
        <w:t>Simulation</w:t>
      </w:r>
      <w:bookmarkEnd w:id="220"/>
      <w:r w:rsidR="00121EF8" w:rsidRPr="0098259C">
        <w:t xml:space="preserve"> FMU (</w:t>
      </w:r>
      <w:proofErr w:type="spellStart"/>
      <w:r w:rsidR="00121EF8" w:rsidRPr="0098259C">
        <w:t>CoSimulation</w:t>
      </w:r>
      <w:proofErr w:type="spellEnd"/>
      <w:r w:rsidR="00121EF8" w:rsidRPr="0098259C">
        <w:t>)</w:t>
      </w:r>
      <w:bookmarkEnd w:id="221"/>
      <w:bookmarkEnd w:id="22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 xml:space="preserve">a tool </w:t>
            </w:r>
            <w:proofErr w:type="gramStart"/>
            <w:r w:rsidR="00546500" w:rsidRPr="0098259C">
              <w:rPr>
                <w:rStyle w:val="termdef"/>
                <w:i/>
              </w:rPr>
              <w:t>has to</w:t>
            </w:r>
            <w:proofErr w:type="gramEnd"/>
            <w:r w:rsidR="00546500" w:rsidRPr="0098259C">
              <w:rPr>
                <w:rStyle w:val="termdef"/>
                <w:i/>
              </w:rPr>
              <w:t xml:space="preserve">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w:t>
            </w:r>
            <w:proofErr w:type="gramStart"/>
            <w:r w:rsidRPr="0098259C">
              <w:rPr>
                <w:rStyle w:val="CODE"/>
              </w:rPr>
              <w:t>(..) )</w:t>
            </w:r>
            <w:proofErr w:type="gramEnd"/>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w:t>
      </w:r>
      <w:proofErr w:type="gramStart"/>
      <w:r w:rsidRPr="0098259C">
        <w:t xml:space="preserve">If  </w:t>
      </w:r>
      <w:proofErr w:type="spellStart"/>
      <w:r w:rsidRPr="0098259C">
        <w:rPr>
          <w:rStyle w:val="CODE"/>
        </w:rPr>
        <w:t>needsExecutionTool</w:t>
      </w:r>
      <w:proofErr w:type="spellEnd"/>
      <w:proofErr w:type="gram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23" w:name="_Toc55136525"/>
      <w:r w:rsidRPr="0098259C">
        <w:t xml:space="preserve">Example </w:t>
      </w:r>
      <w:r w:rsidR="00374F39" w:rsidRPr="0098259C">
        <w:t>XML</w:t>
      </w:r>
      <w:r w:rsidRPr="0098259C">
        <w:t xml:space="preserve"> Description File</w:t>
      </w:r>
      <w:bookmarkEnd w:id="223"/>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24" w:name="_Ref305442034"/>
      <w:bookmarkStart w:id="225" w:name="_Toc55136526"/>
      <w:r w:rsidRPr="0098259C">
        <w:lastRenderedPageBreak/>
        <w:t>Literature</w:t>
      </w:r>
      <w:bookmarkEnd w:id="180"/>
      <w:bookmarkEnd w:id="181"/>
      <w:bookmarkEnd w:id="224"/>
      <w:bookmarkEnd w:id="225"/>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w:t>
      </w:r>
      <w:proofErr w:type="spellStart"/>
      <w:r w:rsidRPr="0098259C">
        <w:rPr>
          <w:noProof w:val="0"/>
          <w:lang w:eastAsia="sv-SE"/>
        </w:rPr>
        <w:t>Neidhold</w:t>
      </w:r>
      <w:proofErr w:type="spellEnd"/>
      <w:r w:rsidRPr="0098259C">
        <w:rPr>
          <w:noProof w:val="0"/>
          <w:lang w:eastAsia="sv-SE"/>
        </w:rPr>
        <w:t xml:space="preserve">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proofErr w:type="gramStart"/>
      <w:r w:rsidRPr="0098259C">
        <w:rPr>
          <w:b/>
          <w:noProof w:val="0"/>
        </w:rPr>
        <w:t>6</w:t>
      </w:r>
      <w:r w:rsidRPr="0098259C">
        <w:rPr>
          <w:noProof w:val="0"/>
        </w:rPr>
        <w:t xml:space="preserve">  pp.</w:t>
      </w:r>
      <w:proofErr w:type="gramEnd"/>
      <w:r w:rsidRPr="0098259C">
        <w:rPr>
          <w:noProof w:val="0"/>
        </w:rPr>
        <w:t xml:space="preserve">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26" w:name="_Toc247884556"/>
      <w:bookmarkStart w:id="227" w:name="_Toc55136527"/>
      <w:r w:rsidRPr="0098259C">
        <w:lastRenderedPageBreak/>
        <w:t>FMI Revision History</w:t>
      </w:r>
      <w:bookmarkEnd w:id="226"/>
      <w:bookmarkEnd w:id="22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28" w:name="_Toc247884557"/>
      <w:bookmarkStart w:id="229" w:name="_Toc55136528"/>
      <w:r w:rsidRPr="0098259C">
        <w:t>Version 1.0</w:t>
      </w:r>
      <w:bookmarkEnd w:id="228"/>
      <w:r w:rsidRPr="0098259C">
        <w:t xml:space="preserve"> – FMI for Model Exchange</w:t>
      </w:r>
      <w:bookmarkEnd w:id="22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w:t>
      </w:r>
      <w:proofErr w:type="spellStart"/>
      <w:r w:rsidRPr="0098259C">
        <w:t>Neidhold</w:t>
      </w:r>
      <w:proofErr w:type="spellEnd"/>
      <w:r w:rsidRPr="0098259C">
        <w:t xml:space="preserve">,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30" w:name="_Toc55136529"/>
      <w:r w:rsidRPr="0098259C">
        <w:t>Version 1.0 – FMI for Co-Simulation</w:t>
      </w:r>
      <w:bookmarkEnd w:id="23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w:t>
      </w:r>
      <w:proofErr w:type="spellStart"/>
      <w:r w:rsidRPr="0098259C">
        <w:t>Jörg</w:t>
      </w:r>
      <w:proofErr w:type="spellEnd"/>
      <w:r w:rsidRPr="0098259C">
        <w:t xml:space="preserve">-Volker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31" w:name="_Toc20839962"/>
      <w:bookmarkStart w:id="232" w:name="_Toc20839963"/>
      <w:bookmarkStart w:id="233" w:name="_Toc20839964"/>
      <w:bookmarkStart w:id="234" w:name="_Toc20839965"/>
      <w:bookmarkStart w:id="235" w:name="_Toc20839966"/>
      <w:bookmarkStart w:id="236" w:name="_Toc20839967"/>
      <w:bookmarkStart w:id="237" w:name="_Toc20839968"/>
      <w:bookmarkStart w:id="238" w:name="_Toc20839969"/>
      <w:bookmarkStart w:id="239" w:name="_Toc20839970"/>
      <w:bookmarkStart w:id="240" w:name="_Toc20839971"/>
      <w:bookmarkStart w:id="241" w:name="_Toc20839972"/>
      <w:bookmarkStart w:id="242" w:name="_Toc20839973"/>
      <w:bookmarkStart w:id="243" w:name="_Toc20839974"/>
      <w:bookmarkStart w:id="244" w:name="_Toc20839975"/>
      <w:bookmarkStart w:id="245" w:name="_Toc20839976"/>
      <w:bookmarkStart w:id="246" w:name="_Toc20839977"/>
      <w:bookmarkStart w:id="247" w:name="_Toc20839978"/>
      <w:bookmarkStart w:id="248" w:name="_Toc20839979"/>
      <w:bookmarkStart w:id="249" w:name="_Toc20839980"/>
      <w:bookmarkStart w:id="250" w:name="_Toc20839981"/>
      <w:bookmarkStart w:id="251" w:name="_Toc20839982"/>
      <w:bookmarkStart w:id="252" w:name="_Toc551365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Pr="0098259C">
        <w:t>Version 2.0</w:t>
      </w:r>
      <w:r w:rsidR="00C47A06" w:rsidRPr="0098259C">
        <w:t xml:space="preserve"> – FMI for Model Exchange and Co-Simulation</w:t>
      </w:r>
      <w:bookmarkEnd w:id="25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53" w:name="_Ref305158977"/>
      <w:bookmarkStart w:id="254" w:name="_Toc55136531"/>
      <w:r w:rsidRPr="0098259C">
        <w:t>Overview</w:t>
      </w:r>
      <w:bookmarkEnd w:id="253"/>
      <w:bookmarkEnd w:id="25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 xml:space="preserve">The tool-specific unit-name can optionally be expressed as function of the 7 SI base units and the SI derived unit “rad”. It is then possible to check units when FMUs are </w:t>
      </w:r>
      <w:proofErr w:type="gramStart"/>
      <w:r w:rsidR="00882AC9" w:rsidRPr="0098259C">
        <w:rPr>
          <w:lang w:eastAsia="sv-SE"/>
        </w:rPr>
        <w:t>connected together</w:t>
      </w:r>
      <w:proofErr w:type="gramEnd"/>
      <w:r w:rsidR="00882AC9" w:rsidRPr="0098259C">
        <w:rPr>
          <w:lang w:eastAsia="sv-SE"/>
        </w:rPr>
        <w:t xml:space="preserve">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w:t>
      </w:r>
      <w:proofErr w:type="gramStart"/>
      <w:r w:rsidRPr="0098259C">
        <w:rPr>
          <w:lang w:eastAsia="sv-SE"/>
        </w:rPr>
        <w:t>2,3,...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 xml:space="preserve">When instantiating an FMU, the absolute path to the FMU resource directory is now reported also in Model Exchange, in order that the FMU can read </w:t>
      </w:r>
      <w:proofErr w:type="gramStart"/>
      <w:r w:rsidRPr="0098259C">
        <w:rPr>
          <w:lang w:eastAsia="sv-SE"/>
        </w:rPr>
        <w:t>all of</w:t>
      </w:r>
      <w:proofErr w:type="gramEnd"/>
      <w:r w:rsidRPr="0098259C">
        <w:rPr>
          <w:lang w:eastAsia="sv-SE"/>
        </w:rPr>
        <w:t xml:space="preserve">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w:t>
      </w:r>
      <w:proofErr w:type="gramStart"/>
      <w:r w:rsidRPr="0098259C">
        <w:rPr>
          <w:lang w:eastAsia="sv-SE"/>
        </w:rPr>
        <w:t xml:space="preserve">in order </w:t>
      </w:r>
      <w:r w:rsidR="00651DCF">
        <w:rPr>
          <w:lang w:eastAsia="sv-SE"/>
        </w:rPr>
        <w:t>for</w:t>
      </w:r>
      <w:proofErr w:type="gramEnd"/>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55" w:name="_Toc55136532"/>
      <w:r w:rsidRPr="0098259C">
        <w:t>Main changes</w:t>
      </w:r>
      <w:bookmarkEnd w:id="25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proofErr w:type="gramStart"/>
      <w:r w:rsidR="00140C25">
        <w:rPr>
          <w:lang w:eastAsia="sv-SE"/>
        </w:rPr>
        <w:t>fmi2</w:t>
      </w:r>
      <w:r w:rsidR="00950F8C">
        <w:rPr>
          <w:lang w:eastAsia="sv-SE"/>
        </w:rPr>
        <w:t xml:space="preserve">TypesPlatform.h </w:t>
      </w:r>
      <w:r w:rsidRPr="0098259C">
        <w:rPr>
          <w:lang w:eastAsia="sv-SE"/>
        </w:rPr>
        <w:t xml:space="preserve"> (</w:t>
      </w:r>
      <w:proofErr w:type="gramEnd"/>
      <w:r w:rsidRPr="0098259C">
        <w:rPr>
          <w:lang w:eastAsia="sv-SE"/>
        </w:rPr>
        <w:t>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 xml:space="preserve">for </w:t>
      </w:r>
      <w:proofErr w:type="gramStart"/>
      <w:r w:rsidR="000061EF" w:rsidRPr="0098259C">
        <w:rPr>
          <w:lang w:eastAsia="sv-SE"/>
        </w:rPr>
        <w:t>example</w:t>
      </w:r>
      <w:r w:rsidR="00EE67B7">
        <w:rPr>
          <w:lang w:eastAsia="sv-SE"/>
        </w:rPr>
        <w:t>,</w:t>
      </w:r>
      <w:r w:rsidR="000061EF" w:rsidRPr="0098259C">
        <w:rPr>
          <w:lang w:eastAsia="sv-SE"/>
        </w:rPr>
        <w:t xml:space="preserve"> </w:t>
      </w:r>
      <w:r w:rsidR="00FC2D9E" w:rsidRPr="0098259C">
        <w:rPr>
          <w:lang w:eastAsia="sv-SE"/>
        </w:rPr>
        <w:t xml:space="preserve"> an</w:t>
      </w:r>
      <w:proofErr w:type="gramEnd"/>
      <w:r w:rsidR="00FC2D9E" w:rsidRPr="0098259C">
        <w:rPr>
          <w:lang w:eastAsia="sv-SE"/>
        </w:rPr>
        <w:t xml:space="preserve">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xml:space="preserve">, </w:t>
      </w:r>
      <w:proofErr w:type="gramStart"/>
      <w:r w:rsidRPr="0098259C">
        <w:rPr>
          <w:lang w:eastAsia="sv-SE"/>
        </w:rPr>
        <w:t>in order</w:t>
      </w:r>
      <w:r w:rsidR="00651DCF">
        <w:rPr>
          <w:lang w:eastAsia="sv-SE"/>
        </w:rPr>
        <w:t xml:space="preserve"> for</w:t>
      </w:r>
      <w:proofErr w:type="gramEnd"/>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proofErr w:type="gramStart"/>
      <w:r w:rsidR="00950F8C">
        <w:rPr>
          <w:rStyle w:val="CODE"/>
        </w:rPr>
        <w:t>fmiTypesPlatform.h</w:t>
      </w:r>
      <w:proofErr w:type="spellEnd"/>
      <w:r w:rsidR="00950F8C">
        <w:rPr>
          <w:rStyle w:val="CODE"/>
        </w:rPr>
        <w:t xml:space="preserve"> </w:t>
      </w:r>
      <w:r w:rsidRPr="0098259C">
        <w:rPr>
          <w:lang w:eastAsia="sv-SE"/>
        </w:rPr>
        <w:t xml:space="preserve"> for</w:t>
      </w:r>
      <w:proofErr w:type="gramEnd"/>
      <w:r w:rsidRPr="0098259C">
        <w:rPr>
          <w:lang w:eastAsia="sv-SE"/>
        </w:rPr>
        <w:t xml:space="preserve">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w:t>
      </w:r>
      <w:proofErr w:type="gramStart"/>
      <w:r w:rsidRPr="0098259C">
        <w:rPr>
          <w:lang w:eastAsia="sv-SE"/>
        </w:rPr>
        <w:t>has to</w:t>
      </w:r>
      <w:proofErr w:type="gramEnd"/>
      <w:r w:rsidRPr="0098259C">
        <w:rPr>
          <w:lang w:eastAsia="sv-SE"/>
        </w:rPr>
        <w:t xml:space="preserve">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56" w:name="_Toc55136533"/>
      <w:r w:rsidRPr="0098259C">
        <w:lastRenderedPageBreak/>
        <w:t>Contributors</w:t>
      </w:r>
      <w:bookmarkEnd w:id="256"/>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w:t>
      </w:r>
      <w:proofErr w:type="spellStart"/>
      <w:r w:rsidR="005D5AF5">
        <w:t>Kaska</w:t>
      </w:r>
      <w:proofErr w:type="spellEnd"/>
      <w:r w:rsidR="005D5AF5">
        <w:t xml:space="preserve"> </w:t>
      </w:r>
      <w:proofErr w:type="spellStart"/>
      <w:r w:rsidR="005D5AF5">
        <w:t>Kowalska</w:t>
      </w:r>
      <w:proofErr w:type="spellEnd"/>
      <w:r w:rsidR="005D5AF5">
        <w:t>,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57"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57"/>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58" w:name="_Toc55136535"/>
      <w:r>
        <w:t xml:space="preserve">FMI 2.0.2 </w:t>
      </w:r>
      <w:proofErr w:type="spellStart"/>
      <w:r>
        <w:t>maintenane</w:t>
      </w:r>
      <w:proofErr w:type="spellEnd"/>
      <w:r>
        <w:t xml:space="preserve"> release: changes and contributors</w:t>
      </w:r>
      <w:bookmarkEnd w:id="258"/>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77777777" w:rsidR="005469A6" w:rsidRPr="0098259C" w:rsidRDefault="005469A6" w:rsidP="005469A6">
      <w:pPr>
        <w:pStyle w:val="Textkrper"/>
        <w:spacing w:before="0"/>
      </w:pPr>
      <w:r>
        <w:t xml:space="preserve">For </w:t>
      </w:r>
      <w:proofErr w:type="gramStart"/>
      <w:r>
        <w:t>contributors</w:t>
      </w:r>
      <w:proofErr w:type="gramEnd"/>
      <w:r>
        <w:t xml:space="preserve"> please refer to the issue tracking system https://github.com/modelica/fmi-standard/milestone/18</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59" w:name="_Toc240646383"/>
      <w:bookmarkStart w:id="260" w:name="_Toc247884564"/>
      <w:bookmarkStart w:id="261" w:name="_Toc55136536"/>
      <w:bookmarkEnd w:id="14"/>
      <w:bookmarkEnd w:id="15"/>
      <w:bookmarkEnd w:id="16"/>
      <w:bookmarkEnd w:id="17"/>
      <w:bookmarkEnd w:id="18"/>
      <w:bookmarkEnd w:id="19"/>
      <w:r w:rsidRPr="0098259C">
        <w:lastRenderedPageBreak/>
        <w:t>Glossary</w:t>
      </w:r>
      <w:bookmarkEnd w:id="259"/>
      <w:bookmarkEnd w:id="260"/>
      <w:bookmarkEnd w:id="261"/>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proofErr w:type="gramStart"/>
            <w:r w:rsidR="00436183">
              <w:rPr>
                <w:rFonts w:cs="Arial"/>
                <w:i/>
              </w:rPr>
              <w:t>).</w:t>
            </w:r>
            <w:r w:rsidRPr="0098259C">
              <w:rPr>
                <w:rFonts w:cs="Arial"/>
              </w:rPr>
              <w:t>Examples</w:t>
            </w:r>
            <w:proofErr w:type="gramEnd"/>
            <w:r w:rsidRPr="0098259C">
              <w:rPr>
                <w:rFonts w:cs="Arial"/>
              </w:rPr>
              <w:t xml:space="preserve">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F2D515" w14:textId="77777777" w:rsidR="005D5FE1" w:rsidRDefault="005D5FE1">
      <w:r>
        <w:separator/>
      </w:r>
    </w:p>
  </w:endnote>
  <w:endnote w:type="continuationSeparator" w:id="0">
    <w:p w14:paraId="3522F3BC" w14:textId="77777777" w:rsidR="005D5FE1" w:rsidRDefault="005D5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71AAB" w14:textId="77777777" w:rsidR="005D5FE1" w:rsidRDefault="005D5FE1">
      <w:r>
        <w:separator/>
      </w:r>
    </w:p>
  </w:footnote>
  <w:footnote w:type="continuationSeparator" w:id="0">
    <w:p w14:paraId="3A18028C" w14:textId="77777777" w:rsidR="005D5FE1" w:rsidRDefault="005D5FE1">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0433" w14:textId="6FCEE077"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del w:id="0" w:author="Bertsch Christian (CR/ADB2.2)" w:date="2021-12-08T11:44:00Z">
      <w:r w:rsidR="005469A6" w:rsidDel="00B20A8B">
        <w:rPr>
          <w:color w:val="000000" w:themeColor="text1"/>
        </w:rPr>
        <w:delText>3</w:delText>
      </w:r>
    </w:del>
    <w:ins w:id="1" w:author="Bertsch Christian (CR/ADB2.2)" w:date="2021-12-08T11:44:00Z">
      <w:r w:rsidR="00B20A8B">
        <w:rPr>
          <w:color w:val="000000" w:themeColor="text1"/>
        </w:rPr>
        <w:t>4</w:t>
      </w:r>
    </w:ins>
  </w:p>
  <w:p w14:paraId="4812F36A" w14:textId="1854761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2" w:author="Bertsch Christian (CR/ADB2.2)" w:date="2021-12-08T11:44:00Z">
      <w:r w:rsidR="00C06C57" w:rsidDel="00B20A8B">
        <w:rPr>
          <w:color w:val="000000" w:themeColor="text1"/>
        </w:rPr>
        <w:delText xml:space="preserve">Nov </w:delText>
      </w:r>
      <w:r w:rsidDel="00B20A8B">
        <w:rPr>
          <w:color w:val="000000" w:themeColor="text1"/>
        </w:rPr>
        <w:delText>15</w:delText>
      </w:r>
      <w:r w:rsidRPr="00466CB8" w:rsidDel="00B20A8B">
        <w:rPr>
          <w:color w:val="000000" w:themeColor="text1"/>
          <w:vertAlign w:val="superscript"/>
        </w:rPr>
        <w:delText>th</w:delText>
      </w:r>
      <w:r w:rsidDel="00B20A8B">
        <w:rPr>
          <w:color w:val="000000" w:themeColor="text1"/>
        </w:rPr>
        <w:delText xml:space="preserve"> 202</w:delText>
      </w:r>
      <w:r w:rsidR="00795362" w:rsidDel="00B20A8B">
        <w:rPr>
          <w:color w:val="000000" w:themeColor="text1"/>
        </w:rPr>
        <w:delText>1</w:delText>
      </w:r>
    </w:del>
    <w:ins w:id="3" w:author="Bertsch Christian (CR/ADB2.2)" w:date="2021-12-08T11:44:00Z">
      <w:r w:rsidR="00B20A8B">
        <w:rPr>
          <w:color w:val="000000" w:themeColor="text1"/>
        </w:rPr>
        <w:t>XXXX</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s://fmi-standard.org/downloads/"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49.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3.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7.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oleObject" Target="embeddings/oleObject11.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43816</Words>
  <Characters>276041</Characters>
  <Application>Microsoft Office Word</Application>
  <DocSecurity>0</DocSecurity>
  <Lines>2300</Lines>
  <Paragraphs>638</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2.0.2</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319219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(CR/ADB2.2)</cp:lastModifiedBy>
  <cp:revision>10</cp:revision>
  <cp:lastPrinted>2020-12-24T11:15:00Z</cp:lastPrinted>
  <dcterms:created xsi:type="dcterms:W3CDTF">2021-08-30T19:51:00Z</dcterms:created>
  <dcterms:modified xsi:type="dcterms:W3CDTF">2021-12-08T11:02:00Z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