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0FAEF42A" w:rsidR="0084747C" w:rsidRDefault="00D0034A" w:rsidP="00D0034A">
      <w:pPr>
        <w:pStyle w:val="Subtitlefrontpage"/>
        <w:tabs>
          <w:tab w:val="left" w:pos="3060"/>
        </w:tabs>
        <w:rPr>
          <w:sz w:val="24"/>
        </w:rPr>
      </w:pPr>
      <w:r w:rsidRPr="00AE2A4F">
        <w:rPr>
          <w:sz w:val="24"/>
        </w:rPr>
        <w:tab/>
      </w:r>
      <w:del w:id="2" w:author="Bertsch Christian (CR/ADX2.2)" w:date="2022-07-20T22:08:00Z">
        <w:r w:rsidR="00B20A8B" w:rsidDel="0068175B">
          <w:rPr>
            <w:sz w:val="24"/>
          </w:rPr>
          <w:delText>XXXX</w:delText>
        </w:r>
      </w:del>
      <w:ins w:id="3" w:author="Bertsch Christian (CR/ADX2.2)" w:date="2022-07-20T22:08:00Z">
        <w:r w:rsidR="0068175B">
          <w:rPr>
            <w:sz w:val="24"/>
          </w:rPr>
          <w:t>13.09.2</w:t>
        </w:r>
      </w:ins>
      <w:ins w:id="4" w:author="Bertsch Christian (CR/ADX2.2)" w:date="2022-07-20T22:09:00Z">
        <w:r w:rsidR="0068175B">
          <w:rPr>
            <w:sz w:val="24"/>
          </w:rPr>
          <w:t>022</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1196C6E6"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5" w:author="Bertsch Christian (CR/ADX2.2)" w:date="2022-07-20T17:20:00Z">
        <w:r w:rsidR="00917DAB">
          <w:rPr>
            <w:szCs w:val="20"/>
          </w:rPr>
          <w:t>4</w:t>
        </w:r>
      </w:ins>
      <w:del w:id="6"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t>
      </w:r>
      <w:del w:id="7" w:author="Bertsch Christian (CR/ADX2.2)" w:date="2022-07-20T22:09:00Z">
        <w:r w:rsidR="00FD58BF" w:rsidDel="0068175B">
          <w:rPr>
            <w:szCs w:val="20"/>
          </w:rPr>
          <w:delText>with no new features compared to</w:delText>
        </w:r>
      </w:del>
      <w:ins w:id="8" w:author="Bertsch Christian (CR/ADX2.2)" w:date="2022-07-20T22:09:00Z">
        <w:r w:rsidR="0068175B">
          <w:rPr>
            <w:szCs w:val="20"/>
          </w:rPr>
          <w:t>for</w:t>
        </w:r>
      </w:ins>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9" w:name="_Toc215371355"/>
      <w:bookmarkStart w:id="10" w:name="_Toc217788014"/>
      <w:r w:rsidR="00882F43" w:rsidRPr="0098259C">
        <w:lastRenderedPageBreak/>
        <w:t>History</w:t>
      </w:r>
      <w:bookmarkEnd w:id="9"/>
      <w:bookmarkEnd w:id="1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11" w:author="Bertsch Christian (CR/ADX2.2)" w:date="2022-07-20T17:21:00Z"/>
        </w:trPr>
        <w:tc>
          <w:tcPr>
            <w:tcW w:w="1560" w:type="dxa"/>
          </w:tcPr>
          <w:p w14:paraId="5FF5AC27" w14:textId="3AA3FFEA" w:rsidR="00917DAB" w:rsidRDefault="00917DAB" w:rsidP="005469A6">
            <w:pPr>
              <w:pStyle w:val="tablecontents"/>
              <w:rPr>
                <w:ins w:id="12" w:author="Bertsch Christian (CR/ADX2.2)" w:date="2022-07-20T17:21:00Z"/>
              </w:rPr>
            </w:pPr>
            <w:ins w:id="13" w:author="Bertsch Christian (CR/ADX2.2)" w:date="2022-07-20T17:21:00Z">
              <w:r>
                <w:t>2.0.4</w:t>
              </w:r>
            </w:ins>
          </w:p>
        </w:tc>
        <w:tc>
          <w:tcPr>
            <w:tcW w:w="1212" w:type="dxa"/>
          </w:tcPr>
          <w:p w14:paraId="6EDA3CEA" w14:textId="44EA9DBC" w:rsidR="00917DAB" w:rsidRDefault="00917DAB" w:rsidP="005469A6">
            <w:pPr>
              <w:pStyle w:val="tablecontents"/>
              <w:rPr>
                <w:ins w:id="14" w:author="Bertsch Christian (CR/ADX2.2)" w:date="2022-07-20T17:21:00Z"/>
              </w:rPr>
            </w:pPr>
            <w:ins w:id="15" w:author="Bertsch Christian (CR/ADX2.2)" w:date="2022-07-20T17:21:00Z">
              <w:r>
                <w:t>2022-09-13</w:t>
              </w:r>
            </w:ins>
          </w:p>
        </w:tc>
        <w:tc>
          <w:tcPr>
            <w:tcW w:w="6768" w:type="dxa"/>
          </w:tcPr>
          <w:p w14:paraId="455FDAAA" w14:textId="74D8D294" w:rsidR="00917DAB" w:rsidRDefault="00917DAB" w:rsidP="005469A6">
            <w:pPr>
              <w:pStyle w:val="tablecontents"/>
              <w:rPr>
                <w:ins w:id="16" w:author="Bertsch Christian (CR/ADX2.2)" w:date="2022-07-20T17:21:00Z"/>
              </w:rPr>
            </w:pPr>
            <w:ins w:id="17" w:author="Bertsch Christian (CR/ADX2.2)" w:date="2022-07-20T17:21:00Z">
              <w:r>
                <w:t>Bugfix/maintenance release of FMI for Model Exchange and Co-Simulation 2.0</w:t>
              </w:r>
              <w:r>
                <w:br/>
                <w:t>Backporting of “orthogonal” features “Terminals and Icons”</w:t>
              </w:r>
            </w:ins>
            <w:ins w:id="18"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20524B"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19" w:author="Bertsch Christian (CR/ADX2.2)" w:date="2022-07-20T17:22:00Z">
        <w:r w:rsidR="00917DAB">
          <w:t>2</w:t>
        </w:r>
      </w:ins>
      <w:del w:id="20"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20524B"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21" w:author="Bertsch Christian (CR/ADX2.2)" w:date="2022-07-20T17:22:00Z">
        <w:r w:rsidR="00917DAB">
          <w:t>4</w:t>
        </w:r>
      </w:ins>
      <w:del w:id="22"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20524B"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23" w:author="Bertsch Christian (CR/ADX2.2)" w:date="2022-07-20T17:23:00Z"/>
          <w:b/>
          <w:sz w:val="24"/>
        </w:rPr>
      </w:pPr>
      <w:ins w:id="24" w:author="Bertsch Christian (CR/ADX2.2)" w:date="2022-07-20T17:23:00Z">
        <w:r w:rsidRPr="003200BB">
          <w:rPr>
            <w:b/>
            <w:sz w:val="24"/>
          </w:rPr>
          <w:lastRenderedPageBreak/>
          <w:t>About FMI 2.0</w:t>
        </w:r>
        <w:r>
          <w:rPr>
            <w:b/>
            <w:sz w:val="24"/>
          </w:rPr>
          <w:t>.4</w:t>
        </w:r>
      </w:ins>
    </w:p>
    <w:p w14:paraId="58B41EC1" w14:textId="55027B00" w:rsidR="00917DAB" w:rsidRDefault="00917DAB" w:rsidP="00917DAB">
      <w:pPr>
        <w:pStyle w:val="Textkrper"/>
        <w:rPr>
          <w:ins w:id="25" w:author="Bertsch Christian (CR/ADX2.2)" w:date="2022-07-20T17:25:00Z"/>
        </w:rPr>
      </w:pPr>
      <w:ins w:id="26" w:author="Bertsch Christian (CR/ADX2.2)" w:date="2022-07-20T17:23:00Z">
        <w:r>
          <w:t xml:space="preserve">FMI 2.0.4 is a maintenance release </w:t>
        </w:r>
        <w:r>
          <w:br/>
          <w:t>FMUs created according to FMI 2.0.</w:t>
        </w:r>
      </w:ins>
      <w:ins w:id="27" w:author="Bertsch Christian (CR/ADX2.2)" w:date="2022-07-20T22:09:00Z">
        <w:r w:rsidR="0068175B">
          <w:t>4</w:t>
        </w:r>
      </w:ins>
      <w:ins w:id="28" w:author="Bertsch Christian (CR/ADX2.2)" w:date="2022-07-20T17:23:00Z">
        <w:r>
          <w:t xml:space="preserve"> are valid FMUs according to FMI 2.0, 2.0.1, 2.0.</w:t>
        </w:r>
      </w:ins>
      <w:ins w:id="29" w:author="Bertsch Christian (CR/ADX2.2)" w:date="2022-07-20T17:24:00Z">
        <w:r>
          <w:t>2 and 2.0.3.</w:t>
        </w:r>
      </w:ins>
      <w:ins w:id="30" w:author="Bertsch Christian (CR/ADX2.2)" w:date="2022-07-20T17:23:00Z">
        <w:r>
          <w:t xml:space="preserve"> </w:t>
        </w:r>
        <w:r>
          <w:br/>
        </w:r>
      </w:ins>
      <w:ins w:id="31" w:author="Bertsch Christian (CR/ADX2.2)" w:date="2022-07-20T17:24:00Z">
        <w:r>
          <w:t>FMI 2.0.4 contains small bugfixes and two backports from FMI 3.0</w:t>
        </w:r>
      </w:ins>
      <w:ins w:id="32" w:author="Bertsch Christian (CR/ADX2.2)" w:date="2022-07-20T17:25:00Z">
        <w:r>
          <w:t xml:space="preserve">: </w:t>
        </w:r>
      </w:ins>
    </w:p>
    <w:p w14:paraId="5FAA4FBC" w14:textId="77777777" w:rsidR="00917DAB" w:rsidRDefault="00917DAB" w:rsidP="00917DAB">
      <w:pPr>
        <w:pStyle w:val="Textkrper"/>
        <w:numPr>
          <w:ilvl w:val="0"/>
          <w:numId w:val="77"/>
        </w:numPr>
        <w:rPr>
          <w:ins w:id="33" w:author="Bertsch Christian (CR/ADX2.2)" w:date="2022-07-20T17:26:00Z"/>
        </w:rPr>
      </w:pPr>
      <w:ins w:id="34" w:author="Bertsch Christian (CR/ADX2.2)" w:date="2022-07-20T17:25:00Z">
        <w:r>
          <w:t>Terminals and Icons</w:t>
        </w:r>
      </w:ins>
    </w:p>
    <w:p w14:paraId="3335225A" w14:textId="23C1BA30" w:rsidR="00917DAB" w:rsidRDefault="00917DAB" w:rsidP="00917DAB">
      <w:pPr>
        <w:pStyle w:val="Textkrper"/>
        <w:numPr>
          <w:ilvl w:val="0"/>
          <w:numId w:val="77"/>
        </w:numPr>
        <w:rPr>
          <w:ins w:id="35" w:author="Bertsch Christian (CR/ADX2.2)" w:date="2022-07-20T17:26:00Z"/>
        </w:rPr>
      </w:pPr>
      <w:ins w:id="36" w:author="Bertsch Christian (CR/ADX2.2)" w:date="2022-07-20T17:25:00Z">
        <w:r>
          <w:t>- Build configuration</w:t>
        </w:r>
      </w:ins>
    </w:p>
    <w:p w14:paraId="5A108393" w14:textId="51426615" w:rsidR="00917DAB" w:rsidRDefault="00917DAB" w:rsidP="00917DAB">
      <w:pPr>
        <w:pStyle w:val="Textkrper"/>
        <w:rPr>
          <w:ins w:id="37" w:author="Bertsch Christian (CR/ADX2.2)" w:date="2022-07-20T17:23:00Z"/>
        </w:rPr>
      </w:pPr>
      <w:ins w:id="38" w:author="Bertsch Christian (CR/ADX2.2)" w:date="2022-07-20T17:26:00Z">
        <w:r>
          <w:t>These are new features compar</w:t>
        </w:r>
      </w:ins>
      <w:ins w:id="39" w:author="Bertsch Christian (CR/ADX2.2)" w:date="2022-07-20T17:27:00Z">
        <w:r>
          <w:t>e</w:t>
        </w:r>
      </w:ins>
      <w:ins w:id="40" w:author="Bertsch Christian (CR/ADX2.2)" w:date="2022-07-20T17:26:00Z">
        <w:r>
          <w:t>d to FMI 2.0.3, but are “orthogonal” ext</w:t>
        </w:r>
      </w:ins>
      <w:ins w:id="41" w:author="Bertsch Christian (CR/ADX2.2)" w:date="2022-07-20T17:27:00Z">
        <w:r>
          <w:t xml:space="preserve">ensions that do not interfere with FMI 2.0 </w:t>
        </w:r>
        <w:proofErr w:type="spellStart"/>
        <w:r>
          <w:t>behaviour</w:t>
        </w:r>
      </w:ins>
      <w:proofErr w:type="spellEnd"/>
      <w:ins w:id="42" w:author="Bertsch Christian (CR/ADX2.2)" w:date="2022-07-20T17:28:00Z">
        <w:r>
          <w:t>.</w:t>
        </w:r>
      </w:ins>
    </w:p>
    <w:p w14:paraId="4B9AE286" w14:textId="77777777" w:rsidR="00917DAB" w:rsidRDefault="00917DAB" w:rsidP="005469A6">
      <w:pPr>
        <w:pStyle w:val="Textkrper"/>
        <w:jc w:val="center"/>
        <w:rPr>
          <w:ins w:id="43"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57343045" w:rsidR="00917DAB" w:rsidRPr="00917DAB" w:rsidRDefault="00917DAB" w:rsidP="00917DAB">
      <w:pPr>
        <w:pStyle w:val="Textkrper"/>
        <w:numPr>
          <w:ilvl w:val="0"/>
          <w:numId w:val="70"/>
        </w:numPr>
        <w:rPr>
          <w:ins w:id="44" w:author="Bertsch Christian (CR/ADX2.2)" w:date="2022-07-20T17:29:00Z"/>
          <w:rPrChange w:id="45" w:author="Bertsch Christian (CR/ADX2.2)" w:date="2022-07-20T17:29:00Z">
            <w:rPr>
              <w:ins w:id="46" w:author="Bertsch Christian (CR/ADX2.2)" w:date="2022-07-20T17:29:00Z"/>
              <w:b/>
            </w:rPr>
          </w:rPrChange>
        </w:rPr>
      </w:pPr>
      <w:proofErr w:type="spellStart"/>
      <w:ins w:id="47" w:author="Bertsch Christian (CR/ADX2.2)" w:date="2022-07-20T17:29:00Z">
        <w:r w:rsidRPr="00917DAB">
          <w:rPr>
            <w:b/>
            <w:bCs/>
            <w:rPrChange w:id="48" w:author="Bertsch Christian (CR/ADX2.2)" w:date="2022-07-20T17:30:00Z">
              <w:rPr/>
            </w:rPrChange>
          </w:rPr>
          <w:t>Referemce</w:t>
        </w:r>
        <w:proofErr w:type="spellEnd"/>
        <w:r w:rsidRPr="00917DAB">
          <w:rPr>
            <w:b/>
            <w:bCs/>
            <w:rPrChange w:id="49" w:author="Bertsch Christian (CR/ADX2.2)" w:date="2022-07-20T17:30:00Z">
              <w:rPr/>
            </w:rPrChange>
          </w:rPr>
          <w:t xml:space="preserve"> FMUs</w:t>
        </w:r>
        <w:r>
          <w:br/>
        </w:r>
      </w:ins>
      <w:ins w:id="50" w:author="Bertsch Christian (CR/ADX2.2)" w:date="2022-07-20T17:30:00Z">
        <w:r>
          <w:t xml:space="preserve">A set of hand-coded FMUs for development, testing and debugging of the </w:t>
        </w:r>
      </w:ins>
      <w:ins w:id="51" w:author="Bertsch Christian (CR/ADX2.2)" w:date="2022-07-20T17:31:00Z">
        <w:r w:rsidRPr="00917DAB">
          <w:rPr>
            <w:rPrChange w:id="52" w:author="Bertsch Christian (CR/ADX2.2)" w:date="2022-07-20T17:31:00Z">
              <w:rPr>
                <w:rStyle w:val="Hyperlink"/>
              </w:rPr>
            </w:rPrChange>
          </w:rPr>
          <w:t>Functional Mock-up Interface</w:t>
        </w:r>
      </w:ins>
      <w:ins w:id="53" w:author="Bertsch Christian (CR/ADX2.2)" w:date="2022-07-20T17:30:00Z">
        <w:r>
          <w:t xml:space="preserve"> available at </w:t>
        </w:r>
      </w:ins>
      <w:ins w:id="54"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55"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56" w:name="_Toc448903945"/>
      <w:bookmarkStart w:id="57" w:name="_Toc450645653"/>
      <w:r w:rsidR="00E04F7A" w:rsidRPr="002F3E46">
        <w:rPr>
          <w:sz w:val="24"/>
        </w:rPr>
        <w:lastRenderedPageBreak/>
        <w:t>Contents</w:t>
      </w:r>
      <w:bookmarkStart w:id="58" w:name="_Toc240646361"/>
      <w:bookmarkStart w:id="59" w:name="_Toc247884534"/>
      <w:bookmarkStart w:id="60" w:name="_Toc471724423"/>
      <w:bookmarkStart w:id="61" w:name="_Toc471724556"/>
      <w:bookmarkStart w:id="62" w:name="_Toc471785676"/>
      <w:bookmarkStart w:id="63" w:name="_Toc497546652"/>
      <w:bookmarkStart w:id="64" w:name="_Toc497547108"/>
      <w:bookmarkStart w:id="65" w:name="_Toc153341732"/>
      <w:bookmarkEnd w:id="56"/>
      <w:bookmarkEnd w:id="57"/>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20524B">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20524B">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20524B">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20524B">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20524B">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20524B">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20524B">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20524B">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20524B">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20524B">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20524B">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20524B">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20524B">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20524B">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20524B">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20524B">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20524B">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20524B">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20524B">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20524B">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20524B">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20524B">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20524B">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20524B">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20524B">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20524B">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20524B">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20524B">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20524B">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20524B">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20524B">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20524B">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20524B">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20524B">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20524B">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20524B">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20524B">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20524B">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20524B">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20524B">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20524B">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20524B">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20524B">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20524B">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20524B">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20524B">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20524B">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20524B">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20524B">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20524B">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20524B">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20524B">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20524B">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20524B">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20524B">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20524B">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20524B">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20524B">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66" w:name="_Toc55136478"/>
      <w:r w:rsidR="00990EFE" w:rsidRPr="0098259C">
        <w:t>Overview</w:t>
      </w:r>
      <w:bookmarkEnd w:id="58"/>
      <w:bookmarkEnd w:id="59"/>
      <w:bookmarkEnd w:id="66"/>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20524B"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19860273"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67" w:name="_Ref289631998"/>
      <w:bookmarkStart w:id="68"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7"/>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8"/>
    </w:p>
    <w:p w14:paraId="3478D83A" w14:textId="35762276" w:rsidR="00DE46C4" w:rsidRPr="0098259C" w:rsidRDefault="000A1398" w:rsidP="00DE46C4">
      <w:pPr>
        <w:pStyle w:val="Textkrper"/>
        <w:rPr>
          <w:rFonts w:eastAsia="MS Mincho"/>
        </w:rPr>
      </w:pPr>
      <w:bookmarkStart w:id="69" w:name="_Toc240646362"/>
      <w:bookmarkStart w:id="70" w:name="_Toc247884535"/>
      <w:bookmarkStart w:id="71"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72" w:name="_Toc55136479"/>
      <w:r w:rsidRPr="0098259C">
        <w:rPr>
          <w:rFonts w:eastAsia="MS Mincho"/>
        </w:rPr>
        <w:t>Properties and Guiding Ideas</w:t>
      </w:r>
      <w:bookmarkEnd w:id="69"/>
      <w:bookmarkEnd w:id="70"/>
      <w:bookmarkEnd w:id="71"/>
      <w:bookmarkEnd w:id="72"/>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3" w:name="_Toc240646363"/>
      <w:bookmarkStart w:id="74" w:name="_Toc247884536"/>
      <w:r>
        <w:br w:type="page"/>
      </w:r>
    </w:p>
    <w:p w14:paraId="1C712CBD" w14:textId="77777777" w:rsidR="00990EFE" w:rsidRPr="0098259C" w:rsidRDefault="00990EFE" w:rsidP="00990EFE">
      <w:pPr>
        <w:pStyle w:val="berschrift2"/>
      </w:pPr>
      <w:bookmarkStart w:id="75" w:name="_Toc55136480"/>
      <w:r w:rsidRPr="0098259C">
        <w:lastRenderedPageBreak/>
        <w:t>Acknowledgements</w:t>
      </w:r>
      <w:bookmarkEnd w:id="73"/>
      <w:bookmarkEnd w:id="74"/>
      <w:bookmarkEnd w:id="75"/>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76" w:name="_Ref289418462"/>
      <w:bookmarkStart w:id="77" w:name="_Toc55136481"/>
      <w:bookmarkStart w:id="78" w:name="_Ref240515678"/>
      <w:bookmarkStart w:id="79" w:name="_Ref240515685"/>
      <w:bookmarkStart w:id="80" w:name="_Toc240646364"/>
      <w:bookmarkStart w:id="81" w:name="_Toc247884537"/>
      <w:r w:rsidRPr="0098259C">
        <w:lastRenderedPageBreak/>
        <w:t>F</w:t>
      </w:r>
      <w:r w:rsidR="00592436" w:rsidRPr="0098259C">
        <w:t>MI Common Concepts</w:t>
      </w:r>
      <w:bookmarkEnd w:id="76"/>
      <w:r w:rsidR="00564CCD" w:rsidRPr="0098259C">
        <w:t xml:space="preserve"> for Model Exchange and Co-Simulation</w:t>
      </w:r>
      <w:bookmarkEnd w:id="77"/>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82" w:name="_Ref288030525"/>
      <w:bookmarkStart w:id="83" w:name="_Ref289411602"/>
      <w:bookmarkStart w:id="84" w:name="_Toc55136482"/>
      <w:r w:rsidRPr="0098259C">
        <w:t xml:space="preserve">FMI </w:t>
      </w:r>
      <w:bookmarkEnd w:id="82"/>
      <w:r w:rsidRPr="0098259C">
        <w:t>Application Programming Interface</w:t>
      </w:r>
      <w:bookmarkEnd w:id="83"/>
      <w:bookmarkEnd w:id="84"/>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85" w:name="_Ref289261358"/>
      <w:bookmarkStart w:id="86" w:name="_Toc55136483"/>
      <w:r w:rsidRPr="0098259C">
        <w:t>Header Files and Naming of Functions</w:t>
      </w:r>
      <w:bookmarkEnd w:id="85"/>
      <w:bookmarkEnd w:id="86"/>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87"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7"/>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88" w:author="Bertsch Christian (CR/ADX2.2)" w:date="2022-06-07T20:32:00Z">
        <w:r w:rsidR="001707BF" w:rsidRPr="001707BF">
          <w:rPr>
            <w:rStyle w:val="berschrift1Zchn"/>
          </w:rPr>
          <w:t xml:space="preserve"> </w:t>
        </w:r>
      </w:ins>
      <w:ins w:id="89" w:author="Bertsch Christian (CR/ADX2.2)" w:date="2022-07-20T21:08:00Z">
        <w:r w:rsidR="001B4A5F">
          <w:rPr>
            <w:rStyle w:val="berschrift1Zchn"/>
          </w:rPr>
          <w:br/>
        </w:r>
        <w:r w:rsidR="001B4A5F" w:rsidRPr="001B4A5F">
          <w:rPr>
            <w:rStyle w:val="blob-code-inner"/>
            <w:i/>
            <w:iCs/>
            <w:rPrChange w:id="90" w:author="Bertsch Christian (CR/ADX2.2)" w:date="2022-07-20T21:09:00Z">
              <w:rPr>
                <w:rStyle w:val="blob-code-inner"/>
              </w:rPr>
            </w:rPrChange>
          </w:rPr>
          <w:t>[New in FMI 2.0.4</w:t>
        </w:r>
      </w:ins>
      <w:ins w:id="91" w:author="Bertsch Christian (CR/ADX2.2)" w:date="2022-07-20T21:09:00Z">
        <w:r w:rsidR="001B4A5F" w:rsidRPr="001B4A5F">
          <w:rPr>
            <w:rStyle w:val="blob-code-inner"/>
            <w:i/>
            <w:iCs/>
            <w:rPrChange w:id="92" w:author="Bertsch Christian (CR/ADX2.2)" w:date="2022-07-20T21:09:00Z">
              <w:rPr>
                <w:rStyle w:val="blob-code-inner"/>
              </w:rPr>
            </w:rPrChange>
          </w:rPr>
          <w:t>:</w:t>
        </w:r>
      </w:ins>
      <w:ins w:id="93" w:author="Bertsch Christian (CR/ADX2.2)" w:date="2022-07-20T21:08:00Z">
        <w:r w:rsidR="001B4A5F" w:rsidRPr="001B4A5F">
          <w:rPr>
            <w:rStyle w:val="blob-code-inner"/>
            <w:i/>
            <w:iCs/>
            <w:rPrChange w:id="94" w:author="Bertsch Christian (CR/ADX2.2)" w:date="2022-07-20T21:09:00Z">
              <w:rPr>
                <w:rStyle w:val="blob-code-inner"/>
              </w:rPr>
            </w:rPrChange>
          </w:rPr>
          <w:t>]</w:t>
        </w:r>
      </w:ins>
      <w:ins w:id="95" w:author="Bertsch Christian (CR/ADX2.2)" w:date="2022-07-20T21:09:00Z">
        <w:r w:rsidR="001B4A5F">
          <w:rPr>
            <w:rStyle w:val="blob-code-inner"/>
            <w:i/>
            <w:iCs/>
          </w:rPr>
          <w:t xml:space="preserve"> </w:t>
        </w:r>
      </w:ins>
      <w:ins w:id="96" w:author="Bertsch Christian (CR/ADX2.2)" w:date="2022-07-20T21:08:00Z">
        <w:r w:rsidR="001B4A5F">
          <w:rPr>
            <w:rStyle w:val="blob-code-inner"/>
          </w:rPr>
          <w:t>U</w:t>
        </w:r>
      </w:ins>
      <w:ins w:id="97" w:author="Bertsch Christian (CR/ADX2.2)" w:date="2022-06-07T20:32:00Z">
        <w:r w:rsidR="001707BF">
          <w:rPr>
            <w:rStyle w:val="blob-code-inner"/>
          </w:rPr>
          <w:t xml:space="preserve">sing the standard-supplied version of </w:t>
        </w:r>
      </w:ins>
      <w:ins w:id="98" w:author="Bertsch Christian (CR/ADX2.2)" w:date="2022-06-07T20:33:00Z">
        <w:r w:rsidR="001707BF">
          <w:rPr>
            <w:rStyle w:val="CODE"/>
          </w:rPr>
          <w:t>“fmi2Functions.h”,</w:t>
        </w:r>
      </w:ins>
      <w:ins w:id="99" w:author="Bertsch Christian (CR/ADX2.2)" w:date="2022-06-07T20:32:00Z">
        <w:r w:rsidR="001707BF">
          <w:rPr>
            <w:rStyle w:val="blob-code-inner"/>
          </w:rPr>
          <w:t xml:space="preserve"> the same effect can </w:t>
        </w:r>
        <w:r w:rsidR="001707BF">
          <w:rPr>
            <w:rStyle w:val="blob-code-inner"/>
          </w:rPr>
          <w:lastRenderedPageBreak/>
          <w:t xml:space="preserve">be achieved by defining the </w:t>
        </w:r>
      </w:ins>
      <w:ins w:id="100" w:author="Bertsch Christian (CR/ADX2.2)" w:date="2022-06-07T20:33:00Z">
        <w:r w:rsidR="001707BF">
          <w:rPr>
            <w:rStyle w:val="CODE"/>
          </w:rPr>
          <w:t>“</w:t>
        </w:r>
      </w:ins>
      <w:ins w:id="101" w:author="Bertsch Christian (CR/ADX2.2)" w:date="2022-06-07T20:32:00Z">
        <w:r w:rsidR="001707BF" w:rsidRPr="001707BF">
          <w:rPr>
            <w:rStyle w:val="blob-code-inner"/>
            <w:rFonts w:ascii="Courier New" w:hAnsi="Courier New" w:cs="Courier New"/>
            <w:rPrChange w:id="102" w:author="Bertsch Christian (CR/ADX2.2)" w:date="2022-06-07T20:34:00Z">
              <w:rPr>
                <w:rStyle w:val="blob-code-inner"/>
              </w:rPr>
            </w:rPrChange>
          </w:rPr>
          <w:t>FMI2_OVERRIDE_FUNCTION_PREFIX</w:t>
        </w:r>
      </w:ins>
      <w:ins w:id="103" w:author="Bertsch Christian (CR/ADX2.2)" w:date="2022-06-07T20:34:00Z">
        <w:r w:rsidR="001707BF">
          <w:rPr>
            <w:rStyle w:val="CODE"/>
          </w:rPr>
          <w:t>“</w:t>
        </w:r>
      </w:ins>
      <w:ins w:id="104"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105" w:name="_Ref289633171"/>
      <w:bookmarkStart w:id="106"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105"/>
      <w:bookmarkEnd w:id="106"/>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107" w:name="_Ref289242802"/>
      <w:bookmarkStart w:id="108" w:name="_Toc55136485"/>
      <w:r w:rsidRPr="0098259C">
        <w:lastRenderedPageBreak/>
        <w:t>Status Returned by Functions</w:t>
      </w:r>
      <w:bookmarkEnd w:id="107"/>
      <w:bookmarkEnd w:id="108"/>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w:t>
            </w:r>
            <w:r w:rsidR="00DF063F" w:rsidRPr="0098259C">
              <w:lastRenderedPageBreak/>
              <w:t>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109" w:name="_Ref289256130"/>
      <w:bookmarkStart w:id="110" w:name="_Toc55136486"/>
      <w:r w:rsidRPr="0098259C">
        <w:lastRenderedPageBreak/>
        <w:t>Inquire Platform and Version Number of Header Files</w:t>
      </w:r>
      <w:bookmarkEnd w:id="109"/>
      <w:bookmarkEnd w:id="110"/>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11" w:name="_Ref289413928"/>
      <w:bookmarkStart w:id="112" w:name="_Ref289414283"/>
      <w:bookmarkStart w:id="113"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11"/>
      <w:bookmarkEnd w:id="112"/>
      <w:bookmarkEnd w:id="113"/>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lastRenderedPageBreak/>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lastRenderedPageBreak/>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114" w:name="_Toc55136488"/>
      <w:bookmarkStart w:id="115" w:name="_Ref289783610"/>
      <w:r w:rsidRPr="0098259C">
        <w:t>Initialization</w:t>
      </w:r>
      <w:r>
        <w:t>,</w:t>
      </w:r>
      <w:r w:rsidRPr="0098259C">
        <w:t xml:space="preserve"> Termination</w:t>
      </w:r>
      <w:r>
        <w:t>, and Resetting an FMU</w:t>
      </w:r>
      <w:bookmarkEnd w:id="114"/>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16" w:name="_Ref383617125"/>
      <w:bookmarkStart w:id="117" w:name="_Ref383617168"/>
      <w:bookmarkStart w:id="118" w:name="_Toc55136489"/>
      <w:r w:rsidRPr="0098259C">
        <w:t xml:space="preserve">Getting and </w:t>
      </w:r>
      <w:r w:rsidR="00DF4861" w:rsidRPr="0098259C">
        <w:t>Set</w:t>
      </w:r>
      <w:r w:rsidR="00EC58B8" w:rsidRPr="0098259C">
        <w:t xml:space="preserve">ting </w:t>
      </w:r>
      <w:r w:rsidR="00DF4861" w:rsidRPr="0098259C">
        <w:t>Variable Values</w:t>
      </w:r>
      <w:bookmarkEnd w:id="115"/>
      <w:bookmarkEnd w:id="116"/>
      <w:bookmarkEnd w:id="117"/>
      <w:bookmarkEnd w:id="118"/>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19" w:name="_Ref290826787"/>
      <w:bookmarkStart w:id="120" w:name="_Ref290826791"/>
      <w:bookmarkStart w:id="121" w:name="_Toc55136490"/>
      <w:r w:rsidRPr="0098259C">
        <w:t xml:space="preserve">Getting and </w:t>
      </w:r>
      <w:r w:rsidR="00C31261" w:rsidRPr="0098259C">
        <w:t>Setting the Complete FMU State</w:t>
      </w:r>
      <w:bookmarkEnd w:id="119"/>
      <w:bookmarkEnd w:id="120"/>
      <w:bookmarkEnd w:id="121"/>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22" w:name="_Toc55136491"/>
      <w:r w:rsidRPr="0098259C">
        <w:t>Getting Partial Derivatives</w:t>
      </w:r>
      <w:bookmarkEnd w:id="122"/>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20524B"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20524B"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20524B"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20524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20524B"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19860246"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8pt" o:ole="">
                  <v:imagedata r:id="rId34" o:title=""/>
                </v:shape>
                <o:OLEObject Type="Embed" ProgID="Equation.DSMT4" ShapeID="_x0000_i1027" DrawAspect="Content" ObjectID="_1719860247"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23" w:name="_Ref308190567"/>
      <w:bookmarkStart w:id="124"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2pt" o:ole="">
            <v:imagedata r:id="rId36" o:title=""/>
          </v:shape>
          <o:OLEObject Type="Embed" ProgID="Equation.DSMT4" ShapeID="_x0000_i1028" DrawAspect="Content" ObjectID="_1719860248"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2pt" o:ole="">
            <v:imagedata r:id="rId36" o:title=""/>
          </v:shape>
          <o:OLEObject Type="Embed" ProgID="Equation.DSMT4" ShapeID="_x0000_i1029" DrawAspect="Content" ObjectID="_1719860249" r:id="rId38"/>
        </w:object>
      </w:r>
      <w:r>
        <w:t xml:space="preserve"> and </w:t>
      </w:r>
      <w:r w:rsidRPr="007A6A51">
        <w:rPr>
          <w:position w:val="-26"/>
        </w:rPr>
        <w:object w:dxaOrig="340" w:dyaOrig="600" w14:anchorId="410FC9A1">
          <v:shape id="_x0000_i1030" type="#_x0000_t75" style="width:19.2pt;height:31.2pt" o:ole="">
            <v:imagedata r:id="rId39" o:title=""/>
          </v:shape>
          <o:OLEObject Type="Embed" ProgID="Equation.DSMT4" ShapeID="_x0000_i1030" DrawAspect="Content" ObjectID="_1719860250"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2pt" o:ole="">
            <v:imagedata r:id="rId41" o:title=""/>
          </v:shape>
          <o:OLEObject Type="Embed" ProgID="Equation.DSMT4" ShapeID="_x0000_i1031" DrawAspect="Content" ObjectID="_1719860251"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25" w:name="_Ref386213289"/>
      <w:bookmarkStart w:id="126" w:name="_Toc55136492"/>
      <w:r w:rsidRPr="0098259C">
        <w:t xml:space="preserve">FMI </w:t>
      </w:r>
      <w:r w:rsidR="003D0107" w:rsidRPr="0098259C">
        <w:t>Description Schema</w:t>
      </w:r>
      <w:bookmarkEnd w:id="123"/>
      <w:bookmarkEnd w:id="124"/>
      <w:bookmarkEnd w:id="125"/>
      <w:bookmarkEnd w:id="126"/>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27" w:name="_Toc247884548"/>
      <w:bookmarkStart w:id="128"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ins w:id="129" w:author="Bertsch Christian (CR/ADX2.2)" w:date="2022-06-29T21:37:00Z">
        <w:r w:rsidR="00CE0B71">
          <w:t xml:space="preserve">INF, </w:t>
        </w:r>
      </w:ins>
      <w:r>
        <w:t xml:space="preserve">+INF, </w:t>
      </w:r>
      <w:ins w:id="130"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1" w:name="_Ref251789138"/>
      <w:bookmarkEnd w:id="127"/>
      <w:r>
        <w:br w:type="page"/>
      </w:r>
    </w:p>
    <w:p w14:paraId="5BECE950" w14:textId="3B25E0D5" w:rsidR="00324B2A" w:rsidRPr="0098259C" w:rsidRDefault="005A3ED9" w:rsidP="003734ED">
      <w:pPr>
        <w:pStyle w:val="berschrift3"/>
      </w:pPr>
      <w:bookmarkStart w:id="132" w:name="_Toc55136493"/>
      <w:r w:rsidRPr="0098259C">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28"/>
      <w:proofErr w:type="spellEnd"/>
      <w:r w:rsidR="00324B2A" w:rsidRPr="0098259C">
        <w:t>)</w:t>
      </w:r>
      <w:bookmarkEnd w:id="131"/>
      <w:bookmarkEnd w:id="132"/>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33"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33"/>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34" w:name="_Toc55136494"/>
      <w:r w:rsidRPr="0098259C">
        <w:t>Definition of Units (</w:t>
      </w:r>
      <w:proofErr w:type="spellStart"/>
      <w:r w:rsidR="00381199" w:rsidRPr="0098259C">
        <w:t>Unit</w:t>
      </w:r>
      <w:r w:rsidR="00D54D07">
        <w:t>Definitions</w:t>
      </w:r>
      <w:proofErr w:type="spellEnd"/>
      <w:r w:rsidRPr="0098259C">
        <w:t>)</w:t>
      </w:r>
      <w:bookmarkEnd w:id="134"/>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19860252"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19860253"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19860254"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35" w:name="_Ref248879321"/>
      <w:r>
        <w:br w:type="page"/>
      </w:r>
    </w:p>
    <w:p w14:paraId="18557AF2" w14:textId="3870A374" w:rsidR="001C53BD" w:rsidRPr="0098259C" w:rsidRDefault="00A51269" w:rsidP="001C53BD">
      <w:pPr>
        <w:pStyle w:val="berschrift3"/>
      </w:pPr>
      <w:bookmarkStart w:id="136" w:name="_Ref20232603"/>
      <w:bookmarkStart w:id="137" w:name="_Ref20232625"/>
      <w:bookmarkStart w:id="138" w:name="_Ref20232651"/>
      <w:bookmarkStart w:id="139" w:name="_Toc55136495"/>
      <w:r w:rsidRPr="0098259C">
        <w:t xml:space="preserve">Definition of </w:t>
      </w:r>
      <w:r w:rsidR="001C53BD" w:rsidRPr="0098259C">
        <w:t>Type</w:t>
      </w:r>
      <w:r w:rsidRPr="0098259C">
        <w:t>s</w:t>
      </w:r>
      <w:r w:rsidR="001C53BD" w:rsidRPr="0098259C">
        <w:t xml:space="preserve"> (</w:t>
      </w:r>
      <w:bookmarkStart w:id="140" w:name="_Ref248546594"/>
      <w:proofErr w:type="spellStart"/>
      <w:r w:rsidR="00381199" w:rsidRPr="0098259C">
        <w:t>Type</w:t>
      </w:r>
      <w:bookmarkEnd w:id="140"/>
      <w:r w:rsidR="00D54D07">
        <w:t>Definitions</w:t>
      </w:r>
      <w:proofErr w:type="spellEnd"/>
      <w:r w:rsidR="001C53BD" w:rsidRPr="0098259C">
        <w:t>)</w:t>
      </w:r>
      <w:bookmarkEnd w:id="135"/>
      <w:bookmarkEnd w:id="136"/>
      <w:bookmarkEnd w:id="137"/>
      <w:bookmarkEnd w:id="138"/>
      <w:bookmarkEnd w:id="139"/>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41"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42" w:name="_Ref348900361"/>
      <w:bookmarkStart w:id="143" w:name="_Ref348900508"/>
      <w:r>
        <w:br w:type="page"/>
      </w:r>
    </w:p>
    <w:p w14:paraId="2E2C5442" w14:textId="703E62AA" w:rsidR="00BD0956" w:rsidRPr="0098259C" w:rsidRDefault="00A51269" w:rsidP="00BD0956">
      <w:pPr>
        <w:pStyle w:val="berschrift3"/>
      </w:pPr>
      <w:bookmarkStart w:id="144" w:name="_Ref20232829"/>
      <w:bookmarkStart w:id="145" w:name="_Ref20232858"/>
      <w:bookmarkStart w:id="146" w:name="_Toc55136496"/>
      <w:r w:rsidRPr="0098259C">
        <w:t>Definition of Log C</w:t>
      </w:r>
      <w:r w:rsidR="002C5A1B">
        <w:t>ategories (</w:t>
      </w:r>
      <w:proofErr w:type="spellStart"/>
      <w:r w:rsidR="00BD0956" w:rsidRPr="0098259C">
        <w:t>LogCategories</w:t>
      </w:r>
      <w:proofErr w:type="spellEnd"/>
      <w:r w:rsidR="00BD0956" w:rsidRPr="0098259C">
        <w:t>)</w:t>
      </w:r>
      <w:bookmarkEnd w:id="141"/>
      <w:bookmarkEnd w:id="142"/>
      <w:bookmarkEnd w:id="143"/>
      <w:bookmarkEnd w:id="144"/>
      <w:bookmarkEnd w:id="145"/>
      <w:bookmarkEnd w:id="146"/>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47" w:name="_Ref369611262"/>
      <w:bookmarkStart w:id="148"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47"/>
      <w:bookmarkEnd w:id="148"/>
    </w:p>
    <w:p w14:paraId="25CCA8F0" w14:textId="37FE5FDE" w:rsidR="00324B2A" w:rsidRPr="0098259C" w:rsidRDefault="00324B2A" w:rsidP="00324B2A">
      <w:pPr>
        <w:pStyle w:val="Textkrper"/>
      </w:pPr>
      <w:r w:rsidRPr="0098259C">
        <w:t>Element “</w:t>
      </w:r>
      <w:bookmarkStart w:id="149" w:name="_Toc240646377"/>
      <w:bookmarkStart w:id="150" w:name="_Toc247884550"/>
      <w:proofErr w:type="spellStart"/>
      <w:r w:rsidRPr="0098259C">
        <w:rPr>
          <w:rStyle w:val="CODE"/>
          <w:b/>
        </w:rPr>
        <w:t>DefaultExperiment</w:t>
      </w:r>
      <w:bookmarkEnd w:id="149"/>
      <w:bookmarkEnd w:id="150"/>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51" w:name="_Toc55136498"/>
      <w:r w:rsidRPr="0098259C">
        <w:t>Definition of Vendor A</w:t>
      </w:r>
      <w:r w:rsidR="002C5A1B">
        <w:t>nnotations (</w:t>
      </w:r>
      <w:proofErr w:type="spellStart"/>
      <w:r w:rsidR="00296BAA" w:rsidRPr="0098259C">
        <w:t>VendorAnnotations</w:t>
      </w:r>
      <w:proofErr w:type="spellEnd"/>
      <w:r w:rsidR="00296BAA" w:rsidRPr="0098259C">
        <w:t>)</w:t>
      </w:r>
      <w:bookmarkEnd w:id="151"/>
    </w:p>
    <w:p w14:paraId="1DFB5228" w14:textId="34B0A95B" w:rsidR="00324B2A" w:rsidRPr="0098259C" w:rsidRDefault="00324B2A" w:rsidP="00324B2A">
      <w:pPr>
        <w:pStyle w:val="Textkrper"/>
      </w:pPr>
      <w:r w:rsidRPr="0098259C">
        <w:t>Element “</w:t>
      </w:r>
      <w:bookmarkStart w:id="152" w:name="_Toc240646378"/>
      <w:bookmarkStart w:id="153" w:name="_Toc247884551"/>
      <w:proofErr w:type="spellStart"/>
      <w:r w:rsidRPr="0098259C">
        <w:rPr>
          <w:rStyle w:val="CODE"/>
          <w:b/>
        </w:rPr>
        <w:t>VendorAnnotations</w:t>
      </w:r>
      <w:bookmarkEnd w:id="152"/>
      <w:bookmarkEnd w:id="153"/>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54" w:name="_Ref240457838"/>
      <w:bookmarkStart w:id="155" w:name="_Ref240457869"/>
      <w:bookmarkStart w:id="156" w:name="_Toc240646379"/>
      <w:bookmarkStart w:id="157" w:name="_Ref248547015"/>
      <w:bookmarkStart w:id="158" w:name="_Ref249423326"/>
      <w:bookmarkStart w:id="159"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54"/>
      <w:bookmarkEnd w:id="155"/>
      <w:bookmarkEnd w:id="156"/>
      <w:bookmarkEnd w:id="157"/>
      <w:proofErr w:type="spellEnd"/>
      <w:r w:rsidRPr="0098259C">
        <w:t>)</w:t>
      </w:r>
      <w:bookmarkEnd w:id="158"/>
      <w:bookmarkEnd w:id="159"/>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60" w:name="OLE_LINK6"/>
            <w:bookmarkStart w:id="161"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60"/>
            <w:bookmarkEnd w:id="161"/>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62"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62"/>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63" w:name="_Ref369247608"/>
      <w:bookmarkStart w:id="164"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63"/>
      <w:bookmarkEnd w:id="164"/>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65"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65"/>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20524B"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20524B"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20524B"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20524B"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20524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20524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66" w:name="Dependencies_Knowns"/>
            <w:bookmarkEnd w:id="166"/>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67" w:name="OLE_LINK4"/>
            <w:bookmarkStart w:id="168" w:name="OLE_LINK9"/>
            <w:r w:rsidR="006C1028">
              <w:t>or at a  Communication Point (</w:t>
            </w:r>
            <w:proofErr w:type="spellStart"/>
            <w:r w:rsidR="006C1028">
              <w:t>CoSimulation</w:t>
            </w:r>
            <w:proofErr w:type="spellEnd"/>
            <w:r w:rsidR="006C1028">
              <w:t>)</w:t>
            </w:r>
            <w:bookmarkEnd w:id="167"/>
            <w:bookmarkEnd w:id="168"/>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20524B"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20524B"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20524B"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69" w:name="_Ref289269149"/>
      <w:bookmarkStart w:id="170" w:name="_Toc55136501"/>
      <w:r w:rsidRPr="0098259C">
        <w:t>Variable Naming C</w:t>
      </w:r>
      <w:r w:rsidR="002C5A1B">
        <w:t>onventions (</w:t>
      </w:r>
      <w:proofErr w:type="spellStart"/>
      <w:r w:rsidRPr="0098259C">
        <w:t>variableNamingConvention</w:t>
      </w:r>
      <w:proofErr w:type="spellEnd"/>
      <w:r w:rsidRPr="0098259C">
        <w:t>)</w:t>
      </w:r>
      <w:bookmarkEnd w:id="169"/>
      <w:bookmarkEnd w:id="170"/>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71" w:name="_Ref289411546"/>
      <w:bookmarkStart w:id="172" w:name="_Toc55136502"/>
      <w:r w:rsidRPr="0098259C">
        <w:t xml:space="preserve">FMU </w:t>
      </w:r>
      <w:r w:rsidR="003D0107" w:rsidRPr="0098259C">
        <w:t>Distribution</w:t>
      </w:r>
      <w:bookmarkEnd w:id="171"/>
      <w:bookmarkEnd w:id="172"/>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73" w:author="Bertsch Christian (CR/ADB2.2)" w:date="2022-02-07T11:49:00Z">
        <w:r w:rsidR="001B1499" w:rsidDel="00036E74">
          <w:delText xml:space="preserve">The archive may not be a split or spanned ZIP archive. </w:delText>
        </w:r>
      </w:del>
      <w:ins w:id="174"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75"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76"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77"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78" w:author="Bertsch Christian (CR/ADX2.2)" w:date="2022-06-07T20:41:00Z">
        <w:r w:rsidRPr="0098259C" w:rsidDel="00222B87">
          <w:rPr>
            <w:noProof w:val="0"/>
          </w:rPr>
          <w:delText xml:space="preserve"> </w:delText>
        </w:r>
      </w:del>
      <w:r w:rsidRPr="0098259C">
        <w:rPr>
          <w:noProof w:val="0"/>
        </w:rPr>
        <w:t xml:space="preserve">    </w:t>
      </w:r>
      <w:ins w:id="179" w:author="Bertsch Christian (CR/ADX2.2)" w:date="2022-06-07T20:42:00Z">
        <w:r w:rsidR="00222B87">
          <w:rPr>
            <w:noProof w:val="0"/>
          </w:rPr>
          <w:br/>
          <w:t xml:space="preserve">      </w:t>
        </w:r>
      </w:ins>
      <w:del w:id="180"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81" w:author="Bertsch Christian (CR/ADX2.2)" w:date="2022-06-07T20:43:00Z">
        <w:r w:rsidRPr="0098259C" w:rsidDel="00222B87">
          <w:rPr>
            <w:noProof w:val="0"/>
          </w:rPr>
          <w:delText xml:space="preserve"> </w:delText>
        </w:r>
      </w:del>
      <w:del w:id="182" w:author="Bertsch Christian (CR/ADX2.2)" w:date="2022-06-07T20:42:00Z">
        <w:r w:rsidRPr="0098259C" w:rsidDel="00222B87">
          <w:rPr>
            <w:noProof w:val="0"/>
          </w:rPr>
          <w:delText>//</w:delText>
        </w:r>
      </w:del>
      <w:ins w:id="183"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84"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85" w:author="Bertsch Christian (CR/ADX2.2)" w:date="2022-06-07T20:40:00Z"/>
          <w:noProof w:val="0"/>
        </w:rPr>
      </w:pPr>
      <w:ins w:id="186" w:author="Bertsch Christian (CR/ADX2.2)" w:date="2022-06-07T20:41:00Z">
        <w:r>
          <w:rPr>
            <w:noProof w:val="0"/>
          </w:rPr>
          <w:t xml:space="preserve"> </w:t>
        </w:r>
      </w:ins>
      <w:ins w:id="187" w:author="Bertsch Christian (CR/ADX2.2)" w:date="2022-06-07T20:40:00Z">
        <w:r w:rsidR="00290029">
          <w:rPr>
            <w:noProof w:val="0"/>
          </w:rPr>
          <w:t xml:space="preserve">  </w:t>
        </w:r>
        <w:r w:rsidR="00290029" w:rsidRPr="00222B87">
          <w:rPr>
            <w:b/>
            <w:bCs/>
            <w:noProof w:val="0"/>
            <w:rPrChange w:id="188"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89" w:author="Bertsch Christian (CR/ADX2.2)" w:date="2022-06-07T20:40:00Z"/>
          <w:noProof w:val="0"/>
        </w:rPr>
      </w:pPr>
      <w:ins w:id="190" w:author="Bertsch Christian (CR/ADX2.2)" w:date="2022-06-07T20:40:00Z">
        <w:r>
          <w:rPr>
            <w:noProof w:val="0"/>
          </w:rPr>
          <w:t xml:space="preserve">    </w:t>
        </w:r>
      </w:ins>
      <w:ins w:id="191" w:author="Bertsch Christian (CR/ADX2.2)" w:date="2022-06-07T20:43:00Z">
        <w:r w:rsidR="00222B87">
          <w:rPr>
            <w:noProof w:val="0"/>
          </w:rPr>
          <w:t xml:space="preserve">  </w:t>
        </w:r>
      </w:ins>
      <w:ins w:id="192"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193" w:author="Bertsch Christian (CR/ADX2.2)" w:date="2022-06-07T20:40:00Z">
        <w:r>
          <w:rPr>
            <w:noProof w:val="0"/>
          </w:rPr>
          <w:t xml:space="preserve">     </w:t>
        </w:r>
      </w:ins>
      <w:ins w:id="194" w:author="Bertsch Christian (CR/ADX2.2)" w:date="2022-06-07T20:43:00Z">
        <w:r w:rsidR="00222B87">
          <w:rPr>
            <w:noProof w:val="0"/>
          </w:rPr>
          <w:t xml:space="preserve"> </w:t>
        </w:r>
      </w:ins>
      <w:ins w:id="195"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926A09">
        <w:rPr>
          <w:b/>
          <w:bCs/>
          <w:noProof w:val="0"/>
          <w:rPrChange w:id="196" w:author="Bertsch Christian (CR/ADX2.2)" w:date="2022-07-20T20:54:00Z">
            <w:rPr>
              <w:noProof w:val="0"/>
            </w:rPr>
          </w:rPrChange>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ins w:id="197" w:author="Bertsch Christian (CR/ADX2.2)" w:date="2022-07-20T20:54:00Z"/>
          <w:noProof w:val="0"/>
        </w:rPr>
      </w:pPr>
      <w:r>
        <w:rPr>
          <w:noProof w:val="0"/>
        </w:rPr>
        <w:t xml:space="preserve">   // see below for structure and content definition.</w:t>
      </w:r>
    </w:p>
    <w:p w14:paraId="2A3EA199" w14:textId="5E74D4F9" w:rsidR="00926A09" w:rsidRDefault="00926A09" w:rsidP="00926A09">
      <w:pPr>
        <w:pStyle w:val="CODE1"/>
        <w:rPr>
          <w:ins w:id="198" w:author="Bertsch Christian (CR/ADX2.2)" w:date="2022-07-20T20:55:00Z"/>
          <w:noProof w:val="0"/>
        </w:rPr>
      </w:pPr>
      <w:proofErr w:type="spellStart"/>
      <w:ins w:id="199" w:author="Bertsch Christian (CR/ADX2.2)" w:date="2022-07-20T20:55:00Z">
        <w:r w:rsidRPr="00926A09">
          <w:rPr>
            <w:b/>
            <w:bCs/>
            <w:noProof w:val="0"/>
            <w:rPrChange w:id="200" w:author="Bertsch Christian (CR/ADX2.2)" w:date="2022-07-20T20:55:00Z">
              <w:rPr>
                <w:noProof w:val="0"/>
              </w:rPr>
            </w:rPrChange>
          </w:rPr>
          <w:t>terminalsAndIcons</w:t>
        </w:r>
        <w:proofErr w:type="spellEnd"/>
        <w:r>
          <w:rPr>
            <w:noProof w:val="0"/>
          </w:rPr>
          <w:t xml:space="preserve">         // Optional directory containing Terminals and Icons resources</w:t>
        </w:r>
      </w:ins>
    </w:p>
    <w:p w14:paraId="7AAB5022" w14:textId="35954084" w:rsidR="00926A09" w:rsidRPr="00926A09" w:rsidRDefault="00926A09">
      <w:pPr>
        <w:pStyle w:val="CODE1"/>
        <w:rPr>
          <w:ins w:id="201" w:author="Bertsch Christian (CR/ADX2.2)" w:date="2022-07-20T20:54:00Z"/>
          <w:noProof w:val="0"/>
        </w:rPr>
      </w:pPr>
      <w:ins w:id="202" w:author="Bertsch Christian (CR/ADX2.2)" w:date="2022-07-20T20:55:00Z">
        <w:r>
          <w:rPr>
            <w:b/>
            <w:bCs/>
            <w:noProof w:val="0"/>
          </w:rPr>
          <w:t xml:space="preserve">   </w:t>
        </w:r>
        <w:r>
          <w:rPr>
            <w:noProof w:val="0"/>
          </w:rPr>
          <w:t>terminalsAndIcons.xml  // Optional file defining the Terminals and Icons</w:t>
        </w:r>
      </w:ins>
    </w:p>
    <w:p w14:paraId="1C690F3B" w14:textId="77777777" w:rsidR="00926A09" w:rsidRPr="0098259C" w:rsidRDefault="00926A09" w:rsidP="008E0261">
      <w:pPr>
        <w:pStyle w:val="CODE1"/>
        <w:rPr>
          <w:noProof w:val="0"/>
        </w:rPr>
      </w:pP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203" w:author="Bertsch Christian (CR/ADX2.2)" w:date="2022-06-07T20:45:00Z">
        <w:r w:rsidR="00222B87">
          <w:t xml:space="preserve">, </w:t>
        </w:r>
        <w:r w:rsidR="00222B87">
          <w:rPr>
            <w:rStyle w:val="blob-code-inner"/>
          </w:rPr>
          <w:t>where "32" stands for "32-bit x86" and "64" for "64-bit x86" respectively</w:t>
        </w:r>
      </w:ins>
      <w:r w:rsidR="0072209E">
        <w:t>.</w:t>
      </w:r>
      <w:ins w:id="204"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205"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pPr>
        <w:pStyle w:val="Textkrper-Zeileneinzug"/>
        <w:pPrChange w:id="206" w:author="Bertsch Christian (CR/ADX2.2)" w:date="2022-07-20T21:06:00Z">
          <w:pPr>
            <w:pStyle w:val="Textkrper-Zeileneinzug"/>
            <w:jc w:val="left"/>
          </w:pPr>
        </w:pPrChange>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r w:rsidR="00F16B58">
        <w:fldChar w:fldCharType="begin"/>
      </w:r>
      <w:r w:rsidR="00F16B58">
        <w:instrText xml:space="preserve"> HYPERLINK "http://www.cmake.org" </w:instrText>
      </w:r>
      <w:r w:rsidR="00F16B58">
        <w:fldChar w:fldCharType="separate"/>
      </w:r>
      <w:r w:rsidR="00DA083D" w:rsidRPr="0098259C">
        <w:rPr>
          <w:rStyle w:val="Hyperlink"/>
          <w:i/>
        </w:rPr>
        <w:t>www.cmake.org</w:t>
      </w:r>
      <w:r w:rsidR="00F16B58">
        <w:rPr>
          <w:rStyle w:val="Hyperlink"/>
          <w:i/>
        </w:rPr>
        <w:fldChar w:fldCharType="end"/>
      </w:r>
      <w:r w:rsidR="00DA083D" w:rsidRPr="0098259C">
        <w:rPr>
          <w:i/>
        </w:rPr>
        <w:t>), a cross-platform, open-source build system might be used.</w:t>
      </w:r>
      <w:r w:rsidR="00EA7B3B" w:rsidRPr="0098259C">
        <w:t>]</w:t>
      </w:r>
      <w:ins w:id="207" w:author="Bertsch Christian (CR/ADX2.2)" w:date="2022-06-07T20:37:00Z">
        <w:r w:rsidR="00894651">
          <w:br/>
        </w:r>
      </w:ins>
      <w:ins w:id="208" w:author="Bertsch Christian (CR/ADX2.2)" w:date="2022-07-20T21:05:00Z">
        <w:r w:rsidR="001B4A5F">
          <w:rPr>
            <w:i/>
            <w:iCs/>
          </w:rPr>
          <w:t>[New in FMI 2.0</w:t>
        </w:r>
      </w:ins>
      <w:ins w:id="209" w:author="Bertsch Christian (CR/ADX2.2)" w:date="2022-07-20T21:06:00Z">
        <w:r w:rsidR="001B4A5F">
          <w:rPr>
            <w:i/>
            <w:iCs/>
          </w:rPr>
          <w:t xml:space="preserve">.4:] </w:t>
        </w:r>
      </w:ins>
      <w:ins w:id="210" w:author="Bertsch Christian (CR/ADX2.2)" w:date="2022-06-07T20:37:00Z">
        <w:r w:rsidR="00894651">
          <w:t xml:space="preserve">In </w:t>
        </w:r>
        <w:proofErr w:type="spellStart"/>
        <w:r w:rsidR="00894651">
          <w:t>addtition</w:t>
        </w:r>
        <w:proofErr w:type="spellEnd"/>
        <w:r w:rsidR="00894651">
          <w:t xml:space="preserve"> to the </w:t>
        </w:r>
        <w:r w:rsidR="00894651" w:rsidRPr="00894651">
          <w:rPr>
            <w:rFonts w:ascii="Courier New" w:hAnsi="Courier New" w:cs="Courier New"/>
            <w:rPrChange w:id="211" w:author="Bertsch Christian (CR/ADX2.2)" w:date="2022-06-07T20:38:00Z">
              <w:rPr/>
            </w:rPrChange>
          </w:rPr>
          <w:t>“&lt;</w:t>
        </w:r>
        <w:proofErr w:type="spellStart"/>
        <w:r w:rsidR="00894651" w:rsidRPr="00894651">
          <w:rPr>
            <w:rFonts w:ascii="Courier New" w:hAnsi="Courier New" w:cs="Courier New"/>
            <w:rPrChange w:id="212" w:author="Bertsch Christian (CR/ADX2.2)" w:date="2022-06-07T20:38:00Z">
              <w:rPr/>
            </w:rPrChange>
          </w:rPr>
          <w:t>SourceFiles</w:t>
        </w:r>
        <w:proofErr w:type="spellEnd"/>
        <w:r w:rsidR="00894651" w:rsidRPr="00894651">
          <w:rPr>
            <w:rFonts w:ascii="Courier New" w:hAnsi="Courier New" w:cs="Courier New"/>
            <w:rPrChange w:id="213" w:author="Bertsch Christian (CR/ADX2.2)" w:date="2022-06-07T20:38:00Z">
              <w:rPr/>
            </w:rPrChange>
          </w:rPr>
          <w:t>&gt;</w:t>
        </w:r>
      </w:ins>
      <w:ins w:id="214" w:author="Bertsch Christian (CR/ADX2.2)" w:date="2022-06-07T20:38:00Z">
        <w:r w:rsidR="00894651" w:rsidRPr="00894651">
          <w:rPr>
            <w:rFonts w:ascii="Courier New" w:hAnsi="Courier New" w:cs="Courier New"/>
            <w:rPrChange w:id="215" w:author="Bertsch Christian (CR/ADX2.2)" w:date="2022-06-07T20:38:00Z">
              <w:rPr/>
            </w:rPrChange>
          </w:rPr>
          <w:t>“</w:t>
        </w:r>
      </w:ins>
      <w:ins w:id="216" w:author="Bertsch Christian (CR/ADX2.2)" w:date="2022-06-07T20:37:00Z">
        <w:r w:rsidR="00894651">
          <w:t xml:space="preserve"> element a</w:t>
        </w:r>
      </w:ins>
      <w:ins w:id="217" w:author="Bertsch Christian (CR/ADX2.2)" w:date="2022-06-07T20:38:00Z">
        <w:r w:rsidR="00894651" w:rsidRPr="0098259C">
          <w:t xml:space="preserve"> </w:t>
        </w:r>
        <w:r w:rsidR="00894651" w:rsidRPr="00894651">
          <w:rPr>
            <w:rFonts w:ascii="Courier New" w:hAnsi="Courier New" w:cs="Courier New"/>
            <w:rPrChange w:id="218" w:author="Bertsch Christian (CR/ADX2.2)" w:date="2022-06-07T20:39:00Z">
              <w:rPr/>
            </w:rPrChange>
          </w:rPr>
          <w:t>“</w:t>
        </w:r>
      </w:ins>
      <w:ins w:id="219" w:author="Bertsch Christian (CR/ADX2.2)" w:date="2022-06-07T20:37:00Z">
        <w:r w:rsidR="00894651" w:rsidRPr="00894651">
          <w:rPr>
            <w:rFonts w:ascii="Courier New" w:hAnsi="Courier New" w:cs="Courier New"/>
            <w:rPrChange w:id="220" w:author="Bertsch Christian (CR/ADX2.2)" w:date="2022-06-07T20:39:00Z">
              <w:rPr/>
            </w:rPrChange>
          </w:rPr>
          <w:t>buildDescription.xml</w:t>
        </w:r>
      </w:ins>
      <w:ins w:id="221" w:author="Bertsch Christian (CR/ADX2.2)" w:date="2022-06-07T20:38:00Z">
        <w:r w:rsidR="00894651" w:rsidRPr="00894651">
          <w:rPr>
            <w:rFonts w:ascii="Courier New" w:hAnsi="Courier New" w:cs="Courier New"/>
            <w:rPrChange w:id="222" w:author="Bertsch Christian (CR/ADX2.2)" w:date="2022-06-07T20:39:00Z">
              <w:rPr/>
            </w:rPrChange>
          </w:rPr>
          <w:t>“</w:t>
        </w:r>
      </w:ins>
      <w:ins w:id="223" w:author="Bertsch Christian (CR/ADX2.2)" w:date="2022-06-07T20:37:00Z">
        <w:r w:rsidR="00894651">
          <w:t xml:space="preserve"> can be supplied in the sources directory (as defined in the FMI 3.0 Specification, 2.4.10. Build Configurations).</w:t>
        </w:r>
      </w:ins>
      <w:ins w:id="224" w:author="Bertsch Christian (CR/ADX2.2)" w:date="2022-07-20T21:06:00Z">
        <w:r w:rsidR="001B4A5F">
          <w:br/>
        </w:r>
      </w:ins>
      <w:ins w:id="225" w:author="Bertsch Christian (CR/ADX2.2)" w:date="2022-06-07T20:37:00Z">
        <w:r w:rsidR="00894651">
          <w:t xml:space="preserve">If a </w:t>
        </w:r>
      </w:ins>
      <w:ins w:id="226" w:author="Bertsch Christian (CR/ADX2.2)" w:date="2022-06-07T20:39:00Z">
        <w:r w:rsidR="00894651" w:rsidRPr="00894651">
          <w:rPr>
            <w:rFonts w:ascii="Courier New" w:hAnsi="Courier New" w:cs="Courier New"/>
          </w:rPr>
          <w:t>“</w:t>
        </w:r>
      </w:ins>
      <w:ins w:id="227" w:author="Bertsch Christian (CR/ADX2.2)" w:date="2022-06-07T20:37:00Z">
        <w:r w:rsidR="00894651" w:rsidRPr="00894651">
          <w:rPr>
            <w:rFonts w:ascii="Courier New" w:hAnsi="Courier New" w:cs="Courier New"/>
            <w:rPrChange w:id="228" w:author="Bertsch Christian (CR/ADX2.2)" w:date="2022-06-07T20:39:00Z">
              <w:rPr/>
            </w:rPrChange>
          </w:rPr>
          <w:t>buildDescription.xml</w:t>
        </w:r>
      </w:ins>
      <w:ins w:id="229" w:author="Bertsch Christian (CR/ADX2.2)" w:date="2022-06-07T20:39:00Z">
        <w:r w:rsidR="00894651" w:rsidRPr="00894651">
          <w:rPr>
            <w:rFonts w:ascii="Courier New" w:hAnsi="Courier New" w:cs="Courier New"/>
          </w:rPr>
          <w:t>“</w:t>
        </w:r>
      </w:ins>
      <w:ins w:id="230" w:author="Bertsch Christian (CR/ADX2.2)" w:date="2022-06-07T20:37:00Z">
        <w:r w:rsidR="00894651">
          <w:t xml:space="preserve"> file is present in the </w:t>
        </w:r>
      </w:ins>
      <w:ins w:id="231" w:author="Bertsch Christian (CR/ADX2.2)" w:date="2022-06-07T20:38:00Z">
        <w:r w:rsidR="00894651" w:rsidRPr="00894651">
          <w:rPr>
            <w:rFonts w:ascii="Courier New" w:hAnsi="Courier New" w:cs="Courier New"/>
            <w:rPrChange w:id="232" w:author="Bertsch Christian (CR/ADX2.2)" w:date="2022-06-07T20:39:00Z">
              <w:rPr/>
            </w:rPrChange>
          </w:rPr>
          <w:t>“</w:t>
        </w:r>
      </w:ins>
      <w:ins w:id="233" w:author="Bertsch Christian (CR/ADX2.2)" w:date="2022-06-07T20:37:00Z">
        <w:r w:rsidR="00894651" w:rsidRPr="00894651">
          <w:rPr>
            <w:rFonts w:ascii="Courier New" w:hAnsi="Courier New" w:cs="Courier New"/>
            <w:rPrChange w:id="234" w:author="Bertsch Christian (CR/ADX2.2)" w:date="2022-06-07T20:39:00Z">
              <w:rPr/>
            </w:rPrChange>
          </w:rPr>
          <w:t>sources</w:t>
        </w:r>
      </w:ins>
      <w:ins w:id="235" w:author="Bertsch Christian (CR/ADX2.2)" w:date="2022-06-07T20:38:00Z">
        <w:r w:rsidR="00894651" w:rsidRPr="00894651">
          <w:rPr>
            <w:rFonts w:ascii="Courier New" w:hAnsi="Courier New" w:cs="Courier New"/>
            <w:rPrChange w:id="236" w:author="Bertsch Christian (CR/ADX2.2)" w:date="2022-06-07T20:39:00Z">
              <w:rPr/>
            </w:rPrChange>
          </w:rPr>
          <w:t>“</w:t>
        </w:r>
      </w:ins>
      <w:ins w:id="237" w:author="Bertsch Christian (CR/ADX2.2)" w:date="2022-06-07T20:37:00Z">
        <w:r w:rsidR="00894651">
          <w:t xml:space="preserve"> directory it should take precedence over th</w:t>
        </w:r>
      </w:ins>
      <w:ins w:id="238" w:author="Bertsch Christian (CR/ADX2.2)" w:date="2022-06-07T20:38:00Z">
        <w:r w:rsidR="00894651">
          <w:t xml:space="preserve">e </w:t>
        </w:r>
        <w:r w:rsidR="00894651" w:rsidRPr="0098259C">
          <w:t xml:space="preserve"> </w:t>
        </w:r>
        <w:r w:rsidR="00894651" w:rsidRPr="00894651">
          <w:rPr>
            <w:rFonts w:ascii="Courier New" w:hAnsi="Courier New" w:cs="Courier New"/>
            <w:rPrChange w:id="239" w:author="Bertsch Christian (CR/ADX2.2)" w:date="2022-06-07T20:39:00Z">
              <w:rPr/>
            </w:rPrChange>
          </w:rPr>
          <w:t>“</w:t>
        </w:r>
      </w:ins>
      <w:ins w:id="240" w:author="Bertsch Christian (CR/ADX2.2)" w:date="2022-06-07T20:37:00Z">
        <w:r w:rsidR="00894651" w:rsidRPr="00894651">
          <w:rPr>
            <w:rFonts w:ascii="Courier New" w:hAnsi="Courier New" w:cs="Courier New"/>
            <w:rPrChange w:id="241" w:author="Bertsch Christian (CR/ADX2.2)" w:date="2022-06-07T20:39:00Z">
              <w:rPr/>
            </w:rPrChange>
          </w:rPr>
          <w:t>&lt;</w:t>
        </w:r>
        <w:proofErr w:type="spellStart"/>
        <w:r w:rsidR="00894651" w:rsidRPr="00894651">
          <w:rPr>
            <w:rFonts w:ascii="Courier New" w:hAnsi="Courier New" w:cs="Courier New"/>
            <w:rPrChange w:id="242" w:author="Bertsch Christian (CR/ADX2.2)" w:date="2022-06-07T20:39:00Z">
              <w:rPr/>
            </w:rPrChange>
          </w:rPr>
          <w:t>SourceFiles</w:t>
        </w:r>
        <w:proofErr w:type="spellEnd"/>
        <w:r w:rsidR="00894651" w:rsidRPr="00894651">
          <w:rPr>
            <w:rFonts w:ascii="Courier New" w:hAnsi="Courier New" w:cs="Courier New"/>
            <w:rPrChange w:id="243" w:author="Bertsch Christian (CR/ADX2.2)" w:date="2022-06-07T20:39:00Z">
              <w:rPr/>
            </w:rPrChange>
          </w:rPr>
          <w:t>&gt;</w:t>
        </w:r>
      </w:ins>
      <w:ins w:id="244" w:author="Bertsch Christian (CR/ADX2.2)" w:date="2022-06-07T20:38:00Z">
        <w:r w:rsidR="00894651" w:rsidRPr="00894651">
          <w:rPr>
            <w:rFonts w:ascii="Courier New" w:hAnsi="Courier New" w:cs="Courier New"/>
            <w:rPrChange w:id="245" w:author="Bertsch Christian (CR/ADX2.2)" w:date="2022-06-07T20:39:00Z">
              <w:rPr/>
            </w:rPrChange>
          </w:rPr>
          <w:t>“</w:t>
        </w:r>
      </w:ins>
      <w:ins w:id="246" w:author="Bertsch Christian (CR/ADX2.2)" w:date="2022-06-07T20:37:00Z">
        <w:r w:rsidR="00894651">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681FD636" w:rsidR="00B93390" w:rsidRPr="00466CB8" w:rsidRDefault="00B93390" w:rsidP="00B93390">
      <w:pPr>
        <w:pStyle w:val="BulletItemFirst"/>
        <w:spacing w:before="120"/>
        <w:rPr>
          <w:i/>
        </w:rPr>
      </w:pPr>
      <w:r w:rsidRPr="00466CB8">
        <w:rPr>
          <w:i/>
        </w:rPr>
        <w:t>[New in FMI 2.0.2</w:t>
      </w:r>
      <w:ins w:id="247" w:author="Bertsch Christian (CR/ADX2.2)" w:date="2022-07-20T20:58:00Z">
        <w:r w:rsidR="00980684">
          <w:rPr>
            <w:i/>
          </w:rPr>
          <w:t>:</w:t>
        </w:r>
      </w:ins>
      <w:del w:id="248" w:author="Bertsch Christian (CR/ADX2.2)" w:date="2022-07-20T20:58:00Z">
        <w:r w:rsidRPr="00466CB8" w:rsidDel="00980684">
          <w:rPr>
            <w:i/>
          </w:rPr>
          <w:delText xml:space="preserve">: Extra </w:delText>
        </w:r>
        <w:r w:rsidR="00A35B99" w:rsidRPr="00B93390" w:rsidDel="00980684">
          <w:rPr>
            <w:i/>
          </w:rPr>
          <w:delText>directory</w:delText>
        </w:r>
      </w:del>
      <w:r w:rsidR="00A35B99" w:rsidRPr="00B93390">
        <w:rPr>
          <w:i/>
        </w:rPr>
        <w:t>]</w:t>
      </w:r>
    </w:p>
    <w:p w14:paraId="13ACF927" w14:textId="47214124" w:rsidR="00B93390" w:rsidRPr="00466CB8" w:rsidDel="00926A09" w:rsidRDefault="00B93390" w:rsidP="00B93390">
      <w:pPr>
        <w:pStyle w:val="BulletItemFirst"/>
        <w:spacing w:before="120"/>
        <w:rPr>
          <w:del w:id="249" w:author="Bertsch Christian (CR/ADX2.2)" w:date="2022-07-20T20:57:00Z"/>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ns w:id="250" w:author="Bertsch Christian (CR/ADX2.2)" w:date="2022-07-20T20:56:00Z"/>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ns w:id="251" w:author="Bertsch Christian (CR/ADX2.2)" w:date="2022-07-20T20:57:00Z"/>
          <w:i/>
        </w:rPr>
      </w:pPr>
    </w:p>
    <w:p w14:paraId="2B398C34" w14:textId="1D381CBD" w:rsidR="00926A09" w:rsidRDefault="00926A09" w:rsidP="00B93390">
      <w:pPr>
        <w:pStyle w:val="BulletItemFirst"/>
        <w:spacing w:before="120"/>
        <w:rPr>
          <w:ins w:id="252" w:author="Bertsch Christian (CR/ADX2.2)" w:date="2022-07-20T20:56:00Z"/>
          <w:i/>
        </w:rPr>
      </w:pPr>
      <w:ins w:id="253" w:author="Bertsch Christian (CR/ADX2.2)" w:date="2022-07-20T20:57:00Z">
        <w:r w:rsidRPr="00466CB8">
          <w:rPr>
            <w:i/>
          </w:rPr>
          <w:t>[New in FMI 2.0.</w:t>
        </w:r>
        <w:r>
          <w:rPr>
            <w:i/>
          </w:rPr>
          <w:t>4</w:t>
        </w:r>
        <w:r w:rsidRPr="00466CB8">
          <w:rPr>
            <w:i/>
          </w:rPr>
          <w:t>:</w:t>
        </w:r>
        <w:r w:rsidRPr="00B93390">
          <w:rPr>
            <w:i/>
          </w:rPr>
          <w:t>]</w:t>
        </w:r>
      </w:ins>
    </w:p>
    <w:p w14:paraId="37F4C9D1" w14:textId="5D9FE16B" w:rsidR="00926A09" w:rsidRPr="00926A09" w:rsidRDefault="00926A09" w:rsidP="00926A09">
      <w:pPr>
        <w:pStyle w:val="BulletItemFirst"/>
        <w:spacing w:before="120"/>
        <w:rPr>
          <w:ins w:id="254" w:author="Bertsch Christian (CR/ADX2.2)" w:date="2022-07-20T20:56:00Z"/>
          <w:b/>
          <w:rPrChange w:id="255" w:author="Bertsch Christian (CR/ADX2.2)" w:date="2022-07-20T20:57:00Z">
            <w:rPr>
              <w:ins w:id="256" w:author="Bertsch Christian (CR/ADX2.2)" w:date="2022-07-20T20:56:00Z"/>
            </w:rPr>
          </w:rPrChange>
        </w:rPr>
      </w:pPr>
      <w:ins w:id="257" w:author="Bertsch Christian (CR/ADX2.2)" w:date="2022-07-20T20:56:00Z">
        <w:r w:rsidRPr="00926A09">
          <w:rPr>
            <w:b/>
            <w:rPrChange w:id="258" w:author="Bertsch Christian (CR/ADX2.2)" w:date="2022-07-20T20:57:00Z">
              <w:rPr/>
            </w:rPrChange>
          </w:rPr>
          <w:t>Terminals and Icons</w:t>
        </w:r>
      </w:ins>
    </w:p>
    <w:p w14:paraId="007C40E6" w14:textId="44EF35EF" w:rsidR="00926A09" w:rsidRPr="0098259C" w:rsidRDefault="00926A09" w:rsidP="00926A09">
      <w:pPr>
        <w:pStyle w:val="BulletItemFirst"/>
        <w:spacing w:before="120"/>
      </w:pPr>
      <w:ins w:id="259" w:author="Bertsch Christian (CR/ADX2.2)" w:date="2022-07-20T20:56:00Z">
        <w:r>
          <w:t>The optional directory `</w:t>
        </w:r>
        <w:proofErr w:type="spellStart"/>
        <w:r>
          <w:t>terminalsAndIcons</w:t>
        </w:r>
        <w:proofErr w:type="spellEnd"/>
        <w:r>
          <w:t>` contains the definition of the Ports and Icons of the FMU as defined in the FMI 3.0 Specification, 2.4.9. Terminals and Icons.</w:t>
        </w:r>
      </w:ins>
    </w:p>
    <w:p w14:paraId="11E832BD" w14:textId="77777777" w:rsidR="00990EFE" w:rsidRPr="0098259C" w:rsidRDefault="00D16733" w:rsidP="00990EFE">
      <w:pPr>
        <w:pStyle w:val="berschrift1"/>
      </w:pPr>
      <w:bookmarkStart w:id="260" w:name="_Toc386180612"/>
      <w:bookmarkStart w:id="261" w:name="_Toc386210923"/>
      <w:bookmarkStart w:id="262" w:name="_Toc386211118"/>
      <w:bookmarkStart w:id="263" w:name="_Toc393385468"/>
      <w:bookmarkStart w:id="264" w:name="_Toc393453691"/>
      <w:bookmarkStart w:id="265" w:name="_Toc386180613"/>
      <w:bookmarkStart w:id="266" w:name="_Toc386210924"/>
      <w:bookmarkStart w:id="267" w:name="_Toc386211119"/>
      <w:bookmarkStart w:id="268" w:name="_Toc393385469"/>
      <w:bookmarkStart w:id="269" w:name="_Toc393453692"/>
      <w:bookmarkStart w:id="270" w:name="_Ref289417789"/>
      <w:bookmarkStart w:id="271" w:name="_Ref289418150"/>
      <w:bookmarkStart w:id="272" w:name="_Ref289418174"/>
      <w:bookmarkStart w:id="273" w:name="_Toc55136503"/>
      <w:bookmarkEnd w:id="260"/>
      <w:bookmarkEnd w:id="261"/>
      <w:bookmarkEnd w:id="262"/>
      <w:bookmarkEnd w:id="263"/>
      <w:bookmarkEnd w:id="264"/>
      <w:bookmarkEnd w:id="265"/>
      <w:bookmarkEnd w:id="266"/>
      <w:bookmarkEnd w:id="267"/>
      <w:bookmarkEnd w:id="268"/>
      <w:bookmarkEnd w:id="269"/>
      <w:r w:rsidRPr="0098259C">
        <w:t>FMI for Model Exchange</w:t>
      </w:r>
      <w:bookmarkEnd w:id="78"/>
      <w:bookmarkEnd w:id="79"/>
      <w:bookmarkEnd w:id="80"/>
      <w:bookmarkEnd w:id="81"/>
      <w:bookmarkEnd w:id="270"/>
      <w:bookmarkEnd w:id="271"/>
      <w:bookmarkEnd w:id="272"/>
      <w:bookmarkEnd w:id="273"/>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20524B"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74"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F16B58"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71"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75" w:name="_Ref356504399"/>
      <w:bookmarkStart w:id="276" w:name="_Toc55136504"/>
      <w:r w:rsidRPr="0098259C">
        <w:t>Mathematical Description</w:t>
      </w:r>
      <w:bookmarkEnd w:id="275"/>
      <w:bookmarkEnd w:id="276"/>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20524B"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20524B"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20524B"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20524B"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20524B"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20524B"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20524B"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20524B"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20524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20524B"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20524B">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20524B"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20524B"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20524B"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20524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20524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77"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77"/>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78"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78"/>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20524B"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20524B"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20524B">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20524B"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20524B"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20524B"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20524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20524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20524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20524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79"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9"/>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7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20524B">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20524B"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20524B">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20524B"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20524B">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20524B">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80"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80"/>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20524B"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81" w:name="_Toc55136505"/>
      <w:r w:rsidRPr="0098259C">
        <w:t>FMI Application Programming Interface</w:t>
      </w:r>
      <w:bookmarkEnd w:id="281"/>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82" w:name="_Ref240459819"/>
      <w:bookmarkStart w:id="283" w:name="_Toc240646369"/>
      <w:bookmarkStart w:id="284" w:name="_Toc247884542"/>
      <w:bookmarkStart w:id="285" w:name="_Ref289632501"/>
      <w:bookmarkStart w:id="286" w:name="_Toc55136506"/>
      <w:r w:rsidRPr="0098259C">
        <w:t>Providing Independent Variables and Re-initialization of Caching</w:t>
      </w:r>
      <w:bookmarkEnd w:id="282"/>
      <w:bookmarkEnd w:id="283"/>
      <w:bookmarkEnd w:id="284"/>
      <w:bookmarkEnd w:id="285"/>
      <w:bookmarkEnd w:id="286"/>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87" w:name="_Ref235854743"/>
      <w:bookmarkStart w:id="288" w:name="_Toc240646370"/>
      <w:bookmarkStart w:id="289" w:name="_Toc247884543"/>
      <w:bookmarkStart w:id="290" w:name="_Toc55136507"/>
      <w:r w:rsidRPr="0098259C">
        <w:t>Evaluation of Model Equations</w:t>
      </w:r>
      <w:bookmarkEnd w:id="287"/>
      <w:bookmarkEnd w:id="288"/>
      <w:bookmarkEnd w:id="289"/>
      <w:bookmarkEnd w:id="290"/>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91" w:name="OLE_LINK1"/>
            <w:bookmarkStart w:id="292"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291"/>
            <w:bookmarkEnd w:id="292"/>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93" w:name="_Ref235843871"/>
      <w:bookmarkStart w:id="294" w:name="_Toc240646372"/>
      <w:bookmarkStart w:id="295" w:name="_Toc247884545"/>
      <w:bookmarkStart w:id="296" w:name="_Toc55136508"/>
      <w:r w:rsidRPr="0098259C">
        <w:t>State Machine of Calling Sequence</w:t>
      </w:r>
      <w:bookmarkEnd w:id="293"/>
      <w:bookmarkEnd w:id="294"/>
      <w:bookmarkEnd w:id="295"/>
      <w:bookmarkEnd w:id="296"/>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297" w:author="Bertsch Christian (CR/ADX2.2)" w:date="2022-07-20T20:49:00Z">
        <w:r w:rsidDel="00BD22E5">
          <w:rPr>
            <w:noProof/>
            <w:lang w:eastAsia="en-US"/>
          </w:rPr>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4730750"/>
                      </a:xfrm>
                      <a:prstGeom prst="rect">
                        <a:avLst/>
                      </a:prstGeom>
                    </pic:spPr>
                  </pic:pic>
                </a:graphicData>
              </a:graphic>
            </wp:inline>
          </w:drawing>
        </w:r>
      </w:del>
      <w:ins w:id="298" w:author="Bertsch Christian (CR/ADX2.2)" w:date="2022-07-20T20:48:00Z">
        <w:r w:rsidR="00BD22E5">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41C07B99" w:rsidR="000D0261" w:rsidRPr="0098259C" w:rsidRDefault="000D0261" w:rsidP="000D0261">
      <w:pPr>
        <w:pStyle w:val="Beschriftung"/>
        <w:rPr>
          <w:b w:val="0"/>
        </w:rPr>
      </w:pPr>
      <w:bookmarkStart w:id="299"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9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300" w:name="_Toc55136509"/>
      <w:r w:rsidRPr="0098259C">
        <w:t>Pseudo</w:t>
      </w:r>
      <w:r w:rsidR="00C34D46">
        <w:t>c</w:t>
      </w:r>
      <w:r w:rsidRPr="0098259C">
        <w:t>ode Example</w:t>
      </w:r>
      <w:bookmarkEnd w:id="30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37701491" w:rsidR="00782197" w:rsidRPr="00137EA0" w:rsidDel="00137EA0" w:rsidRDefault="00137EA0" w:rsidP="00990EFE">
            <w:pPr>
              <w:pStyle w:val="HTMLVorformatiert"/>
              <w:rPr>
                <w:del w:id="301" w:author="Bertsch Christian (CR/ADX2.2)" w:date="2022-07-20T20:51:00Z"/>
                <w:i/>
                <w:color w:val="008000"/>
                <w:sz w:val="19"/>
                <w:szCs w:val="19"/>
                <w:lang w:val="en-US"/>
              </w:rPr>
            </w:pPr>
            <w:ins w:id="302" w:author="Bertsch Christian (CR/ADX2.2)" w:date="2022-07-20T20:51:00Z">
              <w:r w:rsidRPr="00137EA0">
                <w:rPr>
                  <w:i/>
                  <w:color w:val="008000"/>
                  <w:sz w:val="19"/>
                  <w:szCs w:val="19"/>
                  <w:lang w:val="en-US"/>
                  <w:rPrChange w:id="303" w:author="Bertsch Christian (CR/ADX2.2)" w:date="2022-07-20T20:51:00Z">
                    <w:rPr>
                      <w:rStyle w:val="pl-c"/>
                    </w:rPr>
                  </w:rPrChange>
                </w:rPr>
                <w:t>// set variable start values (of "</w:t>
              </w:r>
              <w:proofErr w:type="spellStart"/>
              <w:r w:rsidRPr="00137EA0">
                <w:rPr>
                  <w:i/>
                  <w:color w:val="008000"/>
                  <w:sz w:val="19"/>
                  <w:szCs w:val="19"/>
                  <w:lang w:val="en-US"/>
                  <w:rPrChange w:id="304" w:author="Bertsch Christian (CR/ADX2.2)" w:date="2022-07-20T20:51:00Z">
                    <w:rPr>
                      <w:rStyle w:val="pl-c"/>
                    </w:rPr>
                  </w:rPrChange>
                </w:rPr>
                <w:t>ScalarVariable</w:t>
              </w:r>
              <w:proofErr w:type="spellEnd"/>
              <w:r w:rsidRPr="00137EA0">
                <w:rPr>
                  <w:i/>
                  <w:color w:val="008000"/>
                  <w:sz w:val="19"/>
                  <w:szCs w:val="19"/>
                  <w:lang w:val="en-US"/>
                  <w:rPrChange w:id="305" w:author="Bertsch Christian (CR/ADX2.2)" w:date="2022-07-20T20:51:00Z">
                    <w:rPr>
                      <w:rStyle w:val="pl-c"/>
                    </w:rPr>
                  </w:rPrChange>
                </w:rPr>
                <w:t xml:space="preserve"> / &lt;type&gt; / start")</w:t>
              </w:r>
            </w:ins>
            <w:del w:id="306" w:author="Bertsch Christian (CR/ADX2.2)" w:date="2022-07-20T20:51:00Z">
              <w:r w:rsidR="00990EFE" w:rsidRPr="0068175B" w:rsidDel="00137EA0">
                <w:rPr>
                  <w:i/>
                  <w:color w:val="008000"/>
                  <w:sz w:val="19"/>
                  <w:szCs w:val="19"/>
                  <w:lang w:val="en-US"/>
                  <w:rPrChange w:id="307" w:author="Bertsch Christian (CR/ADX2.2)" w:date="2022-07-20T22:09:00Z">
                    <w:rPr>
                      <w:i/>
                      <w:color w:val="008000"/>
                      <w:sz w:val="19"/>
                      <w:szCs w:val="19"/>
                    </w:rPr>
                  </w:rPrChange>
                </w:rPr>
                <w:delText xml:space="preserve">// set </w:delText>
              </w:r>
              <w:r w:rsidR="001153E0" w:rsidRPr="0068175B" w:rsidDel="00137EA0">
                <w:rPr>
                  <w:i/>
                  <w:color w:val="008000"/>
                  <w:sz w:val="19"/>
                  <w:szCs w:val="19"/>
                  <w:lang w:val="en-US"/>
                  <w:rPrChange w:id="308" w:author="Bertsch Christian (CR/ADX2.2)" w:date="2022-07-20T22:09:00Z">
                    <w:rPr>
                      <w:i/>
                      <w:color w:val="008000"/>
                      <w:sz w:val="19"/>
                      <w:szCs w:val="19"/>
                    </w:rPr>
                  </w:rPrChange>
                </w:rPr>
                <w:delText xml:space="preserve">all variable </w:delText>
              </w:r>
              <w:r w:rsidR="00782197" w:rsidRPr="0068175B" w:rsidDel="00137EA0">
                <w:rPr>
                  <w:i/>
                  <w:color w:val="008000"/>
                  <w:sz w:val="19"/>
                  <w:szCs w:val="19"/>
                  <w:lang w:val="en-US"/>
                  <w:rPrChange w:id="309" w:author="Bertsch Christian (CR/ADX2.2)" w:date="2022-07-20T22:09:00Z">
                    <w:rPr>
                      <w:i/>
                      <w:color w:val="008000"/>
                      <w:sz w:val="19"/>
                      <w:szCs w:val="19"/>
                    </w:rPr>
                  </w:rPrChange>
                </w:rPr>
                <w:delText xml:space="preserve">start values (of "ScalarVariable / &lt;type&gt; / </w:delText>
              </w:r>
              <w:r w:rsidR="001153E0" w:rsidRPr="0068175B" w:rsidDel="00137EA0">
                <w:rPr>
                  <w:i/>
                  <w:color w:val="008000"/>
                  <w:sz w:val="19"/>
                  <w:szCs w:val="19"/>
                  <w:lang w:val="en-US"/>
                  <w:rPrChange w:id="310" w:author="Bertsch Christian (CR/ADX2.2)" w:date="2022-07-20T22:09:00Z">
                    <w:rPr>
                      <w:i/>
                      <w:color w:val="008000"/>
                      <w:sz w:val="19"/>
                      <w:szCs w:val="19"/>
                    </w:rPr>
                  </w:rPrChange>
                </w:rPr>
                <w:delText>start</w:delText>
              </w:r>
              <w:r w:rsidR="00782197" w:rsidRPr="0068175B" w:rsidDel="00137EA0">
                <w:rPr>
                  <w:i/>
                  <w:color w:val="008000"/>
                  <w:sz w:val="19"/>
                  <w:szCs w:val="19"/>
                  <w:lang w:val="en-US"/>
                  <w:rPrChange w:id="311" w:author="Bertsch Christian (CR/ADX2.2)" w:date="2022-07-20T22:09:00Z">
                    <w:rPr>
                      <w:i/>
                      <w:color w:val="008000"/>
                      <w:sz w:val="19"/>
                      <w:szCs w:val="19"/>
                    </w:rPr>
                  </w:rPrChange>
                </w:rPr>
                <w:delText>"</w:delText>
              </w:r>
              <w:r w:rsidR="001153E0" w:rsidRPr="0068175B" w:rsidDel="00137EA0">
                <w:rPr>
                  <w:i/>
                  <w:color w:val="008000"/>
                  <w:sz w:val="19"/>
                  <w:szCs w:val="19"/>
                  <w:lang w:val="en-US"/>
                  <w:rPrChange w:id="312" w:author="Bertsch Christian (CR/ADX2.2)" w:date="2022-07-20T22:09:00Z">
                    <w:rPr>
                      <w:i/>
                      <w:color w:val="008000"/>
                      <w:sz w:val="19"/>
                      <w:szCs w:val="19"/>
                    </w:rPr>
                  </w:rPrChange>
                </w:rPr>
                <w:delText>) and</w:delText>
              </w:r>
            </w:del>
          </w:p>
          <w:p w14:paraId="6BCE4743" w14:textId="77777777" w:rsidR="00137EA0" w:rsidRPr="00137EA0" w:rsidRDefault="00137EA0" w:rsidP="00990EFE">
            <w:pPr>
              <w:pStyle w:val="HTMLVorformatiert"/>
              <w:rPr>
                <w:ins w:id="313" w:author="Bertsch Christian (CR/ADX2.2)" w:date="2022-07-20T20:51:00Z"/>
                <w:i/>
                <w:sz w:val="19"/>
                <w:szCs w:val="19"/>
                <w:lang w:val="en-US"/>
                <w:rPrChange w:id="314" w:author="Bertsch Christian (CR/ADX2.2)" w:date="2022-07-20T20:51:00Z">
                  <w:rPr>
                    <w:ins w:id="315" w:author="Bertsch Christian (CR/ADX2.2)" w:date="2022-07-20T20:51:00Z"/>
                    <w:i/>
                    <w:color w:val="008000"/>
                    <w:sz w:val="19"/>
                    <w:szCs w:val="19"/>
                    <w:lang w:val="en-US"/>
                  </w:rPr>
                </w:rPrChange>
              </w:rPr>
            </w:pPr>
          </w:p>
          <w:p w14:paraId="4A661386" w14:textId="462F8429" w:rsidR="00990EFE" w:rsidRPr="00D2781E" w:rsidDel="00137EA0" w:rsidRDefault="001153E0" w:rsidP="00990EFE">
            <w:pPr>
              <w:pStyle w:val="HTMLVorformatiert"/>
              <w:rPr>
                <w:del w:id="316" w:author="Bertsch Christian (CR/ADX2.2)" w:date="2022-07-20T20:51:00Z"/>
                <w:i/>
                <w:color w:val="008000"/>
                <w:sz w:val="19"/>
                <w:szCs w:val="19"/>
                <w:lang w:val="en-US"/>
              </w:rPr>
            </w:pPr>
            <w:del w:id="317" w:author="Bertsch Christian (CR/ADX2.2)" w:date="2022-07-20T20:51:00Z">
              <w:r w:rsidRPr="00D2781E" w:rsidDel="00137EA0">
                <w:rPr>
                  <w:i/>
                  <w:color w:val="008000"/>
                  <w:sz w:val="19"/>
                  <w:szCs w:val="19"/>
                  <w:lang w:val="en-US"/>
                </w:rPr>
                <w:delText>// set th</w:delText>
              </w:r>
              <w:r w:rsidR="00946388" w:rsidRPr="00D2781E" w:rsidDel="00137EA0">
                <w:rPr>
                  <w:i/>
                  <w:color w:val="008000"/>
                  <w:sz w:val="19"/>
                  <w:szCs w:val="19"/>
                  <w:lang w:val="en-US"/>
                </w:rPr>
                <w:delText>e input values at time = Tstart</w:delText>
              </w:r>
            </w:del>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ns w:id="318" w:author="Bertsch Christian (CR/ADX2.2)" w:date="2022-07-20T20:52:00Z"/>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ns w:id="319" w:author="Bertsch Christian (CR/ADX2.2)" w:date="2022-07-20T20:52:00Z"/>
                <w:i/>
                <w:sz w:val="19"/>
                <w:szCs w:val="19"/>
                <w:lang w:val="en-US"/>
              </w:rPr>
            </w:pPr>
          </w:p>
          <w:p w14:paraId="46746F07" w14:textId="77777777" w:rsidR="00137EA0" w:rsidRPr="00137EA0" w:rsidRDefault="00137EA0" w:rsidP="00137EA0">
            <w:pPr>
              <w:pStyle w:val="HTMLVorformatiert"/>
              <w:rPr>
                <w:ins w:id="320" w:author="Bertsch Christian (CR/ADX2.2)" w:date="2022-07-20T20:52:00Z"/>
                <w:i/>
                <w:color w:val="008000"/>
                <w:sz w:val="19"/>
                <w:szCs w:val="19"/>
                <w:lang w:val="en-US"/>
                <w:rPrChange w:id="321" w:author="Bertsch Christian (CR/ADX2.2)" w:date="2022-07-20T20:52:00Z">
                  <w:rPr>
                    <w:ins w:id="322" w:author="Bertsch Christian (CR/ADX2.2)" w:date="2022-07-20T20:52:00Z"/>
                    <w:i/>
                    <w:sz w:val="19"/>
                    <w:szCs w:val="19"/>
                    <w:lang w:val="en-US"/>
                  </w:rPr>
                </w:rPrChange>
              </w:rPr>
            </w:pPr>
            <w:ins w:id="323" w:author="Bertsch Christian (CR/ADX2.2)" w:date="2022-07-20T20:52:00Z">
              <w:r w:rsidRPr="00137EA0">
                <w:rPr>
                  <w:i/>
                  <w:color w:val="008000"/>
                  <w:sz w:val="19"/>
                  <w:szCs w:val="19"/>
                  <w:lang w:val="en-US"/>
                  <w:rPrChange w:id="324" w:author="Bertsch Christian (CR/ADX2.2)" w:date="2022-07-20T20:52:00Z">
                    <w:rPr>
                      <w:i/>
                      <w:sz w:val="19"/>
                      <w:szCs w:val="19"/>
                      <w:lang w:val="en-US"/>
                    </w:rPr>
                  </w:rPrChange>
                </w:rPr>
                <w:t xml:space="preserve">// set the input start values at time = </w:t>
              </w:r>
              <w:proofErr w:type="spellStart"/>
              <w:r w:rsidRPr="00137EA0">
                <w:rPr>
                  <w:i/>
                  <w:color w:val="008000"/>
                  <w:sz w:val="19"/>
                  <w:szCs w:val="19"/>
                  <w:lang w:val="en-US"/>
                  <w:rPrChange w:id="325" w:author="Bertsch Christian (CR/ADX2.2)" w:date="2022-07-20T20:52:00Z">
                    <w:rPr>
                      <w:i/>
                      <w:sz w:val="19"/>
                      <w:szCs w:val="19"/>
                      <w:lang w:val="en-US"/>
                    </w:rPr>
                  </w:rPrChange>
                </w:rPr>
                <w:t>Tstart</w:t>
              </w:r>
              <w:proofErr w:type="spellEnd"/>
            </w:ins>
          </w:p>
          <w:p w14:paraId="228567EC" w14:textId="7BD44A76" w:rsidR="00137EA0" w:rsidRDefault="00137EA0" w:rsidP="00137EA0">
            <w:pPr>
              <w:pStyle w:val="HTMLVorformatiert"/>
              <w:rPr>
                <w:ins w:id="326" w:author="Bertsch Christian (CR/ADX2.2)" w:date="2022-07-20T20:52:00Z"/>
                <w:i/>
                <w:sz w:val="19"/>
                <w:szCs w:val="19"/>
                <w:lang w:val="en-US"/>
              </w:rPr>
            </w:pPr>
            <w:ins w:id="327" w:author="Bertsch Christian (CR/ADX2.2)" w:date="2022-07-20T20:52:00Z">
              <w:r w:rsidRPr="00137EA0">
                <w:rPr>
                  <w:i/>
                  <w:sz w:val="19"/>
                  <w:szCs w:val="19"/>
                  <w:lang w:val="en-US"/>
                </w:rPr>
                <w:t>M_fmi2SetReal/Integer/Boolean/String(m, ...)</w:t>
              </w:r>
            </w:ins>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328" w:name="_Toc55136510"/>
      <w:r w:rsidRPr="0098259C">
        <w:t>FMI Description Schema</w:t>
      </w:r>
      <w:bookmarkEnd w:id="328"/>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329" w:name="_Ref290828041"/>
      <w:r>
        <w:br w:type="page"/>
      </w:r>
    </w:p>
    <w:p w14:paraId="1B958BD5" w14:textId="241269E7" w:rsidR="000B7BEF" w:rsidRPr="0098259C" w:rsidRDefault="000B7BEF" w:rsidP="000B7BEF">
      <w:pPr>
        <w:pStyle w:val="berschrift3"/>
      </w:pPr>
      <w:bookmarkStart w:id="330" w:name="_Ref20220416"/>
      <w:bookmarkStart w:id="331" w:name="_Ref20232891"/>
      <w:bookmarkStart w:id="332" w:name="_Ref20232913"/>
      <w:bookmarkStart w:id="333" w:name="_Toc55136511"/>
      <w:r w:rsidRPr="0098259C">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329"/>
      <w:bookmarkEnd w:id="330"/>
      <w:bookmarkEnd w:id="331"/>
      <w:bookmarkEnd w:id="332"/>
      <w:bookmarkEnd w:id="333"/>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334" w:name="_Ref304972608"/>
      <w:bookmarkStart w:id="335" w:name="_Toc55136512"/>
      <w:r w:rsidRPr="0098259C">
        <w:t>Example</w:t>
      </w:r>
      <w:r w:rsidR="004330D4" w:rsidRPr="0098259C">
        <w:t xml:space="preserve"> </w:t>
      </w:r>
      <w:r w:rsidR="00374F39" w:rsidRPr="0098259C">
        <w:t>XML</w:t>
      </w:r>
      <w:r w:rsidR="004330D4" w:rsidRPr="0098259C">
        <w:t xml:space="preserve"> Description File</w:t>
      </w:r>
      <w:bookmarkEnd w:id="334"/>
      <w:bookmarkEnd w:id="335"/>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336" w:name="_Ref289417790"/>
      <w:bookmarkStart w:id="337" w:name="_Ref289418154"/>
      <w:bookmarkStart w:id="338" w:name="_Toc55136513"/>
      <w:r w:rsidRPr="0098259C">
        <w:t>FMI for Co</w:t>
      </w:r>
      <w:r w:rsidRPr="0098259C">
        <w:noBreakHyphen/>
        <w:t>Simulation</w:t>
      </w:r>
      <w:bookmarkEnd w:id="336"/>
      <w:bookmarkEnd w:id="337"/>
      <w:bookmarkEnd w:id="338"/>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339"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39"/>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340"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40"/>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341"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41"/>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42" w:name="_Toc304271803"/>
      <w:bookmarkStart w:id="343" w:name="_Ref308190915"/>
      <w:bookmarkStart w:id="344" w:name="_Ref356504426"/>
      <w:bookmarkStart w:id="345" w:name="_Toc55136514"/>
      <w:r>
        <w:t>Mathematical Descript</w:t>
      </w:r>
      <w:bookmarkEnd w:id="342"/>
      <w:bookmarkEnd w:id="343"/>
      <w:bookmarkEnd w:id="344"/>
      <w:r>
        <w:t>ion</w:t>
      </w:r>
      <w:bookmarkEnd w:id="345"/>
    </w:p>
    <w:p w14:paraId="57124546" w14:textId="77777777" w:rsidR="00063440" w:rsidRPr="00063440" w:rsidRDefault="00063440" w:rsidP="00063440">
      <w:pPr>
        <w:pStyle w:val="berschrift3"/>
      </w:pPr>
      <w:bookmarkStart w:id="346" w:name="_Toc55136515"/>
      <w:r>
        <w:t>Basics</w:t>
      </w:r>
      <w:bookmarkEnd w:id="346"/>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20524B"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1573" DrawAspect="Content" ObjectID="_1719860274"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5pt;height:16.5pt" o:ole="">
            <v:imagedata r:id="rId89" o:title=""/>
          </v:shape>
          <o:OLEObject Type="Embed" ProgID="Equation.3" ShapeID="_x0000_i1037" DrawAspect="Content" ObjectID="_1719860255"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5.25pt;height:19.5pt" o:ole="">
            <v:imagedata r:id="rId91" o:title=""/>
          </v:shape>
          <o:OLEObject Type="Embed" ProgID="Equation.DSMT4" ShapeID="_x0000_i1038" DrawAspect="Content" ObjectID="_1719860256"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0.5pt" o:ole="">
            <v:imagedata r:id="rId93" o:title=""/>
          </v:shape>
          <o:OLEObject Type="Embed" ProgID="Equation.3" ShapeID="_x0000_i1039" DrawAspect="Content" ObjectID="_1719860257" r:id="rId94"/>
        </w:object>
      </w:r>
      <w:r w:rsidRPr="0098259C">
        <w:t xml:space="preserve"> is running step by step from </w:t>
      </w:r>
      <w:r w:rsidRPr="0098259C">
        <w:rPr>
          <w:position w:val="-12"/>
        </w:rPr>
        <w:object w:dxaOrig="420" w:dyaOrig="360" w14:anchorId="485CC85E">
          <v:shape id="_x0000_i1040" type="#_x0000_t75" style="width:21.75pt;height:19.5pt" o:ole="">
            <v:imagedata r:id="rId95" o:title=""/>
          </v:shape>
          <o:OLEObject Type="Embed" ProgID="Equation.3" ShapeID="_x0000_i1040" DrawAspect="Content" ObjectID="_1719860258" r:id="rId96"/>
        </w:object>
      </w:r>
      <w:r w:rsidRPr="0098259C">
        <w:t xml:space="preserve"> to </w:t>
      </w:r>
      <w:r w:rsidRPr="0098259C">
        <w:rPr>
          <w:position w:val="-14"/>
        </w:rPr>
        <w:object w:dxaOrig="400" w:dyaOrig="380" w14:anchorId="2A7F949E">
          <v:shape id="_x0000_i1041" type="#_x0000_t75" style="width:21.75pt;height:19.5pt" o:ole="">
            <v:imagedata r:id="rId97" o:title=""/>
          </v:shape>
          <o:OLEObject Type="Embed" ProgID="Equation.3" ShapeID="_x0000_i1041" DrawAspect="Content" ObjectID="_1719860259"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5pt;height:19.5pt" o:ole="">
            <v:imagedata r:id="rId99" o:title=""/>
          </v:shape>
          <o:OLEObject Type="Embed" ProgID="Equation.3" ShapeID="_x0000_i1042" DrawAspect="Content" ObjectID="_1719860260" r:id="rId100"/>
        </w:object>
      </w:r>
      <w:r w:rsidRPr="0098259C">
        <w:t xml:space="preserve"> or the whole time interval </w:t>
      </w:r>
      <w:r w:rsidRPr="0098259C">
        <w:rPr>
          <w:position w:val="-14"/>
        </w:rPr>
        <w:object w:dxaOrig="1020" w:dyaOrig="380" w14:anchorId="5B9B0E70">
          <v:shape id="_x0000_i1043" type="#_x0000_t75" style="width:52.5pt;height:19.5pt" o:ole="">
            <v:imagedata r:id="rId101" o:title=""/>
          </v:shape>
          <o:OLEObject Type="Embed" ProgID="Equation.3" ShapeID="_x0000_i1043" DrawAspect="Content" ObjectID="_1719860261"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5pt" o:ole="">
            <v:imagedata r:id="rId103" o:title=""/>
          </v:shape>
          <o:OLEObject Type="Embed" ProgID="Equation.3" ShapeID="_x0000_i1044" DrawAspect="Content" ObjectID="_1719860262" r:id="rId104"/>
        </w:object>
      </w:r>
      <w:r w:rsidRPr="0098259C">
        <w:t xml:space="preserve">, </w:t>
      </w:r>
      <w:r w:rsidRPr="0098259C">
        <w:rPr>
          <w:position w:val="-14"/>
        </w:rPr>
        <w:object w:dxaOrig="1440" w:dyaOrig="380" w14:anchorId="348053A5">
          <v:shape id="_x0000_i1045" type="#_x0000_t75" style="width:1in;height:19.5pt" o:ole="">
            <v:imagedata r:id="rId105" o:title=""/>
          </v:shape>
          <o:OLEObject Type="Embed" ProgID="Equation.DSMT4" ShapeID="_x0000_i1045" DrawAspect="Content" ObjectID="_1719860263"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5pt" o:ole="">
            <v:imagedata r:id="rId107" o:title=""/>
          </v:shape>
          <o:OLEObject Type="Embed" ProgID="Equation.3" ShapeID="_x0000_i1046" DrawAspect="Content" ObjectID="_1719860264"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5pt;height:19.5pt" o:ole="">
            <v:imagedata r:id="rId109" o:title=""/>
          </v:shape>
          <o:OLEObject Type="Embed" ProgID="Equation.3" ShapeID="_x0000_i1047" DrawAspect="Content" ObjectID="_1719860265" r:id="rId110"/>
        </w:object>
      </w:r>
      <w:r w:rsidRPr="0098259C">
        <w:t xml:space="preserve">and send values of outputs </w:t>
      </w:r>
      <w:r w:rsidRPr="0098259C">
        <w:rPr>
          <w:position w:val="-12"/>
        </w:rPr>
        <w:object w:dxaOrig="639" w:dyaOrig="360" w14:anchorId="080D52A0">
          <v:shape id="_x0000_i1048" type="#_x0000_t75" style="width:31.5pt;height:19.5pt" o:ole="">
            <v:imagedata r:id="rId111" o:title=""/>
          </v:shape>
          <o:OLEObject Type="Embed" ProgID="Equation.3" ShapeID="_x0000_i1048" DrawAspect="Content" ObjectID="_1719860266"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9.5pt" o:ole="">
            <v:imagedata r:id="rId113" o:title=""/>
          </v:shape>
          <o:OLEObject Type="Embed" ProgID="Equation.3" ShapeID="_x0000_i1049" DrawAspect="Content" ObjectID="_1719860267" r:id="rId114"/>
        </w:object>
      </w:r>
      <w:r w:rsidRPr="0098259C">
        <w:t xml:space="preserve">, </w:t>
      </w:r>
      <w:r w:rsidRPr="0098259C">
        <w:rPr>
          <w:position w:val="-14"/>
        </w:rPr>
        <w:object w:dxaOrig="1460" w:dyaOrig="380" w14:anchorId="3DA8B1B0">
          <v:shape id="_x0000_i1050" type="#_x0000_t75" style="width:72.75pt;height:19.5pt" o:ole="">
            <v:imagedata r:id="rId115" o:title=""/>
          </v:shape>
          <o:OLEObject Type="Embed" ProgID="Equation.DSMT4" ShapeID="_x0000_i1050" DrawAspect="Content" ObjectID="_1719860268" r:id="rId116"/>
        </w:object>
      </w:r>
      <w:r w:rsidRPr="0098259C">
        <w:t xml:space="preserve">can be given to simulate the time subinterval </w:t>
      </w:r>
      <w:r w:rsidRPr="0098259C">
        <w:rPr>
          <w:position w:val="-12"/>
        </w:rPr>
        <w:object w:dxaOrig="1200" w:dyaOrig="360" w14:anchorId="0BB58D3A">
          <v:shape id="_x0000_i1051" type="#_x0000_t75" style="width:61.5pt;height:19.5pt" o:ole="">
            <v:imagedata r:id="rId117" o:title=""/>
          </v:shape>
          <o:OLEObject Type="Embed" ProgID="Equation.DSMT4" ShapeID="_x0000_i1051" DrawAspect="Content" ObjectID="_1719860269"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5pt;height:19.5pt" o:ole="">
            <v:imagedata r:id="rId119" o:title=""/>
          </v:shape>
          <o:OLEObject Type="Embed" ProgID="Equation.3" ShapeID="_x0000_i1052" DrawAspect="Content" ObjectID="_1719860270" r:id="rId120"/>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1" o:title=""/>
          </v:shape>
          <o:OLEObject Type="Embed" ProgID="Equation.3" ShapeID="_x0000_i1053" DrawAspect="Content" ObjectID="_1719860271" r:id="rId122"/>
        </w:object>
      </w:r>
      <w:r w:rsidRPr="0098259C">
        <w:t xml:space="preserve"> communication step, </w:t>
      </w:r>
      <w:r w:rsidRPr="0098259C">
        <w:rPr>
          <w:position w:val="-12"/>
        </w:rPr>
        <w:object w:dxaOrig="1480" w:dyaOrig="360" w14:anchorId="261D435C">
          <v:shape id="_x0000_i1054" type="#_x0000_t75" style="width:77.25pt;height:19.5pt" o:ole="">
            <v:imagedata r:id="rId123" o:title=""/>
          </v:shape>
          <o:OLEObject Type="Embed" ProgID="Equation.3" ShapeID="_x0000_i1054" DrawAspect="Content" ObjectID="_1719860272"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347" w:name="_Toc55136516"/>
      <w:r>
        <w:t>Mathematical Model</w:t>
      </w:r>
      <w:bookmarkEnd w:id="347"/>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20524B"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20524B"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20524B"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20524B"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20524B"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20524B"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20524B"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20524B"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48"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20524B"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20524B"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20524B"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48"/>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49" w:name="_Toc55136517"/>
      <w:bookmarkStart w:id="350" w:name="_Toc240646382"/>
      <w:bookmarkStart w:id="351" w:name="_Toc247884555"/>
      <w:r w:rsidRPr="0098259C">
        <w:t>FMI Application Programming Interface</w:t>
      </w:r>
      <w:bookmarkEnd w:id="349"/>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52" w:name="_Toc247964771"/>
      <w:bookmarkStart w:id="353" w:name="_Toc274647154"/>
      <w:bookmarkStart w:id="354" w:name="_Ref290826996"/>
      <w:bookmarkStart w:id="355" w:name="_Ref304553841"/>
      <w:bookmarkStart w:id="356" w:name="_Ref369580299"/>
      <w:bookmarkStart w:id="357"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52"/>
      <w:r w:rsidRPr="0098259C">
        <w:t xml:space="preserve"> and </w:t>
      </w:r>
      <w:r w:rsidR="00966C27" w:rsidRPr="0098259C">
        <w:t>P</w:t>
      </w:r>
      <w:r w:rsidRPr="0098259C">
        <w:t>arameters</w:t>
      </w:r>
      <w:bookmarkEnd w:id="353"/>
      <w:bookmarkEnd w:id="354"/>
      <w:bookmarkEnd w:id="355"/>
      <w:bookmarkEnd w:id="356"/>
      <w:bookmarkEnd w:id="357"/>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58" w:name="_Ref248821476"/>
      <w:bookmarkStart w:id="359" w:name="_Toc274647155"/>
      <w:bookmarkStart w:id="360" w:name="_Toc55136519"/>
      <w:r w:rsidRPr="0098259C">
        <w:t>Computation</w:t>
      </w:r>
      <w:bookmarkEnd w:id="358"/>
      <w:bookmarkEnd w:id="359"/>
      <w:bookmarkEnd w:id="360"/>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61" w:name="_Toc247964773"/>
      <w:bookmarkStart w:id="362" w:name="_Toc274647156"/>
      <w:bookmarkStart w:id="363" w:name="_Ref369578323"/>
      <w:r>
        <w:br w:type="page"/>
      </w:r>
    </w:p>
    <w:p w14:paraId="771EDC9D" w14:textId="222085D8" w:rsidR="00885BF4" w:rsidRPr="0098259C" w:rsidRDefault="00885BF4" w:rsidP="00885BF4">
      <w:pPr>
        <w:pStyle w:val="berschrift3"/>
        <w:spacing w:line="336" w:lineRule="auto"/>
        <w:jc w:val="both"/>
      </w:pPr>
      <w:bookmarkStart w:id="364" w:name="_Ref20232792"/>
      <w:bookmarkStart w:id="365" w:name="_Toc55136520"/>
      <w:r w:rsidRPr="0098259C">
        <w:t>Retrieving Status Information</w:t>
      </w:r>
      <w:bookmarkEnd w:id="361"/>
      <w:r w:rsidRPr="0098259C">
        <w:t xml:space="preserve"> from the Slave</w:t>
      </w:r>
      <w:bookmarkEnd w:id="362"/>
      <w:bookmarkEnd w:id="363"/>
      <w:bookmarkEnd w:id="364"/>
      <w:bookmarkEnd w:id="365"/>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66" w:name="_Toc247964774"/>
      <w:bookmarkStart w:id="367" w:name="_Ref248821801"/>
      <w:bookmarkStart w:id="368" w:name="_Toc274647157"/>
    </w:p>
    <w:p w14:paraId="0A5EDE80" w14:textId="77777777" w:rsidR="00966C27" w:rsidRPr="0098259C" w:rsidRDefault="00966C27" w:rsidP="007137D7">
      <w:pPr>
        <w:pStyle w:val="berschrift3"/>
      </w:pPr>
      <w:bookmarkStart w:id="369" w:name="_Ref349039747"/>
      <w:bookmarkStart w:id="370" w:name="_Toc55136521"/>
      <w:r w:rsidRPr="0098259C">
        <w:t>State Machine of Calling Sequenc</w:t>
      </w:r>
      <w:bookmarkEnd w:id="366"/>
      <w:r w:rsidRPr="0098259C">
        <w:t>e from Master to Slave</w:t>
      </w:r>
      <w:bookmarkEnd w:id="367"/>
      <w:bookmarkEnd w:id="368"/>
      <w:bookmarkEnd w:id="369"/>
      <w:bookmarkEnd w:id="370"/>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71" w:name="_Toc247964775"/>
      <w:bookmarkStart w:id="372" w:name="_Toc274647158"/>
      <w:bookmarkStart w:id="373" w:name="_Ref289781010"/>
      <w:bookmarkStart w:id="374"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75" w:name="_Toc55136522"/>
      <w:r w:rsidRPr="0098259C">
        <w:t>Pseudo</w:t>
      </w:r>
      <w:r w:rsidR="00C34D46">
        <w:t>c</w:t>
      </w:r>
      <w:r w:rsidRPr="0098259C">
        <w:t>ode Example</w:t>
      </w:r>
      <w:bookmarkEnd w:id="371"/>
      <w:bookmarkEnd w:id="372"/>
      <w:bookmarkEnd w:id="373"/>
      <w:bookmarkEnd w:id="374"/>
      <w:bookmarkEnd w:id="375"/>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76" w:name="_Toc55136523"/>
      <w:r w:rsidRPr="0098259C">
        <w:t>FMI Description Schema</w:t>
      </w:r>
      <w:bookmarkEnd w:id="376"/>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77" w:name="_Ref289268602"/>
      <w:bookmarkStart w:id="378" w:name="_Ref298170400"/>
      <w:bookmarkStart w:id="379" w:name="_Toc55136524"/>
      <w:r w:rsidRPr="0098259C">
        <w:t>Co</w:t>
      </w:r>
      <w:r w:rsidRPr="0098259C">
        <w:noBreakHyphen/>
        <w:t>Simulation</w:t>
      </w:r>
      <w:bookmarkEnd w:id="377"/>
      <w:r w:rsidR="00121EF8" w:rsidRPr="0098259C">
        <w:t xml:space="preserve"> FMU (</w:t>
      </w:r>
      <w:proofErr w:type="spellStart"/>
      <w:r w:rsidR="00121EF8" w:rsidRPr="0098259C">
        <w:t>CoSimulation</w:t>
      </w:r>
      <w:proofErr w:type="spellEnd"/>
      <w:r w:rsidR="00121EF8" w:rsidRPr="0098259C">
        <w:t>)</w:t>
      </w:r>
      <w:bookmarkEnd w:id="378"/>
      <w:bookmarkEnd w:id="379"/>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380" w:name="_Toc55136525"/>
      <w:r w:rsidRPr="0098259C">
        <w:t xml:space="preserve">Example </w:t>
      </w:r>
      <w:r w:rsidR="00374F39" w:rsidRPr="0098259C">
        <w:t>XML</w:t>
      </w:r>
      <w:r w:rsidRPr="0098259C">
        <w:t xml:space="preserve"> Description File</w:t>
      </w:r>
      <w:bookmarkEnd w:id="380"/>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381" w:name="_Ref305442034"/>
      <w:bookmarkStart w:id="382" w:name="_Toc55136526"/>
      <w:r w:rsidRPr="0098259C">
        <w:t>Literature</w:t>
      </w:r>
      <w:bookmarkEnd w:id="350"/>
      <w:bookmarkEnd w:id="351"/>
      <w:bookmarkEnd w:id="381"/>
      <w:bookmarkEnd w:id="382"/>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83" w:name="_Toc247884556"/>
      <w:bookmarkStart w:id="384" w:name="_Toc55136527"/>
      <w:r w:rsidRPr="0098259C">
        <w:t>FMI Revision History</w:t>
      </w:r>
      <w:bookmarkEnd w:id="383"/>
      <w:bookmarkEnd w:id="384"/>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85" w:name="_Toc247884557"/>
      <w:bookmarkStart w:id="386" w:name="_Toc55136528"/>
      <w:r w:rsidRPr="0098259C">
        <w:t>Version 1.0</w:t>
      </w:r>
      <w:bookmarkEnd w:id="385"/>
      <w:r w:rsidRPr="0098259C">
        <w:t xml:space="preserve"> – FMI for Model Exchange</w:t>
      </w:r>
      <w:bookmarkEnd w:id="386"/>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87" w:name="_Toc55136529"/>
      <w:r w:rsidRPr="0098259C">
        <w:t>Version 1.0 – FMI for Co-Simulation</w:t>
      </w:r>
      <w:bookmarkEnd w:id="387"/>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88" w:name="_Toc20839962"/>
      <w:bookmarkStart w:id="389" w:name="_Toc20839963"/>
      <w:bookmarkStart w:id="390" w:name="_Toc20839964"/>
      <w:bookmarkStart w:id="391" w:name="_Toc20839965"/>
      <w:bookmarkStart w:id="392" w:name="_Toc20839966"/>
      <w:bookmarkStart w:id="393" w:name="_Toc20839967"/>
      <w:bookmarkStart w:id="394" w:name="_Toc20839968"/>
      <w:bookmarkStart w:id="395" w:name="_Toc20839969"/>
      <w:bookmarkStart w:id="396" w:name="_Toc20839970"/>
      <w:bookmarkStart w:id="397" w:name="_Toc20839971"/>
      <w:bookmarkStart w:id="398" w:name="_Toc20839972"/>
      <w:bookmarkStart w:id="399" w:name="_Toc20839973"/>
      <w:bookmarkStart w:id="400" w:name="_Toc20839974"/>
      <w:bookmarkStart w:id="401" w:name="_Toc20839975"/>
      <w:bookmarkStart w:id="402" w:name="_Toc20839976"/>
      <w:bookmarkStart w:id="403" w:name="_Toc20839977"/>
      <w:bookmarkStart w:id="404" w:name="_Toc20839978"/>
      <w:bookmarkStart w:id="405" w:name="_Toc20839979"/>
      <w:bookmarkStart w:id="406" w:name="_Toc20839980"/>
      <w:bookmarkStart w:id="407" w:name="_Toc20839981"/>
      <w:bookmarkStart w:id="408" w:name="_Toc20839982"/>
      <w:bookmarkStart w:id="409" w:name="_Toc55136530"/>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r w:rsidRPr="0098259C">
        <w:t>Version 2.0</w:t>
      </w:r>
      <w:r w:rsidR="00C47A06" w:rsidRPr="0098259C">
        <w:t xml:space="preserve"> – FMI for Model Exchange and Co-Simulation</w:t>
      </w:r>
      <w:bookmarkEnd w:id="409"/>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10" w:name="_Ref305158977"/>
      <w:bookmarkStart w:id="411" w:name="_Toc55136531"/>
      <w:r w:rsidRPr="0098259C">
        <w:t>Overview</w:t>
      </w:r>
      <w:bookmarkEnd w:id="410"/>
      <w:bookmarkEnd w:id="411"/>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12" w:name="_Toc55136532"/>
      <w:r w:rsidRPr="0098259C">
        <w:t>Main changes</w:t>
      </w:r>
      <w:bookmarkEnd w:id="412"/>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13" w:name="_Toc55136533"/>
      <w:r w:rsidRPr="0098259C">
        <w:t>Contributors</w:t>
      </w:r>
      <w:bookmarkEnd w:id="413"/>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414"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414"/>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415" w:name="_Toc55136535"/>
      <w:r>
        <w:t xml:space="preserve">FMI 2.0.2 </w:t>
      </w:r>
      <w:proofErr w:type="spellStart"/>
      <w:r>
        <w:t>maintenane</w:t>
      </w:r>
      <w:proofErr w:type="spellEnd"/>
      <w:r>
        <w:t xml:space="preserve"> release: changes and contributors</w:t>
      </w:r>
      <w:bookmarkEnd w:id="415"/>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416" w:author="Bertsch Christian (CR/ADX2.2)" w:date="2022-07-20T17:32:00Z"/>
        </w:rPr>
      </w:pPr>
      <w:r>
        <w:t xml:space="preserve">For contributors please refer to the issue tracking system </w:t>
      </w:r>
      <w:ins w:id="417" w:author="Bertsch Christian (CR/ADX2.2)" w:date="2022-07-20T17:32:00Z">
        <w:r w:rsidR="00917DAB">
          <w:fldChar w:fldCharType="begin"/>
        </w:r>
        <w:r w:rsidR="00917DAB">
          <w:instrText xml:space="preserve"> HYPERLINK "</w:instrText>
        </w:r>
      </w:ins>
      <w:r w:rsidR="00917DAB">
        <w:instrText>https://github.com/modelica/fmi-standard/milestone/18</w:instrText>
      </w:r>
      <w:ins w:id="418"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419" w:author="Bertsch Christian (CR/ADX2.2)" w:date="2022-07-20T17:32:00Z">
        <w:r w:rsidR="00917DAB">
          <w:fldChar w:fldCharType="end"/>
        </w:r>
      </w:ins>
    </w:p>
    <w:p w14:paraId="32D696AA" w14:textId="515C51F9" w:rsidR="00917DAB" w:rsidRDefault="00917DAB" w:rsidP="005469A6">
      <w:pPr>
        <w:pStyle w:val="Textkrper"/>
        <w:spacing w:before="0"/>
        <w:rPr>
          <w:ins w:id="420" w:author="Bertsch Christian (CR/ADX2.2)" w:date="2022-07-20T17:32:00Z"/>
        </w:rPr>
      </w:pPr>
    </w:p>
    <w:p w14:paraId="3F45B63F" w14:textId="30289415" w:rsidR="00917DAB" w:rsidRDefault="00917DAB" w:rsidP="00917DAB">
      <w:pPr>
        <w:pStyle w:val="Appendix3"/>
        <w:rPr>
          <w:ins w:id="421" w:author="Bertsch Christian (CR/ADX2.2)" w:date="2022-07-20T17:32:00Z"/>
        </w:rPr>
      </w:pPr>
      <w:ins w:id="422" w:author="Bertsch Christian (CR/ADX2.2)" w:date="2022-07-20T17:32:00Z">
        <w:r>
          <w:t>FMI 2.0.</w:t>
        </w:r>
      </w:ins>
      <w:ins w:id="423" w:author="Bertsch Christian (CR/ADX2.2)" w:date="2022-07-20T17:35:00Z">
        <w:r>
          <w:t>4</w:t>
        </w:r>
      </w:ins>
      <w:ins w:id="424" w:author="Bertsch Christian (CR/ADX2.2)" w:date="2022-07-20T17:32:00Z">
        <w:r>
          <w:t xml:space="preserve"> </w:t>
        </w:r>
        <w:proofErr w:type="spellStart"/>
        <w:r>
          <w:t>maintenane</w:t>
        </w:r>
        <w:proofErr w:type="spellEnd"/>
        <w:r>
          <w:t xml:space="preserve"> release: changes and contributors</w:t>
        </w:r>
      </w:ins>
    </w:p>
    <w:p w14:paraId="706D68CC" w14:textId="6603DADA" w:rsidR="00917DAB" w:rsidRDefault="00917DAB" w:rsidP="00917DAB">
      <w:pPr>
        <w:pStyle w:val="Textkrper"/>
        <w:rPr>
          <w:ins w:id="425" w:author="Bertsch Christian (CR/ADX2.2)" w:date="2022-07-20T17:32:00Z"/>
        </w:rPr>
      </w:pPr>
      <w:ins w:id="426" w:author="Bertsch Christian (CR/ADX2.2)" w:date="2022-07-20T17:32:00Z">
        <w:r>
          <w:t xml:space="preserve">The changes </w:t>
        </w:r>
        <w:proofErr w:type="spellStart"/>
        <w:r>
          <w:t>w.r.t.</w:t>
        </w:r>
        <w:proofErr w:type="spellEnd"/>
        <w:r>
          <w:t xml:space="preserve"> FMI 2.0.2(clarifications and bugfixes) are summarized on the release page for FMI 2.0.3 https://github.com/modelica/fmi-standard/releases/tag/v2.0.</w:t>
        </w:r>
      </w:ins>
      <w:ins w:id="427" w:author="Bertsch Christian (CR/ADX2.2)" w:date="2022-07-20T17:33:00Z">
        <w:r>
          <w:t>4</w:t>
        </w:r>
      </w:ins>
      <w:ins w:id="428" w:author="Bertsch Christian (CR/ADX2.2)" w:date="2022-07-20T17:32:00Z">
        <w:r>
          <w:t xml:space="preserve"> </w:t>
        </w:r>
        <w:r>
          <w:br/>
        </w:r>
      </w:ins>
    </w:p>
    <w:p w14:paraId="305A591D" w14:textId="5ACAE45F" w:rsidR="00917DAB" w:rsidRDefault="00917DAB" w:rsidP="00917DAB">
      <w:pPr>
        <w:pStyle w:val="Textkrper"/>
        <w:spacing w:before="0"/>
        <w:rPr>
          <w:ins w:id="429" w:author="Bertsch Christian (CR/ADX2.2)" w:date="2022-07-20T17:34:00Z"/>
        </w:rPr>
      </w:pPr>
      <w:ins w:id="430" w:author="Bertsch Christian (CR/ADX2.2)" w:date="2022-07-20T17:32:00Z">
        <w:r>
          <w:t xml:space="preserve">For contributors please refer to the issue tracking system </w:t>
        </w:r>
      </w:ins>
      <w:ins w:id="431" w:author="Bertsch Christian (CR/ADX2.2)" w:date="2022-07-20T17:34:00Z">
        <w:r>
          <w:fldChar w:fldCharType="begin"/>
        </w:r>
        <w:r>
          <w:instrText xml:space="preserve"> HYPERLINK "</w:instrText>
        </w:r>
      </w:ins>
      <w:ins w:id="432" w:author="Bertsch Christian (CR/ADX2.2)" w:date="2022-07-20T17:32:00Z">
        <w:r>
          <w:instrText>https://github.com/modelica/fmi-standard/milestone/</w:instrText>
        </w:r>
      </w:ins>
      <w:ins w:id="433" w:author="Bertsch Christian (CR/ADX2.2)" w:date="2022-07-20T17:34:00Z">
        <w:r>
          <w:instrText xml:space="preserve">22" </w:instrText>
        </w:r>
        <w:r>
          <w:fldChar w:fldCharType="separate"/>
        </w:r>
      </w:ins>
      <w:ins w:id="434" w:author="Bertsch Christian (CR/ADX2.2)" w:date="2022-07-20T17:32:00Z">
        <w:r w:rsidRPr="00B40B09">
          <w:rPr>
            <w:rStyle w:val="Hyperlink"/>
          </w:rPr>
          <w:t>https://github.com/modelica/fmi-standard/milestone/</w:t>
        </w:r>
      </w:ins>
      <w:ins w:id="435"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436" w:author="Bertsch Christian (CR/ADX2.2)" w:date="2022-07-20T17:32:00Z"/>
        </w:rPr>
      </w:pPr>
    </w:p>
    <w:p w14:paraId="5DC19EA3" w14:textId="5CF2908D" w:rsidR="00917DAB" w:rsidRPr="0098259C" w:rsidRDefault="00917DAB" w:rsidP="005469A6">
      <w:pPr>
        <w:pStyle w:val="Textkrper"/>
        <w:spacing w:before="0"/>
      </w:pPr>
      <w:ins w:id="437" w:author="Bertsch Christian (CR/ADX2.2)" w:date="2022-07-20T17:34:00Z">
        <w:r>
          <w:t xml:space="preserve">For the Backported “Terminals and Icons” and “Build Configuration” Features </w:t>
        </w:r>
        <w:proofErr w:type="spellStart"/>
        <w:r>
          <w:t>refere</w:t>
        </w:r>
        <w:proofErr w:type="spellEnd"/>
        <w:r>
          <w:t xml:space="preserve"> to </w:t>
        </w:r>
      </w:ins>
      <w:ins w:id="438"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439" w:name="_Toc240646383"/>
      <w:bookmarkStart w:id="440" w:name="_Toc247884564"/>
      <w:bookmarkStart w:id="441" w:name="_Toc55136536"/>
      <w:bookmarkEnd w:id="60"/>
      <w:bookmarkEnd w:id="61"/>
      <w:bookmarkEnd w:id="62"/>
      <w:bookmarkEnd w:id="63"/>
      <w:bookmarkEnd w:id="64"/>
      <w:bookmarkEnd w:id="65"/>
      <w:r w:rsidRPr="0098259C">
        <w:t>Glossary</w:t>
      </w:r>
      <w:bookmarkEnd w:id="439"/>
      <w:bookmarkEnd w:id="440"/>
      <w:bookmarkEnd w:id="441"/>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4455D" w14:textId="77777777" w:rsidR="0020524B" w:rsidRDefault="0020524B">
      <w:r>
        <w:separator/>
      </w:r>
    </w:p>
  </w:endnote>
  <w:endnote w:type="continuationSeparator" w:id="0">
    <w:p w14:paraId="7E547940" w14:textId="77777777" w:rsidR="0020524B" w:rsidRDefault="00205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2226C" w14:textId="77777777" w:rsidR="0020524B" w:rsidRDefault="0020524B">
      <w:r>
        <w:separator/>
      </w:r>
    </w:p>
  </w:footnote>
  <w:footnote w:type="continuationSeparator" w:id="0">
    <w:p w14:paraId="6014F474" w14:textId="77777777" w:rsidR="0020524B" w:rsidRDefault="0020524B">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sidRPr="00DB2CB9">
        <w:rPr>
          <w:rStyle w:val="CODE"/>
        </w:rPr>
        <w:t>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w:t>
      </w:r>
      <w:r w:rsidRPr="002E45B5">
        <w:t xml:space="preserve">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w:t>
      </w:r>
      <w:r w:rsidRPr="002F3E46">
        <w:rPr>
          <w:rStyle w:val="CODE"/>
        </w:rPr>
        <w: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w:t>
      </w:r>
      <w:r w:rsidRPr="00594D1D">
        <w:rPr>
          <w:rStyle w:val="CODE"/>
        </w:rPr>
        <w: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6006F4E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07-20T17:32:00Z">
      <w:r w:rsidR="00917DAB">
        <w:rPr>
          <w:color w:val="000000" w:themeColor="text1"/>
        </w:rPr>
        <w:t>13.09.2022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9.png"/><Relationship Id="rId138" Type="http://schemas.openxmlformats.org/officeDocument/2006/relationships/hyperlink" Target="https://fmi-standard.org/downloads/"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4.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5.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image" Target="media/image35.png"/><Relationship Id="rId85" Type="http://schemas.openxmlformats.org/officeDocument/2006/relationships/image" Target="media/image40.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50.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4.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8.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7.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1.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2.wmf"/><Relationship Id="rId110" Type="http://schemas.openxmlformats.org/officeDocument/2006/relationships/oleObject" Target="embeddings/oleObject22.bin"/><Relationship Id="rId115" Type="http://schemas.openxmlformats.org/officeDocument/2006/relationships/image" Target="media/image56.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7.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1.wmf"/><Relationship Id="rId126" Type="http://schemas.openxmlformats.org/officeDocument/2006/relationships/image" Target="media/image62.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5.wmf"/><Relationship Id="rId98" Type="http://schemas.openxmlformats.org/officeDocument/2006/relationships/oleObject" Target="embeddings/oleObject16.bin"/><Relationship Id="rId121" Type="http://schemas.openxmlformats.org/officeDocument/2006/relationships/image" Target="media/image59.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8.png"/><Relationship Id="rId88" Type="http://schemas.openxmlformats.org/officeDocument/2006/relationships/oleObject" Target="embeddings/oleObject11.bin"/><Relationship Id="rId111" Type="http://schemas.openxmlformats.org/officeDocument/2006/relationships/image" Target="media/image54.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3.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60.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44247</Words>
  <Characters>278760</Characters>
  <Application>Microsoft Office Word</Application>
  <DocSecurity>0</DocSecurity>
  <Lines>2323</Lines>
  <Paragraphs>644</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23</cp:revision>
  <cp:lastPrinted>2020-12-24T11:15:00Z</cp:lastPrinted>
  <dcterms:created xsi:type="dcterms:W3CDTF">2021-08-30T19:51:00Z</dcterms:created>
  <dcterms:modified xsi:type="dcterms:W3CDTF">2022-07-20T20:10:00Z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