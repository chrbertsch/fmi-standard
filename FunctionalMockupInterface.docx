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9B61A" w14:textId="3DF66B4A" w:rsidR="007C0012" w:rsidRPr="0098259C" w:rsidRDefault="00E13DB1" w:rsidP="00D2781E">
      <w:pPr>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E7798" w14:textId="03EEB7B9" w:rsidR="006C244A" w:rsidRDefault="006C244A" w:rsidP="00D2781E">
      <w:pPr>
        <w:rPr>
          <w:rStyle w:val="SchwacherVerweis"/>
          <w:b/>
        </w:rPr>
      </w:pPr>
    </w:p>
    <w:p w14:paraId="780ADBD7" w14:textId="77777777" w:rsidR="006C244A" w:rsidRPr="00D2781E" w:rsidRDefault="006C244A" w:rsidP="00D2781E">
      <w:pPr>
        <w:rPr>
          <w:rStyle w:val="SchwacherVerweis"/>
        </w:rPr>
      </w:pPr>
    </w:p>
    <w:p w14:paraId="021760A5" w14:textId="53D4D42B" w:rsidR="006C244A" w:rsidRDefault="006C244A" w:rsidP="00471821">
      <w:pPr>
        <w:pStyle w:val="Titlefrontpage"/>
        <w:jc w:val="left"/>
        <w:rPr>
          <w:szCs w:val="32"/>
        </w:rPr>
      </w:pPr>
    </w:p>
    <w:p w14:paraId="26DC4ABE" w14:textId="254569DF" w:rsidR="006C244A" w:rsidRDefault="006C244A" w:rsidP="00471821">
      <w:pPr>
        <w:pStyle w:val="Titlefrontpage"/>
        <w:jc w:val="left"/>
        <w:rPr>
          <w:szCs w:val="32"/>
        </w:rPr>
      </w:pPr>
    </w:p>
    <w:p w14:paraId="72FB4B34" w14:textId="77777777" w:rsidR="006C244A" w:rsidRDefault="006C244A" w:rsidP="00471821">
      <w:pPr>
        <w:pStyle w:val="Titlefrontpage"/>
        <w:jc w:val="left"/>
        <w:rPr>
          <w:szCs w:val="32"/>
        </w:rPr>
      </w:pPr>
    </w:p>
    <w:p w14:paraId="6151FAB6" w14:textId="77777777" w:rsidR="0053478F" w:rsidRPr="0098259C" w:rsidRDefault="00332E07" w:rsidP="00D2781E">
      <w:pPr>
        <w:pStyle w:val="Titlefrontpage"/>
        <w:jc w:val="center"/>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Pr="00CA5256" w:rsidRDefault="009314E5" w:rsidP="0053478F">
      <w:pPr>
        <w:pStyle w:val="Titlefrontpage"/>
      </w:pPr>
    </w:p>
    <w:p w14:paraId="6EDCFF87" w14:textId="47039C19" w:rsidR="006C244A" w:rsidRDefault="006C244A" w:rsidP="0053478F">
      <w:pPr>
        <w:pStyle w:val="Titlefrontpage"/>
      </w:pPr>
    </w:p>
    <w:p w14:paraId="7088485D" w14:textId="77777777" w:rsidR="006C244A" w:rsidRDefault="006C244A" w:rsidP="0053478F">
      <w:pPr>
        <w:pStyle w:val="Titlefrontpage"/>
      </w:pPr>
    </w:p>
    <w:p w14:paraId="3B4CD784" w14:textId="77777777" w:rsidR="006C244A" w:rsidRPr="0098259C" w:rsidRDefault="006C244A" w:rsidP="0053478F">
      <w:pPr>
        <w:pStyle w:val="Titlefrontpage"/>
      </w:pPr>
    </w:p>
    <w:p w14:paraId="663F0848" w14:textId="4BA2F673"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r w:rsidR="00C60628">
        <w:rPr>
          <w:sz w:val="24"/>
        </w:rPr>
        <w:t>.</w:t>
      </w:r>
      <w:ins w:id="9" w:author="Bertsch Christian (CR/ADX2.2)" w:date="2024-04-08T11:37:00Z">
        <w:r w:rsidR="008766FD">
          <w:rPr>
            <w:sz w:val="24"/>
          </w:rPr>
          <w:t>5</w:t>
        </w:r>
      </w:ins>
      <w:del w:id="10" w:author="Bertsch Christian (CR/ADX2.2)" w:date="2024-04-08T11:37:00Z">
        <w:r w:rsidR="00D92E3F" w:rsidDel="008766FD">
          <w:rPr>
            <w:sz w:val="24"/>
          </w:rPr>
          <w:delText>x</w:delText>
        </w:r>
      </w:del>
    </w:p>
    <w:p w14:paraId="1B2D96DD" w14:textId="5417E517" w:rsidR="0084747C" w:rsidRDefault="00D0034A" w:rsidP="00D0034A">
      <w:pPr>
        <w:pStyle w:val="Subtitlefrontpage"/>
        <w:tabs>
          <w:tab w:val="left" w:pos="3060"/>
        </w:tabs>
        <w:rPr>
          <w:sz w:val="24"/>
        </w:rPr>
      </w:pPr>
      <w:r w:rsidRPr="00AE2A4F">
        <w:rPr>
          <w:sz w:val="24"/>
        </w:rPr>
        <w:tab/>
      </w:r>
      <w:del w:id="11" w:author="Bertsch Christian (CR/ADX2.2)" w:date="2024-04-08T11:38:00Z">
        <w:r w:rsidR="00CB29A4" w:rsidDel="00E3674C">
          <w:rPr>
            <w:sz w:val="24"/>
          </w:rPr>
          <w:delText>Nov</w:delText>
        </w:r>
        <w:r w:rsidR="005C72B1" w:rsidDel="00E3674C">
          <w:rPr>
            <w:sz w:val="24"/>
          </w:rPr>
          <w:delText>. 1</w:delText>
        </w:r>
        <w:r w:rsidR="00CB29A4" w:rsidDel="00E3674C">
          <w:rPr>
            <w:sz w:val="24"/>
          </w:rPr>
          <w:delText>0</w:delText>
        </w:r>
        <w:r w:rsidR="005C72B1" w:rsidRPr="00D92E3F" w:rsidDel="00E3674C">
          <w:rPr>
            <w:sz w:val="24"/>
            <w:vertAlign w:val="superscript"/>
          </w:rPr>
          <w:delText>th</w:delText>
        </w:r>
      </w:del>
      <w:ins w:id="12" w:author="Bertsch Christian (CR/ASI3)" w:date="2024-10-27T20:51:00Z">
        <w:r w:rsidR="000026E8">
          <w:rPr>
            <w:sz w:val="24"/>
          </w:rPr>
          <w:t>2</w:t>
        </w:r>
      </w:ins>
      <w:ins w:id="13" w:author="Bertsch Christian (CR/ASI3)" w:date="2024-10-28T21:45:00Z">
        <w:r w:rsidR="00881E5E">
          <w:rPr>
            <w:sz w:val="24"/>
          </w:rPr>
          <w:t>6</w:t>
        </w:r>
      </w:ins>
      <w:ins w:id="14" w:author="Bertsch Christian (CR/ASI3)" w:date="2024-10-27T20:51:00Z">
        <w:r w:rsidR="000026E8">
          <w:rPr>
            <w:sz w:val="24"/>
          </w:rPr>
          <w:t>.</w:t>
        </w:r>
      </w:ins>
      <w:ins w:id="15" w:author="Bertsch Christian (CR/ADX2.2)" w:date="2024-04-08T11:38:00Z">
        <w:del w:id="16" w:author="Bertsch Christian (CR/ASI3)" w:date="2024-10-27T20:51:00Z">
          <w:r w:rsidR="00E3674C" w:rsidDel="000026E8">
            <w:rPr>
              <w:sz w:val="24"/>
            </w:rPr>
            <w:delText>xxx</w:delText>
          </w:r>
        </w:del>
      </w:ins>
      <w:ins w:id="17" w:author="Bertsch Christian (CR/ASI3)" w:date="2024-10-27T20:51:00Z">
        <w:r w:rsidR="000026E8">
          <w:rPr>
            <w:sz w:val="24"/>
          </w:rPr>
          <w:t>1</w:t>
        </w:r>
      </w:ins>
      <w:ins w:id="18" w:author="Bertsch Christian (CR/ASI3)" w:date="2024-10-28T21:45:00Z">
        <w:r w:rsidR="00881E5E">
          <w:rPr>
            <w:sz w:val="24"/>
          </w:rPr>
          <w:t>1</w:t>
        </w:r>
      </w:ins>
      <w:ins w:id="19" w:author="Bertsch Christian (CR/ASI3)" w:date="2024-10-27T20:51:00Z">
        <w:r w:rsidR="000026E8">
          <w:rPr>
            <w:sz w:val="24"/>
          </w:rPr>
          <w:t>.2024</w:t>
        </w:r>
      </w:ins>
      <w:del w:id="20" w:author="Bertsch Christian (CR/ASI3)" w:date="2024-10-27T20:51:00Z">
        <w:r w:rsidR="005C72B1" w:rsidDel="000026E8">
          <w:rPr>
            <w:sz w:val="24"/>
          </w:rPr>
          <w:delText xml:space="preserve"> </w:delText>
        </w:r>
      </w:del>
      <w:del w:id="21" w:author="Bertsch Christian (CR/ASI3)" w:date="2024-10-27T20:52:00Z">
        <w:r w:rsidR="005C72B1" w:rsidDel="000026E8">
          <w:rPr>
            <w:sz w:val="24"/>
          </w:rPr>
          <w:delText xml:space="preserve"> 202</w:delText>
        </w:r>
      </w:del>
      <w:ins w:id="22" w:author="Bertsch Christian (CR/ADX2.2)" w:date="2024-04-08T11:38:00Z">
        <w:del w:id="23" w:author="Bertsch Christian (CR/ASI3)" w:date="2024-10-27T20:52:00Z">
          <w:r w:rsidR="00E3674C" w:rsidDel="000026E8">
            <w:rPr>
              <w:sz w:val="24"/>
            </w:rPr>
            <w:delText>4</w:delText>
          </w:r>
        </w:del>
      </w:ins>
      <w:del w:id="24" w:author="Bertsch Christian (CR/ADX2.2)" w:date="2024-04-08T11:38:00Z">
        <w:r w:rsidR="005C72B1" w:rsidDel="00E3674C">
          <w:rPr>
            <w:sz w:val="24"/>
          </w:rPr>
          <w:delText>2</w:delText>
        </w:r>
      </w:del>
    </w:p>
    <w:p w14:paraId="3F01548F" w14:textId="7FD114C8" w:rsidR="00247AA6" w:rsidRDefault="00C01C3E" w:rsidP="00247AA6">
      <w:pPr>
        <w:pStyle w:val="StandardWeb"/>
        <w:spacing w:before="0" w:beforeAutospacing="0" w:after="0" w:afterAutospacing="0"/>
        <w:rPr>
          <w:b/>
          <w:sz w:val="24"/>
        </w:rPr>
      </w:pPr>
      <w:r>
        <w:rPr>
          <w:b/>
          <w:sz w:val="24"/>
        </w:rPr>
        <w:br/>
      </w:r>
    </w:p>
    <w:p w14:paraId="13173F1C" w14:textId="7DDCD1C9" w:rsidR="006C244A" w:rsidRDefault="006C244A" w:rsidP="00247AA6">
      <w:pPr>
        <w:pStyle w:val="StandardWeb"/>
        <w:spacing w:before="0" w:beforeAutospacing="0" w:after="0" w:afterAutospacing="0"/>
        <w:rPr>
          <w:b/>
          <w:sz w:val="24"/>
        </w:rPr>
      </w:pPr>
    </w:p>
    <w:p w14:paraId="1B690A34" w14:textId="77777777" w:rsidR="006C244A" w:rsidRDefault="006C244A" w:rsidP="00247AA6">
      <w:pPr>
        <w:pStyle w:val="StandardWeb"/>
        <w:spacing w:before="0" w:beforeAutospacing="0" w:after="0" w:afterAutospacing="0"/>
        <w:rPr>
          <w:b/>
          <w:sz w:val="24"/>
        </w:rPr>
      </w:pPr>
    </w:p>
    <w:p w14:paraId="3115B53C" w14:textId="001F75C1" w:rsidR="00247AA6" w:rsidRPr="00A75A80" w:rsidRDefault="00247AA6" w:rsidP="00247AA6">
      <w:pPr>
        <w:pStyle w:val="StandardWeb"/>
        <w:spacing w:before="0" w:beforeAutospacing="0" w:after="0" w:afterAutospacing="0"/>
        <w:rPr>
          <w:szCs w:val="20"/>
        </w:rPr>
      </w:pPr>
      <w:r w:rsidRPr="00A75A80">
        <w:rPr>
          <w:szCs w:val="20"/>
        </w:rPr>
        <w:t>This document defines the Functional Mock-up Interface (FMI), version 2.0.</w:t>
      </w:r>
      <w:ins w:id="25" w:author="Bertsch Christian (CR/ASI3)" w:date="2024-10-27T20:52:00Z">
        <w:r w:rsidR="000026E8">
          <w:rPr>
            <w:szCs w:val="20"/>
          </w:rPr>
          <w:t>5</w:t>
        </w:r>
      </w:ins>
      <w:del w:id="26" w:author="Bertsch Christian (CR/ASI3)" w:date="2024-10-27T20:52:00Z">
        <w:r w:rsidR="00917DAB" w:rsidDel="000026E8">
          <w:rPr>
            <w:szCs w:val="20"/>
          </w:rPr>
          <w:delText>4</w:delText>
        </w:r>
      </w:del>
      <w:r w:rsidR="00FD58BF">
        <w:rPr>
          <w:szCs w:val="20"/>
        </w:rPr>
        <w:t>.</w:t>
      </w:r>
      <w:r w:rsidRPr="00A75A80">
        <w:rPr>
          <w:szCs w:val="20"/>
        </w:rPr>
        <w:t xml:space="preserve"> </w:t>
      </w:r>
      <w:r w:rsidR="00FD58BF">
        <w:rPr>
          <w:szCs w:val="20"/>
        </w:rPr>
        <w:t xml:space="preserve">This is a maintenance release </w:t>
      </w:r>
      <w:r w:rsidR="0068175B">
        <w:rPr>
          <w:szCs w:val="20"/>
        </w:rPr>
        <w:t>for</w:t>
      </w:r>
      <w:r w:rsidR="00FD58BF">
        <w:rPr>
          <w:szCs w:val="20"/>
        </w:rPr>
        <w:t xml:space="preserve"> FMI 2.0. </w:t>
      </w:r>
      <w:r w:rsidRPr="00A75A80">
        <w:rPr>
          <w:szCs w:val="20"/>
        </w:rPr>
        <w:t xml:space="preserve">FMI is a </w:t>
      </w:r>
      <w:r w:rsidR="005D1624">
        <w:rPr>
          <w:szCs w:val="20"/>
        </w:rPr>
        <w:t>tool-independent</w:t>
      </w:r>
      <w:r w:rsidRPr="00A75A80">
        <w:rPr>
          <w:szCs w:val="20"/>
        </w:rPr>
        <w:t xml:space="preserve"> standard to support both model exchange and co-simulation of dynamic models using a combination of </w:t>
      </w:r>
      <w:r w:rsidR="00B8417F">
        <w:rPr>
          <w:szCs w:val="20"/>
        </w:rPr>
        <w:t>XML</w:t>
      </w:r>
      <w:r w:rsidR="00C42950">
        <w:rPr>
          <w:szCs w:val="20"/>
        </w:rPr>
        <w:t xml:space="preserve"> </w:t>
      </w:r>
      <w:r w:rsidRPr="00A75A80">
        <w:rPr>
          <w:szCs w:val="20"/>
        </w:rPr>
        <w:t>files and C</w:t>
      </w:r>
      <w:r w:rsidR="007F616C">
        <w:rPr>
          <w:szCs w:val="20"/>
        </w:rPr>
        <w:t xml:space="preserve"> </w:t>
      </w:r>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00FD58BF">
        <w:rPr>
          <w:szCs w:val="20"/>
        </w:rPr>
        <w:t>many</w:t>
      </w:r>
      <w:r w:rsidRPr="006F0075">
        <w:rPr>
          <w:szCs w:val="20"/>
        </w:rPr>
        <w:t xml:space="preserve"> companies and research institutes</w:t>
      </w:r>
      <w:r w:rsidRPr="00A75A80">
        <w:rPr>
          <w:szCs w:val="20"/>
        </w:rPr>
        <w:t xml:space="preserve">. FMI </w:t>
      </w:r>
      <w:r w:rsidR="00FD58BF">
        <w:rPr>
          <w:szCs w:val="20"/>
        </w:rPr>
        <w:t>2</w:t>
      </w:r>
      <w:r w:rsidRPr="00A75A80">
        <w:rPr>
          <w:szCs w:val="20"/>
        </w:rPr>
        <w:t xml:space="preserve">.0 is supported by </w:t>
      </w:r>
      <w:del w:id="27" w:author="Bertsch Christian (CR/ASI3)" w:date="2024-10-27T20:52:00Z">
        <w:r w:rsidRPr="006F0075" w:rsidDel="000026E8">
          <w:rPr>
            <w:szCs w:val="20"/>
          </w:rPr>
          <w:delText xml:space="preserve">over </w:delText>
        </w:r>
        <w:r w:rsidR="00FD58BF" w:rsidDel="000026E8">
          <w:rPr>
            <w:szCs w:val="20"/>
          </w:rPr>
          <w:delText>100</w:delText>
        </w:r>
        <w:r w:rsidRPr="006F0075" w:rsidDel="000026E8">
          <w:rPr>
            <w:szCs w:val="20"/>
          </w:rPr>
          <w:delText xml:space="preserve"> </w:delText>
        </w:r>
      </w:del>
      <w:ins w:id="28" w:author="Bertsch Christian (CR/ASI3)" w:date="2024-10-27T20:52:00Z">
        <w:r w:rsidR="000026E8">
          <w:rPr>
            <w:szCs w:val="20"/>
          </w:rPr>
          <w:t xml:space="preserve">more than 200 </w:t>
        </w:r>
      </w:ins>
      <w:r w:rsidRPr="006F0075">
        <w:rPr>
          <w:szCs w:val="20"/>
        </w:rPr>
        <w:t>tools</w:t>
      </w:r>
      <w:r w:rsidRPr="00A75A80">
        <w:rPr>
          <w:szCs w:val="20"/>
        </w:rPr>
        <w:t xml:space="preserve"> and is used by automotive and non-automotive organizations throughout Europe, </w:t>
      </w:r>
      <w:proofErr w:type="gramStart"/>
      <w:r w:rsidRPr="00A75A80">
        <w:rPr>
          <w:szCs w:val="20"/>
        </w:rPr>
        <w:t>Asia</w:t>
      </w:r>
      <w:proofErr w:type="gramEnd"/>
      <w:r w:rsidRPr="00A75A80">
        <w:rPr>
          <w:szCs w:val="20"/>
        </w:rPr>
        <w:t xml:space="preserve"> and North America.</w:t>
      </w:r>
    </w:p>
    <w:p w14:paraId="28D69CFC" w14:textId="495655AB" w:rsidR="00247AA6" w:rsidRPr="00A75A80" w:rsidRDefault="00C42950" w:rsidP="00247AA6">
      <w:pPr>
        <w:pStyle w:val="StandardWeb"/>
        <w:rPr>
          <w:szCs w:val="20"/>
        </w:rPr>
      </w:pPr>
      <w:r>
        <w:rPr>
          <w:szCs w:val="20"/>
        </w:rPr>
        <w:t>T</w:t>
      </w:r>
      <w:r w:rsidR="00247AA6" w:rsidRPr="00A75A80">
        <w:rPr>
          <w:szCs w:val="20"/>
        </w:rPr>
        <w:t xml:space="preserve">he </w:t>
      </w:r>
      <w:r w:rsidR="00C72DAC">
        <w:rPr>
          <w:szCs w:val="20"/>
        </w:rPr>
        <w:t>d</w:t>
      </w:r>
      <w:r w:rsidR="00247AA6" w:rsidRPr="006F0075">
        <w:rPr>
          <w:szCs w:val="20"/>
        </w:rPr>
        <w:t>ownloads</w:t>
      </w:r>
      <w:r w:rsidR="00247AA6" w:rsidRPr="00A75A80">
        <w:rPr>
          <w:szCs w:val="20"/>
        </w:rPr>
        <w:t xml:space="preserve"> page</w:t>
      </w:r>
      <w:r w:rsidR="006F0075">
        <w:rPr>
          <w:szCs w:val="20"/>
        </w:rPr>
        <w:t xml:space="preserve"> (</w:t>
      </w:r>
      <w:hyperlink r:id="rId12" w:history="1">
        <w:r w:rsidR="00C60628" w:rsidRPr="00C60628">
          <w:rPr>
            <w:rStyle w:val="Hyperlink"/>
            <w:szCs w:val="20"/>
          </w:rPr>
          <w:t>https://fmi-standard.org/downloads</w:t>
        </w:r>
      </w:hyperlink>
      <w:r w:rsidR="00C60628">
        <w:rPr>
          <w:rStyle w:val="Hyperlink"/>
          <w:szCs w:val="20"/>
        </w:rPr>
        <w:t>/</w:t>
      </w:r>
      <w:r w:rsidR="006F0075">
        <w:rPr>
          <w:szCs w:val="20"/>
        </w:rPr>
        <w:t>)</w:t>
      </w:r>
      <w:r w:rsidR="00B15947">
        <w:rPr>
          <w:szCs w:val="20"/>
        </w:rPr>
        <w:t xml:space="preserve"> provides</w:t>
      </w:r>
      <w:r w:rsidR="00247AA6" w:rsidRPr="00A75A80">
        <w:rPr>
          <w:szCs w:val="20"/>
        </w:rPr>
        <w:t xml:space="preserve"> this specification, as well as supporting C</w:t>
      </w:r>
      <w:r w:rsidR="00CF3ADA">
        <w:rPr>
          <w:szCs w:val="20"/>
        </w:rPr>
        <w:t xml:space="preserve"> </w:t>
      </w:r>
      <w:r w:rsidR="00247AA6" w:rsidRPr="00A75A80">
        <w:rPr>
          <w:szCs w:val="20"/>
        </w:rPr>
        <w:t xml:space="preserve">header and </w:t>
      </w:r>
      <w:r w:rsidR="00CF3ADA">
        <w:rPr>
          <w:szCs w:val="20"/>
        </w:rPr>
        <w:t>XML</w:t>
      </w:r>
      <w:r w:rsidR="00CF3ADA" w:rsidRPr="00A75A80">
        <w:rPr>
          <w:szCs w:val="20"/>
        </w:rPr>
        <w:t xml:space="preserve"> </w:t>
      </w:r>
      <w:r w:rsidR="00247AA6" w:rsidRPr="00A75A80">
        <w:rPr>
          <w:szCs w:val="20"/>
        </w:rPr>
        <w:t>schema files and an FMI compliance checker.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r w:rsidR="00B15947">
        <w:rPr>
          <w:szCs w:val="20"/>
        </w:rPr>
        <w:t>(Functional Mock-</w:t>
      </w:r>
      <w:r w:rsidR="00B8417F">
        <w:rPr>
          <w:szCs w:val="20"/>
        </w:rPr>
        <w:t>u</w:t>
      </w:r>
      <w:r w:rsidR="00B15947">
        <w:rPr>
          <w:szCs w:val="20"/>
        </w:rPr>
        <w:t xml:space="preserve">p Units) </w:t>
      </w:r>
      <w:r w:rsidR="006F0075">
        <w:rPr>
          <w:szCs w:val="20"/>
        </w:rPr>
        <w:t>are appropriately handled by a tool.</w:t>
      </w:r>
    </w:p>
    <w:p w14:paraId="4C512F63" w14:textId="7AFE3DB9" w:rsidR="00247AA6" w:rsidRPr="00A75A80" w:rsidRDefault="00247AA6" w:rsidP="00247AA6">
      <w:pPr>
        <w:pStyle w:val="StandardWeb"/>
        <w:rPr>
          <w:sz w:val="22"/>
          <w:szCs w:val="22"/>
        </w:rPr>
      </w:pPr>
      <w:r w:rsidRPr="00A75A80">
        <w:rPr>
          <w:szCs w:val="20"/>
        </w:rPr>
        <w:t xml:space="preserve">Contact the FMI development group at </w:t>
      </w:r>
      <w:hyperlink r:id="rId13"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29" w:name="_Toc215371355"/>
      <w:bookmarkStart w:id="30" w:name="_Toc217788014"/>
      <w:r w:rsidR="00882F43" w:rsidRPr="0098259C">
        <w:lastRenderedPageBreak/>
        <w:t>History</w:t>
      </w:r>
      <w:bookmarkEnd w:id="29"/>
      <w:bookmarkEnd w:id="30"/>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c>
          <w:tcPr>
            <w:tcW w:w="1560" w:type="dxa"/>
          </w:tcPr>
          <w:p w14:paraId="6D1FF4AA" w14:textId="1BDA13DC" w:rsidR="00EA73BA" w:rsidRDefault="00EA73BA" w:rsidP="00907F9F">
            <w:pPr>
              <w:pStyle w:val="tablecontents"/>
            </w:pPr>
            <w:r>
              <w:t>2.0.1</w:t>
            </w:r>
          </w:p>
        </w:tc>
        <w:tc>
          <w:tcPr>
            <w:tcW w:w="1212" w:type="dxa"/>
          </w:tcPr>
          <w:p w14:paraId="7DFA07B4" w14:textId="5E2BD21C" w:rsidR="00EA73BA" w:rsidRDefault="00EA73BA">
            <w:pPr>
              <w:pStyle w:val="tablecontents"/>
            </w:pPr>
            <w:r>
              <w:t>2019-10-02</w:t>
            </w:r>
          </w:p>
        </w:tc>
        <w:tc>
          <w:tcPr>
            <w:tcW w:w="6768" w:type="dxa"/>
          </w:tcPr>
          <w:p w14:paraId="7C067E98" w14:textId="455CBF6D" w:rsidR="00EA73BA" w:rsidRDefault="00EA73BA">
            <w:pPr>
              <w:pStyle w:val="tablecontents"/>
            </w:pPr>
            <w:r>
              <w:t>Bugfix/maintenance release of FMI for Model Exchange and Co-Simulation 2.0</w:t>
            </w:r>
          </w:p>
        </w:tc>
      </w:tr>
      <w:tr w:rsidR="00530EF9" w:rsidRPr="0098259C" w14:paraId="60F309BC" w14:textId="77777777" w:rsidTr="00EA73BA">
        <w:tc>
          <w:tcPr>
            <w:tcW w:w="1560" w:type="dxa"/>
          </w:tcPr>
          <w:p w14:paraId="7957E906" w14:textId="28AEB4F1" w:rsidR="00530EF9" w:rsidRDefault="00530EF9" w:rsidP="00530EF9">
            <w:pPr>
              <w:pStyle w:val="tablecontents"/>
            </w:pPr>
            <w:r>
              <w:t>2.0.2</w:t>
            </w:r>
          </w:p>
        </w:tc>
        <w:tc>
          <w:tcPr>
            <w:tcW w:w="1212" w:type="dxa"/>
          </w:tcPr>
          <w:p w14:paraId="3C9392CD" w14:textId="476DDEF5" w:rsidR="00530EF9" w:rsidRDefault="00530EF9" w:rsidP="00530EF9">
            <w:pPr>
              <w:pStyle w:val="tablecontents"/>
            </w:pPr>
            <w:r>
              <w:t>2020-12-15</w:t>
            </w:r>
          </w:p>
        </w:tc>
        <w:tc>
          <w:tcPr>
            <w:tcW w:w="6768" w:type="dxa"/>
          </w:tcPr>
          <w:p w14:paraId="047393A0" w14:textId="5194344C" w:rsidR="00530EF9" w:rsidRDefault="00530EF9" w:rsidP="00530EF9">
            <w:pPr>
              <w:pStyle w:val="tablecontents"/>
            </w:pPr>
            <w:r>
              <w:t>Bugfix/maintenance release of FMI for Model Exchange and Co-Simulation 2.0</w:t>
            </w:r>
          </w:p>
        </w:tc>
      </w:tr>
      <w:tr w:rsidR="005469A6" w:rsidRPr="0098259C" w14:paraId="4A9B4B21" w14:textId="77777777" w:rsidTr="00EA73BA">
        <w:tc>
          <w:tcPr>
            <w:tcW w:w="1560" w:type="dxa"/>
          </w:tcPr>
          <w:p w14:paraId="48855900" w14:textId="260B14D4" w:rsidR="005469A6" w:rsidRDefault="005469A6" w:rsidP="005469A6">
            <w:pPr>
              <w:pStyle w:val="tablecontents"/>
            </w:pPr>
            <w:r>
              <w:t>2.0.3</w:t>
            </w:r>
          </w:p>
        </w:tc>
        <w:tc>
          <w:tcPr>
            <w:tcW w:w="1212" w:type="dxa"/>
          </w:tcPr>
          <w:p w14:paraId="3EB441B9" w14:textId="2E6F7BE7" w:rsidR="005469A6" w:rsidRDefault="00795362" w:rsidP="005469A6">
            <w:pPr>
              <w:pStyle w:val="tablecontents"/>
            </w:pPr>
            <w:r>
              <w:t>2021-1</w:t>
            </w:r>
            <w:r w:rsidR="002D40A0">
              <w:t>1</w:t>
            </w:r>
            <w:r>
              <w:t>-15</w:t>
            </w:r>
          </w:p>
        </w:tc>
        <w:tc>
          <w:tcPr>
            <w:tcW w:w="6768" w:type="dxa"/>
          </w:tcPr>
          <w:p w14:paraId="244A1F30" w14:textId="119851CA" w:rsidR="005469A6" w:rsidRDefault="005469A6" w:rsidP="005469A6">
            <w:pPr>
              <w:pStyle w:val="tablecontents"/>
            </w:pPr>
            <w:r>
              <w:t>Bugfix/maintenance release of FMI for Model Exchange and Co-Simulation 2.0</w:t>
            </w:r>
          </w:p>
        </w:tc>
      </w:tr>
      <w:tr w:rsidR="00917DAB" w:rsidRPr="0098259C" w14:paraId="095476C4" w14:textId="77777777" w:rsidTr="00EA73BA">
        <w:tc>
          <w:tcPr>
            <w:tcW w:w="1560" w:type="dxa"/>
          </w:tcPr>
          <w:p w14:paraId="5FF5AC27" w14:textId="3AA3FFEA" w:rsidR="00917DAB" w:rsidRDefault="00917DAB" w:rsidP="005469A6">
            <w:pPr>
              <w:pStyle w:val="tablecontents"/>
            </w:pPr>
            <w:r>
              <w:t>2.0.4</w:t>
            </w:r>
          </w:p>
        </w:tc>
        <w:tc>
          <w:tcPr>
            <w:tcW w:w="1212" w:type="dxa"/>
          </w:tcPr>
          <w:p w14:paraId="6EDA3CEA" w14:textId="5457D46F" w:rsidR="00917DAB" w:rsidRDefault="00917DAB" w:rsidP="005469A6">
            <w:pPr>
              <w:pStyle w:val="tablecontents"/>
            </w:pPr>
            <w:r>
              <w:t>2022-</w:t>
            </w:r>
            <w:r w:rsidR="00CB29A4">
              <w:t>11-10</w:t>
            </w:r>
          </w:p>
        </w:tc>
        <w:tc>
          <w:tcPr>
            <w:tcW w:w="6768" w:type="dxa"/>
          </w:tcPr>
          <w:p w14:paraId="455FDAAA" w14:textId="74D8D294" w:rsidR="00917DAB" w:rsidRDefault="00917DAB" w:rsidP="005469A6">
            <w:pPr>
              <w:pStyle w:val="tablecontents"/>
            </w:pPr>
            <w:r>
              <w:t>Bugfix/maintenance release of FMI for Model Exchange and Co-Simulation 2.0</w:t>
            </w:r>
            <w:r>
              <w:br/>
              <w:t xml:space="preserve">Backporting of “orthogonal” features “Terminals and </w:t>
            </w:r>
            <w:proofErr w:type="gramStart"/>
            <w:r>
              <w:t>Icons”  and</w:t>
            </w:r>
            <w:proofErr w:type="gramEnd"/>
            <w:r>
              <w:t xml:space="preserve"> “Build Configuration” from FMI 3.0</w:t>
            </w:r>
          </w:p>
        </w:tc>
      </w:tr>
      <w:tr w:rsidR="00E3674C" w:rsidRPr="0098259C" w14:paraId="620A4535" w14:textId="77777777" w:rsidTr="00EA73BA">
        <w:trPr>
          <w:ins w:id="31" w:author="Bertsch Christian (CR/ADX2.2)" w:date="2024-04-08T11:39:00Z"/>
        </w:trPr>
        <w:tc>
          <w:tcPr>
            <w:tcW w:w="1560" w:type="dxa"/>
          </w:tcPr>
          <w:p w14:paraId="4CFF396D" w14:textId="5CF23599" w:rsidR="00E3674C" w:rsidRDefault="00E3674C" w:rsidP="005469A6">
            <w:pPr>
              <w:pStyle w:val="tablecontents"/>
              <w:rPr>
                <w:ins w:id="32" w:author="Bertsch Christian (CR/ADX2.2)" w:date="2024-04-08T11:39:00Z"/>
              </w:rPr>
            </w:pPr>
            <w:ins w:id="33" w:author="Bertsch Christian (CR/ADX2.2)" w:date="2024-04-08T11:39:00Z">
              <w:r>
                <w:t>2.0.5</w:t>
              </w:r>
            </w:ins>
          </w:p>
        </w:tc>
        <w:tc>
          <w:tcPr>
            <w:tcW w:w="1212" w:type="dxa"/>
          </w:tcPr>
          <w:p w14:paraId="764ADC0B" w14:textId="1D9204E4" w:rsidR="00E3674C" w:rsidRDefault="00E3674C" w:rsidP="005469A6">
            <w:pPr>
              <w:pStyle w:val="tablecontents"/>
              <w:rPr>
                <w:ins w:id="34" w:author="Bertsch Christian (CR/ADX2.2)" w:date="2024-04-08T11:39:00Z"/>
              </w:rPr>
            </w:pPr>
            <w:ins w:id="35" w:author="Bertsch Christian (CR/ADX2.2)" w:date="2024-04-08T11:39:00Z">
              <w:r>
                <w:t>2024-</w:t>
              </w:r>
            </w:ins>
            <w:ins w:id="36" w:author="Bertsch Christian (CR/ASI3)" w:date="2024-10-27T20:52:00Z">
              <w:r w:rsidR="000026E8">
                <w:t>1</w:t>
              </w:r>
            </w:ins>
            <w:ins w:id="37" w:author="Bertsch Christian (CR/ASI3)" w:date="2024-10-28T21:45:00Z">
              <w:r w:rsidR="00881E5E">
                <w:t>1</w:t>
              </w:r>
            </w:ins>
            <w:ins w:id="38" w:author="Bertsch Christian (CR/ASI3)" w:date="2024-10-27T20:52:00Z">
              <w:r w:rsidR="000026E8">
                <w:t>-2</w:t>
              </w:r>
            </w:ins>
            <w:ins w:id="39" w:author="Bertsch Christian (CR/ASI3)" w:date="2024-10-28T21:45:00Z">
              <w:r w:rsidR="00881E5E">
                <w:t>6</w:t>
              </w:r>
            </w:ins>
            <w:ins w:id="40" w:author="Bertsch Christian (CR/ADX2.2)" w:date="2024-04-08T11:39:00Z">
              <w:del w:id="41" w:author="Bertsch Christian (CR/ASI3)" w:date="2024-06-18T19:38:00Z">
                <w:r w:rsidDel="00317D71">
                  <w:delText>x-x</w:delText>
                </w:r>
              </w:del>
            </w:ins>
          </w:p>
        </w:tc>
        <w:tc>
          <w:tcPr>
            <w:tcW w:w="6768" w:type="dxa"/>
          </w:tcPr>
          <w:p w14:paraId="30E87CD8" w14:textId="30895EDD" w:rsidR="00E3674C" w:rsidRDefault="00E3674C" w:rsidP="005469A6">
            <w:pPr>
              <w:pStyle w:val="tablecontents"/>
              <w:rPr>
                <w:ins w:id="42" w:author="Bertsch Christian (CR/ADX2.2)" w:date="2024-04-08T11:39:00Z"/>
              </w:rPr>
            </w:pPr>
            <w:ins w:id="43" w:author="Bertsch Christian (CR/ADX2.2)" w:date="2024-04-08T11:39:00Z">
              <w:r>
                <w:t>Bugfix/maintenance release of FMI for Model Exchange and Co-Simulation 2.0</w:t>
              </w:r>
            </w:ins>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sz w:val="20"/>
        </w:rPr>
      </w:pPr>
      <w:r w:rsidRPr="000D2C95">
        <w:rPr>
          <w:sz w:val="20"/>
        </w:rPr>
        <w:t xml:space="preserve">Please, report issues that you find with this specification to the public FMI issue tracking system: </w:t>
      </w:r>
    </w:p>
    <w:p w14:paraId="74CAF47F" w14:textId="77777777" w:rsidR="00EA73BA" w:rsidRDefault="00000000" w:rsidP="00EA73BA">
      <w:pPr>
        <w:pStyle w:val="NurText"/>
      </w:pPr>
      <w:hyperlink r:id="rId14" w:history="1">
        <w:r w:rsidR="00EA73BA">
          <w:rPr>
            <w:rStyle w:val="Hyperlink"/>
          </w:rPr>
          <w:t>https://github.com/modelica/fmi-standard/issues/</w:t>
        </w:r>
      </w:hyperlink>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Textkrper"/>
      </w:pPr>
    </w:p>
    <w:p w14:paraId="772E93C0" w14:textId="102156C4" w:rsidR="00AC10E5" w:rsidRDefault="00AC10E5" w:rsidP="00D2781E">
      <w:pPr>
        <w:pStyle w:val="berschrift1"/>
        <w:numPr>
          <w:ilvl w:val="0"/>
          <w:numId w:val="0"/>
        </w:numPr>
      </w:pPr>
    </w:p>
    <w:p w14:paraId="50E71520" w14:textId="77777777" w:rsidR="00471821" w:rsidRPr="0098259C" w:rsidRDefault="00471821" w:rsidP="00471821">
      <w:pPr>
        <w:pStyle w:val="Textkrper"/>
        <w:rPr>
          <w:b/>
          <w:sz w:val="22"/>
          <w:szCs w:val="22"/>
        </w:rPr>
      </w:pPr>
      <w:r w:rsidRPr="0098259C">
        <w:rPr>
          <w:b/>
          <w:sz w:val="22"/>
          <w:szCs w:val="22"/>
        </w:rPr>
        <w:t>License of this document</w:t>
      </w:r>
    </w:p>
    <w:p w14:paraId="4C224783" w14:textId="77777777" w:rsidR="006F0EE0" w:rsidRPr="0098259C" w:rsidRDefault="006F0EE0" w:rsidP="006F0EE0">
      <w:pPr>
        <w:pStyle w:val="Textkrper-Zeileneinzug"/>
        <w:ind w:firstLine="0"/>
        <w:jc w:val="left"/>
      </w:pPr>
    </w:p>
    <w:p w14:paraId="5A1E5317" w14:textId="55C4ABD3" w:rsidR="00471821" w:rsidRPr="0098259C" w:rsidRDefault="00471821" w:rsidP="006F0EE0">
      <w:pPr>
        <w:pStyle w:val="Textkrper-Zeileneinzug"/>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w:t>
      </w:r>
      <w:r w:rsidR="00530EF9">
        <w:t>2</w:t>
      </w:r>
      <w:ins w:id="44" w:author="Bertsch Christian (CR/ASI3)" w:date="2024-10-27T20:52:00Z">
        <w:r w:rsidR="000026E8">
          <w:t>4</w:t>
        </w:r>
      </w:ins>
      <w:del w:id="45" w:author="Bertsch Christian (CR/ASI3)" w:date="2024-10-27T20:52:00Z">
        <w:r w:rsidR="00917DAB" w:rsidDel="000026E8">
          <w:delText>2</w:delText>
        </w:r>
      </w:del>
      <w:r w:rsidR="00910A7B">
        <w:t xml:space="preserve"> Modelica Association Project “FMI”</w:t>
      </w:r>
      <w:r w:rsidRPr="0098259C">
        <w:br/>
      </w:r>
    </w:p>
    <w:p w14:paraId="586685C7" w14:textId="2C4F6C26" w:rsidR="00471821" w:rsidRPr="0098259C" w:rsidRDefault="00471821" w:rsidP="006F0EE0">
      <w:pPr>
        <w:pStyle w:val="Textkrper-Zeileneinzug"/>
        <w:spacing w:after="120"/>
        <w:ind w:firstLine="0"/>
        <w:jc w:val="left"/>
      </w:pPr>
      <w:r w:rsidRPr="0098259C">
        <w:t>This document is provided “as is" without any warranty. It is licensed under the CC-BY-SA (Creative Commons Attrib</w:t>
      </w:r>
      <w:r w:rsidR="001A1E16" w:rsidRPr="0098259C">
        <w:t>ution-</w:t>
      </w:r>
      <w:proofErr w:type="spellStart"/>
      <w:r w:rsidR="001A1E16" w:rsidRPr="0098259C">
        <w:t>Sharealike</w:t>
      </w:r>
      <w:proofErr w:type="spellEnd"/>
      <w:r w:rsidR="001A1E16" w:rsidRPr="0098259C">
        <w:t xml:space="preserv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5" w:history="1">
        <w:r w:rsidR="00CF3ADA" w:rsidRPr="00D61DC2">
          <w:rPr>
            <w:rStyle w:val="Hyperlink"/>
          </w:rPr>
          <w:t>http://creativecommons.org/licenses/by-sa/4.0/</w:t>
        </w:r>
      </w:hyperlink>
      <w:r w:rsidRPr="0098259C">
        <w:t xml:space="preserve"> </w:t>
      </w:r>
      <w:r w:rsidR="005F1513" w:rsidRPr="00CF3ADA">
        <w:rPr>
          <w:rStyle w:val="Hyperlink"/>
          <w:color w:val="auto"/>
          <w:u w:val="none"/>
        </w:rPr>
        <w:t>is as follows</w:t>
      </w:r>
      <w:r w:rsidRPr="0098259C">
        <w:t>:</w:t>
      </w:r>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 xml:space="preserve">the material in any medium or </w:t>
            </w:r>
            <w:proofErr w:type="gramStart"/>
            <w:r w:rsidR="005B682A">
              <w:t>format</w:t>
            </w:r>
            <w:proofErr w:type="gramEnd"/>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 xml:space="preserve">remix, transform, and build upon the </w:t>
            </w:r>
            <w:proofErr w:type="gramStart"/>
            <w:r w:rsidR="005B682A">
              <w:t>material</w:t>
            </w:r>
            <w:proofErr w:type="gramEnd"/>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 xml:space="preserve">The licensor cannot revoke these freedoms </w:t>
            </w:r>
            <w:proofErr w:type="gramStart"/>
            <w:r>
              <w:rPr>
                <w:bCs/>
              </w:rPr>
              <w:t>as long as</w:t>
            </w:r>
            <w:proofErr w:type="gramEnd"/>
            <w:r>
              <w:rPr>
                <w:bCs/>
              </w:rPr>
              <w:t xml:space="preserve">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Textkrper"/>
      </w:pPr>
      <w:r w:rsidRPr="0098259C">
        <w:t>The legal license text and disclaimer is available at:</w:t>
      </w:r>
    </w:p>
    <w:p w14:paraId="615DE12F" w14:textId="4DF033C1" w:rsidR="00471821" w:rsidRPr="0098259C" w:rsidRDefault="00000000" w:rsidP="006F0EE0">
      <w:pPr>
        <w:pStyle w:val="Textkrper"/>
        <w:jc w:val="center"/>
        <w:rPr>
          <w:color w:val="000000"/>
        </w:rPr>
      </w:pPr>
      <w:hyperlink r:id="rId16" w:history="1">
        <w:r w:rsidR="00A41281" w:rsidRPr="00D61DC2">
          <w:rPr>
            <w:rStyle w:val="Hyperlink"/>
          </w:rPr>
          <w:t>http://creativecommons.org/licenses/by-sa/4.0/legalcode</w:t>
        </w:r>
      </w:hyperlink>
    </w:p>
    <w:p w14:paraId="6994BBB0" w14:textId="77777777" w:rsidR="00471821" w:rsidRPr="0098259C" w:rsidRDefault="00471821" w:rsidP="006F0EE0">
      <w:pPr>
        <w:pStyle w:val="Textkrper"/>
      </w:pPr>
      <w:r w:rsidRPr="0098259C">
        <w:t>Note:</w:t>
      </w:r>
    </w:p>
    <w:p w14:paraId="09F13332" w14:textId="77777777" w:rsidR="00471821" w:rsidRPr="0098259C" w:rsidRDefault="00655CA0" w:rsidP="00655CA0">
      <w:pPr>
        <w:pStyle w:val="BulletItemFirst"/>
        <w:tabs>
          <w:tab w:val="num" w:pos="524"/>
        </w:tabs>
        <w:ind w:left="524"/>
      </w:pPr>
      <w:r w:rsidRPr="0098259C">
        <w:t xml:space="preserve">Article (3a) of this license requires that modifications of this work must clearly label, </w:t>
      </w:r>
      <w:proofErr w:type="gramStart"/>
      <w:r w:rsidRPr="0098259C">
        <w:t>demarcate</w:t>
      </w:r>
      <w:proofErr w:type="gramEnd"/>
      <w:r w:rsidRPr="0098259C">
        <w:t xml:space="preserve"> or otherwise identify that changes were made.</w:t>
      </w:r>
    </w:p>
    <w:p w14:paraId="0545B9FE" w14:textId="5B9723C8"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r w:rsidRPr="0098259C">
        <w:t xml:space="preserve">schema files that accompany this document are available under the BSD </w:t>
      </w:r>
      <w:r w:rsidR="004B7790">
        <w:t xml:space="preserve">2-Clause </w:t>
      </w:r>
      <w:r w:rsidRPr="0098259C">
        <w:t>license (</w:t>
      </w:r>
      <w:hyperlink r:id="rId17" w:history="1">
        <w:r w:rsidRPr="0098259C">
          <w:rPr>
            <w:rStyle w:val="Hyperlink"/>
          </w:rPr>
          <w:t>http://www.opensource.org/licenses/bsd-license.html</w:t>
        </w:r>
      </w:hyperlink>
      <w:r w:rsidRPr="0098259C">
        <w:t>)</w:t>
      </w:r>
      <w:r w:rsidR="00040452">
        <w:t>.</w:t>
      </w:r>
      <w:r w:rsidRPr="0098259C">
        <w:t xml:space="preserve"> </w:t>
      </w:r>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8"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Textkrper"/>
        <w:rPr>
          <w:b/>
          <w:sz w:val="22"/>
          <w:szCs w:val="22"/>
        </w:rPr>
      </w:pPr>
      <w:r w:rsidRPr="0098259C">
        <w:rPr>
          <w:b/>
          <w:sz w:val="22"/>
          <w:szCs w:val="22"/>
        </w:rPr>
        <w:br w:type="page"/>
      </w:r>
      <w:r w:rsidR="006F0EE0" w:rsidRPr="0098259C">
        <w:rPr>
          <w:b/>
          <w:sz w:val="22"/>
          <w:szCs w:val="22"/>
        </w:rPr>
        <w:t>Abstract</w:t>
      </w:r>
    </w:p>
    <w:p w14:paraId="03539A75" w14:textId="55B7AF52" w:rsidR="00364630" w:rsidRPr="0098259C" w:rsidRDefault="00364630" w:rsidP="00364630">
      <w:pPr>
        <w:pStyle w:val="Textkrper"/>
      </w:pPr>
      <w:r w:rsidRPr="0098259C">
        <w:t>This document defines the Functional Mock-up Interface (FMI), version 2.0</w:t>
      </w:r>
      <w:r w:rsidR="00FD58BF">
        <w:t>.</w:t>
      </w:r>
      <w:r w:rsidR="00917DAB">
        <w:t>4</w:t>
      </w:r>
      <w:r w:rsidR="005469A6"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Textkrper"/>
        <w:spacing w:before="240"/>
        <w:rPr>
          <w:i/>
        </w:rPr>
      </w:pPr>
      <w:r w:rsidRPr="0098259C">
        <w:rPr>
          <w:i/>
        </w:rPr>
        <w:t>FMI for Model Exchange (chapter 3)</w:t>
      </w:r>
    </w:p>
    <w:p w14:paraId="2D290927" w14:textId="34E3E64C" w:rsidR="00364630" w:rsidRPr="0098259C" w:rsidRDefault="00364630" w:rsidP="002F3E46">
      <w:pPr>
        <w:pStyle w:val="Textkrper"/>
        <w:spacing w:before="0"/>
      </w:pPr>
      <w:r w:rsidRPr="0098259C">
        <w:t>The intention is that a modeling environment can generate</w:t>
      </w:r>
      <w:r w:rsidR="00B8417F">
        <w:t xml:space="preserve"> a</w:t>
      </w:r>
      <w:r w:rsidRPr="0098259C">
        <w:t xml:space="preserve"> </w:t>
      </w:r>
      <w:r w:rsidR="003B3242">
        <w:t>C code</w:t>
      </w:r>
      <w:r w:rsidRPr="0098259C">
        <w:t xml:space="preserve"> </w:t>
      </w:r>
      <w:r w:rsidR="003A78D1">
        <w:t xml:space="preserve">representation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this system is solved with the integrators of the environment where it is used. The models treated by this interface can be large for usage in offline or online simulation, or </w:t>
      </w:r>
      <w:r w:rsidR="003A78D1">
        <w:t xml:space="preserve">they </w:t>
      </w:r>
      <w:r w:rsidRPr="0098259C">
        <w:t xml:space="preserve">can be used in embedded control systems on microprocessors. </w:t>
      </w:r>
    </w:p>
    <w:p w14:paraId="1A50EA0C" w14:textId="77777777" w:rsidR="00364630" w:rsidRPr="0098259C" w:rsidRDefault="00364630" w:rsidP="002F3E46">
      <w:pPr>
        <w:pStyle w:val="Textkrper"/>
        <w:spacing w:before="240"/>
      </w:pPr>
      <w:r w:rsidRPr="0098259C">
        <w:rPr>
          <w:i/>
        </w:rPr>
        <w:t>FMI for Co-Simulation (chapter 4)</w:t>
      </w:r>
    </w:p>
    <w:p w14:paraId="2D2F8FC6" w14:textId="7EE31D24" w:rsidR="00364630" w:rsidRPr="0098259C" w:rsidRDefault="00364630" w:rsidP="002F3E46">
      <w:pPr>
        <w:pStyle w:val="Textkrper"/>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r w:rsidR="00394432">
        <w:t>S</w:t>
      </w:r>
      <w:r w:rsidRPr="0098259C">
        <w:t>imple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r w:rsidR="00394432">
        <w:t xml:space="preserve">both </w:t>
      </w:r>
      <w:r w:rsidRPr="0098259C">
        <w:t xml:space="preserve">supported. Note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Textkrper"/>
        <w:spacing w:before="240"/>
        <w:rPr>
          <w:i/>
        </w:rPr>
      </w:pPr>
      <w:r w:rsidRPr="0098259C">
        <w:rPr>
          <w:i/>
        </w:rPr>
        <w:t>FMI Common Concepts (chapter 2)</w:t>
      </w:r>
    </w:p>
    <w:p w14:paraId="465E3A7F" w14:textId="69E1D9F9" w:rsidR="00364630" w:rsidRPr="0098259C" w:rsidRDefault="00364630" w:rsidP="002F3E46">
      <w:pPr>
        <w:pStyle w:val="Textkrper"/>
        <w:spacing w:before="0"/>
      </w:pPr>
      <w:r w:rsidRPr="0098259C">
        <w:t xml:space="preserve">The two interface standards have many parts in common. </w:t>
      </w:r>
      <w:proofErr w:type="gramStart"/>
      <w:r w:rsidRPr="0098259C">
        <w:t>In particular, it</w:t>
      </w:r>
      <w:proofErr w:type="gramEnd"/>
      <w:r w:rsidRPr="0098259C">
        <w:t xml:space="preserve">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w:t>
      </w:r>
      <w:proofErr w:type="gramStart"/>
      <w:r w:rsidR="005A2A81" w:rsidRPr="0098259C">
        <w:t>slave</w:t>
      </w:r>
      <w:proofErr w:type="gramEnd"/>
      <w:r w:rsidRPr="0098259C">
        <w:t xml:space="preserve"> or the coupling part of a tool, is distributed in one </w:t>
      </w:r>
      <w:r w:rsidR="00B8417F">
        <w:t>ZIP</w:t>
      </w:r>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187414E1" w:rsidR="00364630" w:rsidRPr="0098259C" w:rsidRDefault="00364630" w:rsidP="006E60E6">
      <w:pPr>
        <w:pStyle w:val="Textkrper-Zeileneinzug"/>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definition</w:t>
      </w:r>
      <w:r w:rsidR="00E71963">
        <w:t>s</w:t>
      </w:r>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314E3C0F" w:rsidR="00364630"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All </w:t>
      </w:r>
      <w:r w:rsidR="00256050">
        <w:t>required</w:t>
      </w:r>
      <w:r w:rsidR="00256050" w:rsidRPr="0098259C">
        <w:t xml:space="preserve"> </w:t>
      </w:r>
      <w:r w:rsidRPr="0098259C">
        <w:t>model equations or the access to co-simulation tools are provided with a small set of easy</w:t>
      </w:r>
      <w:r w:rsidR="00E71963">
        <w:t>-</w:t>
      </w:r>
      <w:r w:rsidRPr="0098259C">
        <w:t>to</w:t>
      </w:r>
      <w:r w:rsidR="00E71963">
        <w:t>-</w:t>
      </w:r>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r w:rsidR="00E71963">
        <w:t>ZIP</w:t>
      </w:r>
      <w:r w:rsidR="00E71963" w:rsidRPr="0098259C">
        <w:t xml:space="preserve"> </w:t>
      </w:r>
      <w:r w:rsidR="00374F39" w:rsidRPr="0098259C">
        <w:t>file</w:t>
      </w:r>
      <w:r w:rsidRPr="0098259C">
        <w:t>.</w:t>
      </w:r>
    </w:p>
    <w:p w14:paraId="183632E0" w14:textId="039C76A9" w:rsidR="00306FBB" w:rsidRPr="0098259C" w:rsidRDefault="00306FBB" w:rsidP="006E60E6">
      <w:pPr>
        <w:pStyle w:val="Textkrper-Zeileneinzug"/>
        <w:numPr>
          <w:ilvl w:val="0"/>
          <w:numId w:val="30"/>
        </w:numPr>
        <w:tabs>
          <w:tab w:val="clear" w:pos="630"/>
          <w:tab w:val="num" w:pos="360"/>
        </w:tabs>
        <w:spacing w:before="120"/>
        <w:ind w:left="360" w:hanging="360"/>
      </w:pPr>
      <w:r w:rsidRPr="0098259C">
        <w:t>The model equations or the co-</w:t>
      </w:r>
      <w:proofErr w:type="spellStart"/>
      <w:r w:rsidRPr="0098259C">
        <w:t>simuation</w:t>
      </w:r>
      <w:proofErr w:type="spellEnd"/>
      <w:r w:rsidRPr="0098259C">
        <w:t xml:space="preserve">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r w:rsidR="00256050">
        <w:t>,</w:t>
      </w:r>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2162D27C" w:rsidR="00306FBB"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r w:rsidR="00E71963">
        <w:t>ZIP</w:t>
      </w:r>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Textkrper"/>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000000" w:rsidP="00364630">
      <w:pPr>
        <w:pStyle w:val="Textkrper"/>
        <w:jc w:val="center"/>
      </w:pPr>
      <w:hyperlink r:id="rId19" w:history="1">
        <w:r w:rsidR="000C745A" w:rsidRPr="003200BB">
          <w:rPr>
            <w:rStyle w:val="Hyperlink"/>
          </w:rPr>
          <w:t>https://www.fmi-standard.org</w:t>
        </w:r>
        <w:r w:rsidR="003714E7" w:rsidRPr="003200BB">
          <w:rPr>
            <w:rStyle w:val="Hyperlink"/>
          </w:rPr>
          <w:t>/tools</w:t>
        </w:r>
      </w:hyperlink>
    </w:p>
    <w:p w14:paraId="2522B000" w14:textId="77777777" w:rsidR="000E3C0E" w:rsidRDefault="00C36FAB" w:rsidP="00C36FAB">
      <w:pPr>
        <w:pStyle w:val="Textkrper"/>
        <w:jc w:val="center"/>
      </w:pPr>
      <w:r w:rsidRPr="003200BB">
        <w:br w:type="page"/>
      </w:r>
    </w:p>
    <w:p w14:paraId="7D3128AC" w14:textId="13B825B8" w:rsidR="000026E8" w:rsidRPr="003200BB" w:rsidRDefault="000026E8" w:rsidP="000026E8">
      <w:pPr>
        <w:pStyle w:val="Textkrper"/>
        <w:jc w:val="center"/>
        <w:rPr>
          <w:ins w:id="46" w:author="Bertsch Christian (CR/ASI3)" w:date="2024-10-27T20:53:00Z"/>
          <w:b/>
          <w:sz w:val="24"/>
        </w:rPr>
      </w:pPr>
      <w:ins w:id="47" w:author="Bertsch Christian (CR/ASI3)" w:date="2024-10-27T20:53:00Z">
        <w:r w:rsidRPr="003200BB">
          <w:rPr>
            <w:b/>
            <w:sz w:val="24"/>
          </w:rPr>
          <w:t>About FMI 2.0</w:t>
        </w:r>
        <w:r>
          <w:rPr>
            <w:b/>
            <w:sz w:val="24"/>
          </w:rPr>
          <w:t>.5</w:t>
        </w:r>
      </w:ins>
    </w:p>
    <w:p w14:paraId="6599B3AE" w14:textId="43890E8B" w:rsidR="000026E8" w:rsidRDefault="000026E8">
      <w:pPr>
        <w:pStyle w:val="Textkrper"/>
        <w:rPr>
          <w:ins w:id="48" w:author="Bertsch Christian (CR/ASI3)" w:date="2024-10-27T20:53:00Z"/>
          <w:b/>
          <w:sz w:val="24"/>
        </w:rPr>
        <w:pPrChange w:id="49" w:author="Bertsch Christian (CR/ASI3)" w:date="2024-10-27T20:54:00Z">
          <w:pPr>
            <w:pStyle w:val="Textkrper"/>
            <w:jc w:val="center"/>
          </w:pPr>
        </w:pPrChange>
      </w:pPr>
      <w:ins w:id="50" w:author="Bertsch Christian (CR/ASI3)" w:date="2024-10-27T20:53:00Z">
        <w:r>
          <w:t>FMI 2.0.5</w:t>
        </w:r>
      </w:ins>
      <w:ins w:id="51" w:author="Bertsch Christian (CR/ASI3)" w:date="2024-10-27T20:59:00Z">
        <w:r w:rsidR="00C72691">
          <w:t xml:space="preserve"> </w:t>
        </w:r>
      </w:ins>
      <w:ins w:id="52" w:author="Bertsch Christian (CR/ASI3)" w:date="2024-10-27T20:53:00Z">
        <w:r>
          <w:t xml:space="preserve">is a maintenance release </w:t>
        </w:r>
        <w:r>
          <w:br/>
          <w:t>FMUs created according to FMI 2.0.5 are valid FMUs according to FMI 2.0, 2.0.</w:t>
        </w:r>
      </w:ins>
      <w:ins w:id="53" w:author="Bertsch Christian (CR/ASI3)" w:date="2024-10-27T20:54:00Z">
        <w:r>
          <w:t>1, 2.0.2., 2.0.3 and 2.0.4.</w:t>
        </w:r>
        <w:r>
          <w:br/>
        </w:r>
      </w:ins>
    </w:p>
    <w:p w14:paraId="0FF1115D" w14:textId="41834FD0" w:rsidR="00917DAB" w:rsidRPr="003200BB" w:rsidRDefault="00917DAB" w:rsidP="00917DAB">
      <w:pPr>
        <w:pStyle w:val="Textkrper"/>
        <w:jc w:val="center"/>
        <w:rPr>
          <w:b/>
          <w:sz w:val="24"/>
        </w:rPr>
      </w:pPr>
      <w:r w:rsidRPr="003200BB">
        <w:rPr>
          <w:b/>
          <w:sz w:val="24"/>
        </w:rPr>
        <w:t>About FMI 2.0</w:t>
      </w:r>
      <w:r>
        <w:rPr>
          <w:b/>
          <w:sz w:val="24"/>
        </w:rPr>
        <w:t>.4</w:t>
      </w:r>
    </w:p>
    <w:p w14:paraId="58B41EC1" w14:textId="55027B00" w:rsidR="00917DAB" w:rsidRDefault="00917DAB" w:rsidP="00917DAB">
      <w:pPr>
        <w:pStyle w:val="Textkrper"/>
      </w:pPr>
      <w:r>
        <w:t xml:space="preserve">FMI 2.0.4 is a maintenance release </w:t>
      </w:r>
      <w:r>
        <w:br/>
        <w:t>FMUs created according to FMI 2.0.</w:t>
      </w:r>
      <w:r w:rsidR="0068175B">
        <w:t>4</w:t>
      </w:r>
      <w:r>
        <w:t xml:space="preserve"> are valid FMUs according to FMI 2.0, 2.0.1, 2.0.2 and 2.0.3. </w:t>
      </w:r>
      <w:r>
        <w:br/>
        <w:t xml:space="preserve">FMI 2.0.4 contains small bugfixes and two backports from FMI 3.0: </w:t>
      </w:r>
    </w:p>
    <w:p w14:paraId="5FAA4FBC" w14:textId="77777777" w:rsidR="00917DAB" w:rsidRDefault="00917DAB" w:rsidP="00917DAB">
      <w:pPr>
        <w:pStyle w:val="Textkrper"/>
        <w:numPr>
          <w:ilvl w:val="0"/>
          <w:numId w:val="77"/>
        </w:numPr>
      </w:pPr>
      <w:r>
        <w:t>Terminals and Icons</w:t>
      </w:r>
    </w:p>
    <w:p w14:paraId="3335225A" w14:textId="23C1BA30" w:rsidR="00917DAB" w:rsidRDefault="00917DAB" w:rsidP="00917DAB">
      <w:pPr>
        <w:pStyle w:val="Textkrper"/>
        <w:numPr>
          <w:ilvl w:val="0"/>
          <w:numId w:val="77"/>
        </w:numPr>
      </w:pPr>
      <w:r>
        <w:t>- Build configuration</w:t>
      </w:r>
    </w:p>
    <w:p w14:paraId="5A108393" w14:textId="51426615" w:rsidR="00917DAB" w:rsidRDefault="00917DAB" w:rsidP="00917DAB">
      <w:pPr>
        <w:pStyle w:val="Textkrper"/>
      </w:pPr>
      <w:r>
        <w:t xml:space="preserve">These are new features compared to FMI </w:t>
      </w:r>
      <w:proofErr w:type="gramStart"/>
      <w:r>
        <w:t>2.0.3, but</w:t>
      </w:r>
      <w:proofErr w:type="gramEnd"/>
      <w:r>
        <w:t xml:space="preserve"> are “orthogonal” extensions that do not interfere with FMI 2.0 </w:t>
      </w:r>
      <w:proofErr w:type="spellStart"/>
      <w:r>
        <w:t>behaviour</w:t>
      </w:r>
      <w:proofErr w:type="spellEnd"/>
      <w:r>
        <w:t>.</w:t>
      </w:r>
    </w:p>
    <w:p w14:paraId="4B9AE286" w14:textId="77777777" w:rsidR="00917DAB" w:rsidRDefault="00917DAB" w:rsidP="005469A6">
      <w:pPr>
        <w:pStyle w:val="Textkrper"/>
        <w:jc w:val="center"/>
        <w:rPr>
          <w:b/>
          <w:sz w:val="24"/>
        </w:rPr>
      </w:pPr>
    </w:p>
    <w:p w14:paraId="4D93B780" w14:textId="226D0664" w:rsidR="005469A6" w:rsidRPr="003200BB" w:rsidRDefault="005469A6" w:rsidP="005469A6">
      <w:pPr>
        <w:pStyle w:val="Textkrper"/>
        <w:jc w:val="center"/>
        <w:rPr>
          <w:b/>
          <w:sz w:val="24"/>
        </w:rPr>
      </w:pPr>
      <w:r w:rsidRPr="003200BB">
        <w:rPr>
          <w:b/>
          <w:sz w:val="24"/>
        </w:rPr>
        <w:t>About FMI 2.0</w:t>
      </w:r>
      <w:r>
        <w:rPr>
          <w:b/>
          <w:sz w:val="24"/>
        </w:rPr>
        <w:t>.3</w:t>
      </w:r>
    </w:p>
    <w:p w14:paraId="36F386DD" w14:textId="33A4D32C" w:rsidR="005469A6" w:rsidRDefault="005469A6" w:rsidP="005469A6">
      <w:pPr>
        <w:pStyle w:val="Textkrper"/>
      </w:pPr>
      <w:r>
        <w:t xml:space="preserve">FMI 2.0.3 is a maintenance release with no new functional changes compared to FMI 2.0, 2.0.1, 2.0.2 FMUs created according to FMI 2.0.2 are valid FMUs according to FMI 2.0 or 2.0.1. </w:t>
      </w:r>
      <w:r>
        <w:br/>
      </w:r>
      <w:r w:rsidR="00795362">
        <w:t>FMI 2.0.3 introduc</w:t>
      </w:r>
      <w:r>
        <w:t>es minor clarifications that are mainly findings from the FMI3.0 development.</w:t>
      </w:r>
    </w:p>
    <w:p w14:paraId="3BFA5C44" w14:textId="1ED3198D" w:rsidR="000E3C0E" w:rsidRPr="003200BB" w:rsidRDefault="000E3C0E" w:rsidP="000E3C0E">
      <w:pPr>
        <w:pStyle w:val="Textkrper"/>
        <w:jc w:val="center"/>
        <w:rPr>
          <w:b/>
          <w:sz w:val="24"/>
        </w:rPr>
      </w:pPr>
      <w:r w:rsidRPr="003200BB">
        <w:rPr>
          <w:b/>
          <w:sz w:val="24"/>
        </w:rPr>
        <w:t>About FMI 2.0</w:t>
      </w:r>
      <w:r>
        <w:rPr>
          <w:b/>
          <w:sz w:val="24"/>
        </w:rPr>
        <w:t>.2</w:t>
      </w:r>
    </w:p>
    <w:p w14:paraId="0EB27439" w14:textId="255C2354" w:rsidR="000E3C0E" w:rsidRDefault="000E3C0E" w:rsidP="000E3C0E">
      <w:pPr>
        <w:pStyle w:val="Textkrper"/>
      </w:pPr>
      <w:r>
        <w:t xml:space="preserve">FMI 2.0.2 is a maintenance release with no new functional changes compared to FMI 2.0 or 2.0.1. FMUs created according to FMI 2.0.2 are valid FMUs according to FMI 2.0 or 2.0.1. </w:t>
      </w:r>
      <w:r>
        <w:br/>
        <w:t xml:space="preserve">FMI 2.0.2. introduces the </w:t>
      </w:r>
      <w:r w:rsidR="00F57D4A">
        <w:t>“</w:t>
      </w:r>
      <w:r>
        <w:t>/extra</w:t>
      </w:r>
      <w:r w:rsidR="00F57D4A">
        <w:t>”</w:t>
      </w:r>
      <w:r>
        <w:t xml:space="preserve"> directory as a standardized place to provide additional information </w:t>
      </w:r>
      <w:r w:rsidR="00A30594">
        <w:t>for an</w:t>
      </w:r>
      <w:r>
        <w:t xml:space="preserve"> FMU according to layered standards. T</w:t>
      </w:r>
      <w:r w:rsidR="00F57D4A">
        <w:t xml:space="preserve">his is </w:t>
      </w:r>
      <w:r w:rsidR="004D19B6">
        <w:t xml:space="preserve">does not change the </w:t>
      </w:r>
      <w:proofErr w:type="spellStart"/>
      <w:r w:rsidR="004D19B6">
        <w:t>be</w:t>
      </w:r>
      <w:r>
        <w:t>haviour</w:t>
      </w:r>
      <w:proofErr w:type="spellEnd"/>
      <w:r>
        <w:t xml:space="preserve"> of the FMU an</w:t>
      </w:r>
      <w:r w:rsidR="00F57D4A">
        <w:t>d clarifies the storage location for additional files (even after the creation of the FMU), e.g., required by layered standards.</w:t>
      </w:r>
    </w:p>
    <w:p w14:paraId="09BF38A0" w14:textId="6959A559" w:rsidR="00C36FAB" w:rsidRPr="003200BB" w:rsidRDefault="002358C2" w:rsidP="00C36FAB">
      <w:pPr>
        <w:pStyle w:val="Textkrper"/>
        <w:jc w:val="center"/>
        <w:rPr>
          <w:b/>
          <w:sz w:val="24"/>
        </w:rPr>
      </w:pPr>
      <w:r w:rsidRPr="003200BB">
        <w:rPr>
          <w:b/>
          <w:sz w:val="24"/>
        </w:rPr>
        <w:t>About FMI 2.0</w:t>
      </w:r>
      <w:r w:rsidR="00FD58BF">
        <w:rPr>
          <w:b/>
          <w:sz w:val="24"/>
        </w:rPr>
        <w:t>.1</w:t>
      </w:r>
    </w:p>
    <w:p w14:paraId="76A63EAD" w14:textId="67319A03" w:rsidR="00B86BE3" w:rsidRDefault="00B86BE3" w:rsidP="00FA3E81">
      <w:pPr>
        <w:pStyle w:val="Textkrper"/>
      </w:pPr>
      <w:r>
        <w:t xml:space="preserve">FMI 2.0.1 </w:t>
      </w:r>
      <w:r w:rsidR="00FD58BF">
        <w:t xml:space="preserve">is a maintenance release with no new features compared to FMI 2.0. FMUs created according to FMI 2.0.1 are valid FMUs according to FMI 2.0. </w:t>
      </w:r>
    </w:p>
    <w:p w14:paraId="7D2FCF52" w14:textId="1A11360B" w:rsidR="00B86BE3" w:rsidRPr="003200BB" w:rsidRDefault="00B86BE3" w:rsidP="00B86BE3">
      <w:pPr>
        <w:pStyle w:val="Textkrper"/>
        <w:jc w:val="center"/>
        <w:rPr>
          <w:b/>
          <w:sz w:val="24"/>
        </w:rPr>
      </w:pPr>
      <w:r w:rsidRPr="003200BB">
        <w:rPr>
          <w:b/>
          <w:sz w:val="24"/>
        </w:rPr>
        <w:t>About FMI 2.0</w:t>
      </w:r>
    </w:p>
    <w:p w14:paraId="6A0559E4" w14:textId="2CC775A8" w:rsidR="00AF7BFB" w:rsidRPr="0098259C" w:rsidRDefault="00FD58BF" w:rsidP="00CF7199">
      <w:pPr>
        <w:pStyle w:val="Textkrper"/>
      </w:pPr>
      <w:r>
        <w:t>FMI 2.0</w:t>
      </w:r>
      <w:r w:rsidR="00C36FAB" w:rsidRPr="0098259C">
        <w:t xml:space="preserve"> </w:t>
      </w:r>
      <w:r>
        <w:t>was</w:t>
      </w:r>
      <w:r w:rsidR="00C36FAB" w:rsidRPr="0098259C">
        <w:t xml:space="preserve"> a </w:t>
      </w:r>
      <w:r w:rsidR="00DA7ACF">
        <w:t>major enhancement to FMI 1.0</w:t>
      </w:r>
      <w:r w:rsidR="00C36FAB" w:rsidRPr="0098259C">
        <w:t xml:space="preserve"> </w:t>
      </w:r>
      <w:r w:rsidR="00407000">
        <w:t xml:space="preserve">that merges </w:t>
      </w:r>
      <w:r w:rsidR="00C36FAB" w:rsidRPr="0098259C">
        <w:t xml:space="preserve">the FMI 1.0 Model Exchange and Co-Simulation </w:t>
      </w:r>
      <w:r w:rsidR="00306FBB" w:rsidRPr="0098259C">
        <w:t>standards</w:t>
      </w:r>
      <w:r w:rsidR="00C36FAB" w:rsidRPr="0098259C">
        <w:t xml:space="preserve"> and </w:t>
      </w:r>
      <w:r w:rsidR="00407000">
        <w:t xml:space="preserve">incorporates </w:t>
      </w:r>
      <w:r w:rsidR="00C36FAB" w:rsidRPr="0098259C">
        <w:t xml:space="preserve">many improvements,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EE265D">
        <w:t>A.3.1</w:t>
      </w:r>
      <w:r w:rsidR="00306FBB" w:rsidRPr="0098259C">
        <w:fldChar w:fldCharType="end"/>
      </w:r>
      <w:r w:rsidR="00AF7BFB" w:rsidRPr="0098259C">
        <w:t>.</w:t>
      </w:r>
      <w:r w:rsidR="005A2A81" w:rsidRPr="0098259C">
        <w:t xml:space="preserve"> </w:t>
      </w:r>
    </w:p>
    <w:p w14:paraId="6A567AEF" w14:textId="77777777" w:rsidR="00AF7BFB" w:rsidRPr="0098259C" w:rsidRDefault="00AF7BFB" w:rsidP="002F3E46">
      <w:pPr>
        <w:pStyle w:val="Textkrper"/>
        <w:spacing w:before="240"/>
        <w:jc w:val="center"/>
        <w:rPr>
          <w:b/>
          <w:sz w:val="24"/>
        </w:rPr>
      </w:pPr>
      <w:r w:rsidRPr="0098259C">
        <w:rPr>
          <w:b/>
          <w:sz w:val="24"/>
        </w:rPr>
        <w:t xml:space="preserve">Conventions used in this </w:t>
      </w:r>
      <w:proofErr w:type="gramStart"/>
      <w:r w:rsidRPr="0098259C">
        <w:rPr>
          <w:b/>
          <w:sz w:val="24"/>
        </w:rPr>
        <w:t>Document</w:t>
      </w:r>
      <w:proofErr w:type="gramEnd"/>
    </w:p>
    <w:p w14:paraId="12B70D60" w14:textId="77777777" w:rsidR="00AF7BFB" w:rsidRPr="0098259C" w:rsidRDefault="00AF7BFB" w:rsidP="002F3E46">
      <w:pPr>
        <w:pStyle w:val="Textkrper"/>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Textkrper"/>
        <w:numPr>
          <w:ilvl w:val="0"/>
          <w:numId w:val="41"/>
        </w:numPr>
        <w:spacing w:before="60"/>
      </w:pPr>
      <w:r w:rsidRPr="0098259C">
        <w:t>Arrays appe</w:t>
      </w:r>
      <w:r w:rsidR="00611D03" w:rsidRPr="0098259C">
        <w:t>ar in two forms</w:t>
      </w:r>
      <w:r w:rsidRPr="0098259C">
        <w:t>:</w:t>
      </w:r>
    </w:p>
    <w:p w14:paraId="0436ADF9" w14:textId="65E68F8C" w:rsidR="00AF7BFB" w:rsidRPr="0098259C" w:rsidRDefault="00AF7BFB" w:rsidP="002F3E46">
      <w:pPr>
        <w:pStyle w:val="Textkrper"/>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 xml:space="preserve">important </w:t>
      </w:r>
      <w:proofErr w:type="gramStart"/>
      <w:r w:rsidR="00611D03" w:rsidRPr="0098259C">
        <w:t>tools</w:t>
      </w:r>
      <w:proofErr w:type="gramEnd"/>
      <w:r w:rsidR="00611D03" w:rsidRPr="0098259C">
        <w:t xml:space="preserve"> in this area is utilized</w:t>
      </w:r>
      <w:r w:rsidR="007D2FEF">
        <w:t>.</w:t>
      </w:r>
      <w:r w:rsidRPr="0098259C">
        <w:t xml:space="preserve"> </w:t>
      </w:r>
      <w:r w:rsidR="007D2FEF">
        <w:t>I</w:t>
      </w:r>
      <w:r w:rsidR="00D73B94" w:rsidRPr="0098259C">
        <w:t>n other words</w:t>
      </w:r>
      <w:r w:rsidR="007D2FEF">
        <w:t>,</w:t>
      </w:r>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r w:rsidR="007D2FEF">
        <w:t>For e</w:t>
      </w:r>
      <w:r w:rsidRPr="0098259C">
        <w:t>xample</w:t>
      </w:r>
      <w:r w:rsidR="007D2FEF">
        <w:t>,</w:t>
      </w:r>
      <w:r w:rsidRPr="0098259C">
        <w:t xml:space="preserve"> </w:t>
      </w:r>
      <w:r w:rsidR="007D2FEF">
        <w:t>i</w:t>
      </w:r>
      <w:r w:rsidRPr="0098259C">
        <w:t>n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22DD7011" w:rsidR="00611D03" w:rsidRDefault="00611D03" w:rsidP="002F3E46">
      <w:pPr>
        <w:pStyle w:val="Textkrper"/>
        <w:numPr>
          <w:ilvl w:val="1"/>
          <w:numId w:val="42"/>
        </w:numPr>
        <w:tabs>
          <w:tab w:val="clear" w:pos="1100"/>
          <w:tab w:val="num" w:pos="600"/>
        </w:tabs>
        <w:spacing w:before="60"/>
        <w:ind w:left="600" w:hanging="351"/>
      </w:pPr>
      <w:r w:rsidRPr="0098259C">
        <w:t xml:space="preserve">In the implementation view, one-dimensional C-arrays are used. In order to access an array </w:t>
      </w:r>
      <w:proofErr w:type="gramStart"/>
      <w:r w:rsidRPr="0098259C">
        <w:t>element</w:t>
      </w:r>
      <w:proofErr w:type="gramEnd"/>
      <w:r w:rsidRPr="0098259C">
        <w:t xml:space="preserve">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proofErr w:type="spellStart"/>
      <w:r w:rsidRPr="0098259C">
        <w:rPr>
          <w:rStyle w:val="CODE"/>
        </w:rPr>
        <w:t>setContinuousStates</w:t>
      </w:r>
      <w:proofErr w:type="spellEnd"/>
      <w:r w:rsidRPr="0098259C">
        <w:rPr>
          <w:rStyle w:val="CODE"/>
        </w:rPr>
        <w:t>(..)</w:t>
      </w:r>
      <w:r w:rsidRPr="0098259C">
        <w:t xml:space="preserve"> is </w:t>
      </w:r>
      <w:proofErr w:type="gramStart"/>
      <w:r w:rsidRPr="0098259C">
        <w:rPr>
          <w:rStyle w:val="CODE"/>
        </w:rPr>
        <w:t>x[</w:t>
      </w:r>
      <w:proofErr w:type="gramEnd"/>
      <w:r w:rsidRPr="0098259C">
        <w:rPr>
          <w:rStyle w:val="CODE"/>
        </w:rPr>
        <w:t>0]</w:t>
      </w:r>
      <w:r w:rsidRPr="0098259C">
        <w:t>.</w:t>
      </w:r>
    </w:p>
    <w:p w14:paraId="64EFDFCB" w14:textId="2EE37108" w:rsidR="00517CFF" w:rsidRPr="00466CB8" w:rsidRDefault="00517CFF" w:rsidP="00466CB8">
      <w:pPr>
        <w:pStyle w:val="Textkrper"/>
        <w:spacing w:before="60"/>
        <w:ind w:left="249"/>
        <w:rPr>
          <w:i/>
        </w:rPr>
      </w:pPr>
      <w:r w:rsidRPr="00466CB8">
        <w:rPr>
          <w:rStyle w:val="pl-mi"/>
          <w:i/>
        </w:rPr>
        <w:t>[Clarification for FMI 2.0.2: In the structured naming convention both 0- and 1-based array indexing is allowed.]</w:t>
      </w:r>
    </w:p>
    <w:p w14:paraId="54CDAC62" w14:textId="77777777" w:rsidR="00F1049A" w:rsidRPr="002F3E46" w:rsidRDefault="00F1049A" w:rsidP="002F3E46">
      <w:pPr>
        <w:pStyle w:val="Textkrper"/>
        <w:spacing w:before="240"/>
        <w:jc w:val="center"/>
        <w:rPr>
          <w:b/>
          <w:sz w:val="24"/>
        </w:rPr>
      </w:pPr>
      <w:r w:rsidRPr="002F3E46">
        <w:rPr>
          <w:b/>
          <w:sz w:val="24"/>
        </w:rPr>
        <w:t>FMI 2.0 Implementation Help</w:t>
      </w:r>
    </w:p>
    <w:p w14:paraId="025014B5" w14:textId="4143CE1F" w:rsidR="00F1049A" w:rsidRDefault="00F1049A" w:rsidP="002F3E46">
      <w:pPr>
        <w:pStyle w:val="Textkrper"/>
      </w:pPr>
      <w:r>
        <w:t>If you plan to export or import models in FMI 2.0 format, you may find the following tools/models helpful for your development</w:t>
      </w:r>
      <w:r w:rsidR="007351E0">
        <w:t xml:space="preserve"> (available from </w:t>
      </w:r>
      <w:hyperlink r:id="rId20" w:history="1">
        <w:r w:rsidR="007351E0" w:rsidRPr="007351E0">
          <w:rPr>
            <w:rStyle w:val="Hyperlink"/>
          </w:rPr>
          <w:t>https://fmi-standard.org/downloads</w:t>
        </w:r>
      </w:hyperlink>
      <w:r w:rsidR="007351E0">
        <w:t>)</w:t>
      </w:r>
      <w:r>
        <w:t>:</w:t>
      </w:r>
    </w:p>
    <w:p w14:paraId="6B174F2F" w14:textId="788FB8AF" w:rsidR="00917DAB" w:rsidRPr="00D92E3F" w:rsidRDefault="00917DAB" w:rsidP="00917DAB">
      <w:pPr>
        <w:pStyle w:val="Textkrper"/>
        <w:numPr>
          <w:ilvl w:val="0"/>
          <w:numId w:val="70"/>
        </w:numPr>
      </w:pPr>
      <w:r w:rsidRPr="00D92E3F">
        <w:rPr>
          <w:b/>
          <w:bCs/>
        </w:rPr>
        <w:t>Refere</w:t>
      </w:r>
      <w:r w:rsidR="00B61437">
        <w:rPr>
          <w:b/>
          <w:bCs/>
        </w:rPr>
        <w:t>n</w:t>
      </w:r>
      <w:r w:rsidRPr="00D92E3F">
        <w:rPr>
          <w:b/>
          <w:bCs/>
        </w:rPr>
        <w:t>ce FMUs</w:t>
      </w:r>
      <w:r>
        <w:br/>
        <w:t xml:space="preserve">A set of </w:t>
      </w:r>
      <w:proofErr w:type="gramStart"/>
      <w:r>
        <w:t>hand-coded</w:t>
      </w:r>
      <w:proofErr w:type="gramEnd"/>
      <w:r>
        <w:t xml:space="preserve"> FMUs for development, testing and debugging of the </w:t>
      </w:r>
      <w:r w:rsidRPr="00D92E3F">
        <w:t>Functional Mock-up Interface</w:t>
      </w:r>
      <w:r>
        <w:t xml:space="preserve"> available at </w:t>
      </w:r>
      <w:hyperlink r:id="rId21" w:history="1">
        <w:r w:rsidRPr="00917DAB">
          <w:rPr>
            <w:rStyle w:val="Hyperlink"/>
          </w:rPr>
          <w:t>https://github.com/modelica/Reference-FMUs/</w:t>
        </w:r>
      </w:hyperlink>
    </w:p>
    <w:p w14:paraId="3C9A41DE" w14:textId="02CDBB47" w:rsidR="00917DAB" w:rsidRDefault="00F1049A" w:rsidP="00917DAB">
      <w:pPr>
        <w:pStyle w:val="Textkrper"/>
        <w:numPr>
          <w:ilvl w:val="0"/>
          <w:numId w:val="70"/>
        </w:numPr>
      </w:pPr>
      <w:r w:rsidRPr="002F3E46">
        <w:rPr>
          <w:b/>
        </w:rPr>
        <w:t>FMU Compliance Checker</w:t>
      </w:r>
      <w:r w:rsidRPr="00F1049A">
        <w:t xml:space="preserve"> </w:t>
      </w:r>
      <w:r>
        <w:br/>
        <w:t xml:space="preserve">Free software to check whether an FMI model is compliant to the FMI </w:t>
      </w:r>
      <w:proofErr w:type="gramStart"/>
      <w:r>
        <w:t>standard</w:t>
      </w:r>
      <w:proofErr w:type="gramEnd"/>
    </w:p>
    <w:p w14:paraId="626C2B9E" w14:textId="7C9C0D8F" w:rsidR="009047AB" w:rsidRDefault="009047AB">
      <w:pPr>
        <w:pStyle w:val="Textkrper"/>
        <w:numPr>
          <w:ilvl w:val="0"/>
          <w:numId w:val="70"/>
        </w:numPr>
      </w:pPr>
      <w:r w:rsidRPr="002F3E46">
        <w:rPr>
          <w:b/>
        </w:rPr>
        <w:t>FMUs from other tools</w:t>
      </w:r>
      <w:r>
        <w:br/>
        <w:t xml:space="preserve">In order to test the import of FMI models from other vendors in your tool, a set of test FMUs </w:t>
      </w:r>
      <w:r w:rsidR="00D878BC">
        <w:t xml:space="preserve">is </w:t>
      </w:r>
      <w:r>
        <w:t>provided</w:t>
      </w:r>
      <w:r w:rsidR="007351E0">
        <w:t>.</w:t>
      </w:r>
      <w:r>
        <w:t xml:space="preserve"> </w:t>
      </w:r>
    </w:p>
    <w:p w14:paraId="310442CE" w14:textId="15604311" w:rsidR="009047AB" w:rsidRPr="0098259C" w:rsidRDefault="009047AB">
      <w:pPr>
        <w:pStyle w:val="Textkrper"/>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Textkrper"/>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Textkrper"/>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Verzeichnis1"/>
        <w:rPr>
          <w:sz w:val="24"/>
        </w:rPr>
      </w:pPr>
      <w:r w:rsidRPr="0098259C">
        <w:br w:type="page"/>
      </w:r>
      <w:bookmarkStart w:id="54" w:name="_Toc448903945"/>
      <w:bookmarkStart w:id="55" w:name="_Toc450645653"/>
      <w:r w:rsidR="00E04F7A" w:rsidRPr="002F3E46">
        <w:rPr>
          <w:sz w:val="24"/>
        </w:rPr>
        <w:t>Contents</w:t>
      </w:r>
      <w:bookmarkStart w:id="56" w:name="_Toc240646361"/>
      <w:bookmarkStart w:id="57" w:name="_Toc247884534"/>
      <w:bookmarkStart w:id="58" w:name="_Toc471724423"/>
      <w:bookmarkStart w:id="59" w:name="_Toc471724556"/>
      <w:bookmarkStart w:id="60" w:name="_Toc471785676"/>
      <w:bookmarkStart w:id="61" w:name="_Toc497546652"/>
      <w:bookmarkStart w:id="62" w:name="_Toc497547108"/>
      <w:bookmarkStart w:id="63" w:name="_Toc153341732"/>
      <w:bookmarkEnd w:id="54"/>
      <w:bookmarkEnd w:id="55"/>
    </w:p>
    <w:p w14:paraId="1A5EB4A2" w14:textId="6542CADF" w:rsidR="00F57D4A" w:rsidRDefault="00A803FC">
      <w:pPr>
        <w:pStyle w:val="Verzeichnis1"/>
        <w:rPr>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hyperlink w:anchor="_Toc55136478" w:history="1">
        <w:r w:rsidR="00F57D4A" w:rsidRPr="00A76771">
          <w:rPr>
            <w:rStyle w:val="Hyperlink"/>
          </w:rPr>
          <w:t>1.</w:t>
        </w:r>
        <w:r w:rsidR="00F57D4A">
          <w:rPr>
            <w:rFonts w:asciiTheme="minorHAnsi" w:eastAsiaTheme="minorEastAsia" w:hAnsiTheme="minorHAnsi" w:cstheme="minorBidi"/>
            <w:b w:val="0"/>
            <w:bCs w:val="0"/>
            <w:spacing w:val="0"/>
            <w:szCs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_Toc55136478 \h </w:instrText>
        </w:r>
        <w:r w:rsidR="00F57D4A">
          <w:rPr>
            <w:webHidden/>
          </w:rPr>
        </w:r>
        <w:r w:rsidR="00F57D4A">
          <w:rPr>
            <w:webHidden/>
          </w:rPr>
          <w:fldChar w:fldCharType="separate"/>
        </w:r>
        <w:r w:rsidR="00EE265D">
          <w:rPr>
            <w:webHidden/>
          </w:rPr>
          <w:t>9</w:t>
        </w:r>
        <w:r w:rsidR="00F57D4A">
          <w:rPr>
            <w:webHidden/>
          </w:rPr>
          <w:fldChar w:fldCharType="end"/>
        </w:r>
      </w:hyperlink>
    </w:p>
    <w:p w14:paraId="3E446CB7" w14:textId="63FF38D1" w:rsidR="00F57D4A" w:rsidRDefault="00000000">
      <w:pPr>
        <w:pStyle w:val="Verzeichnis2"/>
        <w:rPr>
          <w:rFonts w:asciiTheme="minorHAnsi" w:eastAsiaTheme="minorEastAsia" w:hAnsiTheme="minorHAnsi" w:cstheme="minorBidi"/>
          <w:iCs w:val="0"/>
          <w:spacing w:val="0"/>
          <w:sz w:val="22"/>
          <w:lang w:eastAsia="en-US"/>
        </w:rPr>
      </w:pPr>
      <w:hyperlink w:anchor="_Toc55136479" w:history="1">
        <w:r w:rsidR="00F57D4A" w:rsidRPr="00A76771">
          <w:rPr>
            <w:rStyle w:val="Hyperlink"/>
            <w:rFonts w:eastAsia="MS Mincho"/>
          </w:rPr>
          <w:t>1.1</w:t>
        </w:r>
        <w:r w:rsidR="00F57D4A">
          <w:rPr>
            <w:rFonts w:asciiTheme="minorHAnsi" w:eastAsiaTheme="minorEastAsia" w:hAnsiTheme="minorHAnsi" w:cstheme="minorBidi"/>
            <w:iCs w:val="0"/>
            <w:spacing w:val="0"/>
            <w:sz w:val="22"/>
            <w:lang w:eastAsia="en-US"/>
          </w:rPr>
          <w:tab/>
        </w:r>
        <w:r w:rsidR="00F57D4A" w:rsidRPr="00A76771">
          <w:rPr>
            <w:rStyle w:val="Hyperlink"/>
            <w:rFonts w:eastAsia="MS Mincho"/>
          </w:rPr>
          <w:t>Properties and Guiding Ideas</w:t>
        </w:r>
        <w:r w:rsidR="00F57D4A">
          <w:rPr>
            <w:webHidden/>
          </w:rPr>
          <w:tab/>
        </w:r>
        <w:r w:rsidR="00F57D4A">
          <w:rPr>
            <w:webHidden/>
          </w:rPr>
          <w:fldChar w:fldCharType="begin"/>
        </w:r>
        <w:r w:rsidR="00F57D4A">
          <w:rPr>
            <w:webHidden/>
          </w:rPr>
          <w:instrText xml:space="preserve"> PAGEREF _Toc55136479 \h </w:instrText>
        </w:r>
        <w:r w:rsidR="00F57D4A">
          <w:rPr>
            <w:webHidden/>
          </w:rPr>
        </w:r>
        <w:r w:rsidR="00F57D4A">
          <w:rPr>
            <w:webHidden/>
          </w:rPr>
          <w:fldChar w:fldCharType="separate"/>
        </w:r>
        <w:r w:rsidR="00EE265D">
          <w:rPr>
            <w:webHidden/>
          </w:rPr>
          <w:t>10</w:t>
        </w:r>
        <w:r w:rsidR="00F57D4A">
          <w:rPr>
            <w:webHidden/>
          </w:rPr>
          <w:fldChar w:fldCharType="end"/>
        </w:r>
      </w:hyperlink>
    </w:p>
    <w:p w14:paraId="620B755B" w14:textId="42B70C54" w:rsidR="00F57D4A" w:rsidRDefault="00000000">
      <w:pPr>
        <w:pStyle w:val="Verzeichnis2"/>
        <w:rPr>
          <w:rFonts w:asciiTheme="minorHAnsi" w:eastAsiaTheme="minorEastAsia" w:hAnsiTheme="minorHAnsi" w:cstheme="minorBidi"/>
          <w:iCs w:val="0"/>
          <w:spacing w:val="0"/>
          <w:sz w:val="22"/>
          <w:lang w:eastAsia="en-US"/>
        </w:rPr>
      </w:pPr>
      <w:hyperlink w:anchor="_Toc55136480" w:history="1">
        <w:r w:rsidR="00F57D4A" w:rsidRPr="00A76771">
          <w:rPr>
            <w:rStyle w:val="Hyperlink"/>
          </w:rPr>
          <w:t>1.2</w:t>
        </w:r>
        <w:r w:rsidR="00F57D4A">
          <w:rPr>
            <w:rFonts w:asciiTheme="minorHAnsi" w:eastAsiaTheme="minorEastAsia" w:hAnsiTheme="minorHAnsi" w:cstheme="minorBidi"/>
            <w:iCs w:val="0"/>
            <w:spacing w:val="0"/>
            <w:sz w:val="22"/>
            <w:lang w:eastAsia="en-US"/>
          </w:rPr>
          <w:tab/>
        </w:r>
        <w:r w:rsidR="00F57D4A" w:rsidRPr="00A76771">
          <w:rPr>
            <w:rStyle w:val="Hyperlink"/>
          </w:rPr>
          <w:t>Acknowledgements</w:t>
        </w:r>
        <w:r w:rsidR="00F57D4A">
          <w:rPr>
            <w:webHidden/>
          </w:rPr>
          <w:tab/>
        </w:r>
        <w:r w:rsidR="00F57D4A">
          <w:rPr>
            <w:webHidden/>
          </w:rPr>
          <w:fldChar w:fldCharType="begin"/>
        </w:r>
        <w:r w:rsidR="00F57D4A">
          <w:rPr>
            <w:webHidden/>
          </w:rPr>
          <w:instrText xml:space="preserve"> PAGEREF _Toc55136480 \h </w:instrText>
        </w:r>
        <w:r w:rsidR="00F57D4A">
          <w:rPr>
            <w:webHidden/>
          </w:rPr>
        </w:r>
        <w:r w:rsidR="00F57D4A">
          <w:rPr>
            <w:webHidden/>
          </w:rPr>
          <w:fldChar w:fldCharType="separate"/>
        </w:r>
        <w:r w:rsidR="00EE265D">
          <w:rPr>
            <w:webHidden/>
          </w:rPr>
          <w:t>13</w:t>
        </w:r>
        <w:r w:rsidR="00F57D4A">
          <w:rPr>
            <w:webHidden/>
          </w:rPr>
          <w:fldChar w:fldCharType="end"/>
        </w:r>
      </w:hyperlink>
    </w:p>
    <w:p w14:paraId="6CA20BD5" w14:textId="342AA99E" w:rsidR="00F57D4A" w:rsidRDefault="00000000">
      <w:pPr>
        <w:pStyle w:val="Verzeichnis1"/>
        <w:rPr>
          <w:rFonts w:asciiTheme="minorHAnsi" w:eastAsiaTheme="minorEastAsia" w:hAnsiTheme="minorHAnsi" w:cstheme="minorBidi"/>
          <w:b w:val="0"/>
          <w:bCs w:val="0"/>
          <w:spacing w:val="0"/>
          <w:szCs w:val="22"/>
          <w:lang w:eastAsia="en-US"/>
        </w:rPr>
      </w:pPr>
      <w:hyperlink w:anchor="_Toc55136481" w:history="1">
        <w:r w:rsidR="00F57D4A" w:rsidRPr="00A76771">
          <w:rPr>
            <w:rStyle w:val="Hyperlink"/>
          </w:rPr>
          <w:t>2.</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Common Concepts for Model Exchange and Co-Simulation</w:t>
        </w:r>
        <w:r w:rsidR="00F57D4A">
          <w:rPr>
            <w:webHidden/>
          </w:rPr>
          <w:tab/>
        </w:r>
        <w:r w:rsidR="00F57D4A">
          <w:rPr>
            <w:webHidden/>
          </w:rPr>
          <w:fldChar w:fldCharType="begin"/>
        </w:r>
        <w:r w:rsidR="00F57D4A">
          <w:rPr>
            <w:webHidden/>
          </w:rPr>
          <w:instrText xml:space="preserve"> PAGEREF _Toc55136481 \h </w:instrText>
        </w:r>
        <w:r w:rsidR="00F57D4A">
          <w:rPr>
            <w:webHidden/>
          </w:rPr>
        </w:r>
        <w:r w:rsidR="00F57D4A">
          <w:rPr>
            <w:webHidden/>
          </w:rPr>
          <w:fldChar w:fldCharType="separate"/>
        </w:r>
        <w:r w:rsidR="00EE265D">
          <w:rPr>
            <w:webHidden/>
          </w:rPr>
          <w:t>14</w:t>
        </w:r>
        <w:r w:rsidR="00F57D4A">
          <w:rPr>
            <w:webHidden/>
          </w:rPr>
          <w:fldChar w:fldCharType="end"/>
        </w:r>
      </w:hyperlink>
    </w:p>
    <w:p w14:paraId="1FACDA2D" w14:textId="6F1E8C87" w:rsidR="00F57D4A" w:rsidRDefault="00000000">
      <w:pPr>
        <w:pStyle w:val="Verzeichnis2"/>
        <w:rPr>
          <w:rFonts w:asciiTheme="minorHAnsi" w:eastAsiaTheme="minorEastAsia" w:hAnsiTheme="minorHAnsi" w:cstheme="minorBidi"/>
          <w:iCs w:val="0"/>
          <w:spacing w:val="0"/>
          <w:sz w:val="22"/>
          <w:lang w:eastAsia="en-US"/>
        </w:rPr>
      </w:pPr>
      <w:hyperlink w:anchor="_Toc55136482" w:history="1">
        <w:r w:rsidR="00F57D4A" w:rsidRPr="00A76771">
          <w:rPr>
            <w:rStyle w:val="Hyperlink"/>
          </w:rPr>
          <w:t>2.1</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_Toc55136482 \h </w:instrText>
        </w:r>
        <w:r w:rsidR="00F57D4A">
          <w:rPr>
            <w:webHidden/>
          </w:rPr>
        </w:r>
        <w:r w:rsidR="00F57D4A">
          <w:rPr>
            <w:webHidden/>
          </w:rPr>
          <w:fldChar w:fldCharType="separate"/>
        </w:r>
        <w:r w:rsidR="00EE265D">
          <w:rPr>
            <w:webHidden/>
          </w:rPr>
          <w:t>14</w:t>
        </w:r>
        <w:r w:rsidR="00F57D4A">
          <w:rPr>
            <w:webHidden/>
          </w:rPr>
          <w:fldChar w:fldCharType="end"/>
        </w:r>
      </w:hyperlink>
    </w:p>
    <w:p w14:paraId="453AA420" w14:textId="22DE5942" w:rsidR="00F57D4A" w:rsidRDefault="00000000">
      <w:pPr>
        <w:pStyle w:val="Verzeichnis3"/>
        <w:rPr>
          <w:rFonts w:asciiTheme="minorHAnsi" w:eastAsiaTheme="minorEastAsia" w:hAnsiTheme="minorHAnsi" w:cstheme="minorBidi"/>
          <w:iCs w:val="0"/>
          <w:spacing w:val="0"/>
          <w:sz w:val="22"/>
          <w:lang w:eastAsia="en-US"/>
        </w:rPr>
      </w:pPr>
      <w:hyperlink w:anchor="_Toc55136483" w:history="1">
        <w:r w:rsidR="00F57D4A" w:rsidRPr="00A76771">
          <w:rPr>
            <w:rStyle w:val="Hyperlink"/>
          </w:rPr>
          <w:t>2.1.1</w:t>
        </w:r>
        <w:r w:rsidR="00F57D4A">
          <w:rPr>
            <w:rFonts w:asciiTheme="minorHAnsi" w:eastAsiaTheme="minorEastAsia" w:hAnsiTheme="minorHAnsi" w:cstheme="minorBidi"/>
            <w:iCs w:val="0"/>
            <w:spacing w:val="0"/>
            <w:sz w:val="22"/>
            <w:lang w:eastAsia="en-US"/>
          </w:rPr>
          <w:tab/>
        </w:r>
        <w:r w:rsidR="00F57D4A" w:rsidRPr="00A76771">
          <w:rPr>
            <w:rStyle w:val="Hyperlink"/>
          </w:rPr>
          <w:t>Header Files and Naming of Functions</w:t>
        </w:r>
        <w:r w:rsidR="00F57D4A">
          <w:rPr>
            <w:webHidden/>
          </w:rPr>
          <w:tab/>
        </w:r>
        <w:r w:rsidR="00F57D4A">
          <w:rPr>
            <w:webHidden/>
          </w:rPr>
          <w:fldChar w:fldCharType="begin"/>
        </w:r>
        <w:r w:rsidR="00F57D4A">
          <w:rPr>
            <w:webHidden/>
          </w:rPr>
          <w:instrText xml:space="preserve"> PAGEREF _Toc55136483 \h </w:instrText>
        </w:r>
        <w:r w:rsidR="00F57D4A">
          <w:rPr>
            <w:webHidden/>
          </w:rPr>
        </w:r>
        <w:r w:rsidR="00F57D4A">
          <w:rPr>
            <w:webHidden/>
          </w:rPr>
          <w:fldChar w:fldCharType="separate"/>
        </w:r>
        <w:r w:rsidR="00EE265D">
          <w:rPr>
            <w:webHidden/>
          </w:rPr>
          <w:t>14</w:t>
        </w:r>
        <w:r w:rsidR="00F57D4A">
          <w:rPr>
            <w:webHidden/>
          </w:rPr>
          <w:fldChar w:fldCharType="end"/>
        </w:r>
      </w:hyperlink>
    </w:p>
    <w:p w14:paraId="75B726CE" w14:textId="3D5C176D" w:rsidR="00F57D4A" w:rsidRDefault="00000000">
      <w:pPr>
        <w:pStyle w:val="Verzeichnis3"/>
        <w:rPr>
          <w:rFonts w:asciiTheme="minorHAnsi" w:eastAsiaTheme="minorEastAsia" w:hAnsiTheme="minorHAnsi" w:cstheme="minorBidi"/>
          <w:iCs w:val="0"/>
          <w:spacing w:val="0"/>
          <w:sz w:val="22"/>
          <w:lang w:eastAsia="en-US"/>
        </w:rPr>
      </w:pPr>
      <w:hyperlink w:anchor="_Toc55136484" w:history="1">
        <w:r w:rsidR="00F57D4A" w:rsidRPr="00A76771">
          <w:rPr>
            <w:rStyle w:val="Hyperlink"/>
            <w:lang w:val="sv-SE"/>
          </w:rPr>
          <w:t>2.1.2</w:t>
        </w:r>
        <w:r w:rsidR="00F57D4A">
          <w:rPr>
            <w:rFonts w:asciiTheme="minorHAnsi" w:eastAsiaTheme="minorEastAsia" w:hAnsiTheme="minorHAnsi" w:cstheme="minorBidi"/>
            <w:iCs w:val="0"/>
            <w:spacing w:val="0"/>
            <w:sz w:val="22"/>
            <w:lang w:eastAsia="en-US"/>
          </w:rPr>
          <w:tab/>
        </w:r>
        <w:r w:rsidR="00F57D4A" w:rsidRPr="00A76771">
          <w:rPr>
            <w:rStyle w:val="Hyperlink"/>
            <w:lang w:val="sv-SE"/>
          </w:rPr>
          <w:t>Platform Dependent Definitions (</w:t>
        </w:r>
        <w:r w:rsidR="00F57D4A" w:rsidRPr="00A76771">
          <w:rPr>
            <w:rStyle w:val="Hyperlink"/>
            <w:rFonts w:ascii="Courier New" w:hAnsi="Courier New" w:cs="Courier New"/>
            <w:lang w:val="sv-SE"/>
          </w:rPr>
          <w:t>fmi2TypesPlatform.h</w:t>
        </w:r>
        <w:r w:rsidR="00F57D4A" w:rsidRPr="00A76771">
          <w:rPr>
            <w:rStyle w:val="Hyperlink"/>
            <w:lang w:val="sv-SE"/>
          </w:rPr>
          <w:t>)</w:t>
        </w:r>
        <w:r w:rsidR="00F57D4A">
          <w:rPr>
            <w:webHidden/>
          </w:rPr>
          <w:tab/>
        </w:r>
        <w:r w:rsidR="00F57D4A">
          <w:rPr>
            <w:webHidden/>
          </w:rPr>
          <w:fldChar w:fldCharType="begin"/>
        </w:r>
        <w:r w:rsidR="00F57D4A">
          <w:rPr>
            <w:webHidden/>
          </w:rPr>
          <w:instrText xml:space="preserve"> PAGEREF _Toc55136484 \h </w:instrText>
        </w:r>
        <w:r w:rsidR="00F57D4A">
          <w:rPr>
            <w:webHidden/>
          </w:rPr>
        </w:r>
        <w:r w:rsidR="00F57D4A">
          <w:rPr>
            <w:webHidden/>
          </w:rPr>
          <w:fldChar w:fldCharType="separate"/>
        </w:r>
        <w:r w:rsidR="00EE265D">
          <w:rPr>
            <w:webHidden/>
          </w:rPr>
          <w:t>16</w:t>
        </w:r>
        <w:r w:rsidR="00F57D4A">
          <w:rPr>
            <w:webHidden/>
          </w:rPr>
          <w:fldChar w:fldCharType="end"/>
        </w:r>
      </w:hyperlink>
    </w:p>
    <w:p w14:paraId="0E589C1C" w14:textId="1CCCBE6E" w:rsidR="00F57D4A" w:rsidRDefault="00000000">
      <w:pPr>
        <w:pStyle w:val="Verzeichnis3"/>
        <w:rPr>
          <w:rFonts w:asciiTheme="minorHAnsi" w:eastAsiaTheme="minorEastAsia" w:hAnsiTheme="minorHAnsi" w:cstheme="minorBidi"/>
          <w:iCs w:val="0"/>
          <w:spacing w:val="0"/>
          <w:sz w:val="22"/>
          <w:lang w:eastAsia="en-US"/>
        </w:rPr>
      </w:pPr>
      <w:hyperlink w:anchor="_Toc55136485" w:history="1">
        <w:r w:rsidR="00F57D4A" w:rsidRPr="00A76771">
          <w:rPr>
            <w:rStyle w:val="Hyperlink"/>
          </w:rPr>
          <w:t>2.1.3</w:t>
        </w:r>
        <w:r w:rsidR="00F57D4A">
          <w:rPr>
            <w:rFonts w:asciiTheme="minorHAnsi" w:eastAsiaTheme="minorEastAsia" w:hAnsiTheme="minorHAnsi" w:cstheme="minorBidi"/>
            <w:iCs w:val="0"/>
            <w:spacing w:val="0"/>
            <w:sz w:val="22"/>
            <w:lang w:eastAsia="en-US"/>
          </w:rPr>
          <w:tab/>
        </w:r>
        <w:r w:rsidR="00F57D4A" w:rsidRPr="00A76771">
          <w:rPr>
            <w:rStyle w:val="Hyperlink"/>
          </w:rPr>
          <w:t>Status Returned by Functions</w:t>
        </w:r>
        <w:r w:rsidR="00F57D4A">
          <w:rPr>
            <w:webHidden/>
          </w:rPr>
          <w:tab/>
        </w:r>
        <w:r w:rsidR="00F57D4A">
          <w:rPr>
            <w:webHidden/>
          </w:rPr>
          <w:fldChar w:fldCharType="begin"/>
        </w:r>
        <w:r w:rsidR="00F57D4A">
          <w:rPr>
            <w:webHidden/>
          </w:rPr>
          <w:instrText xml:space="preserve"> PAGEREF _Toc55136485 \h </w:instrText>
        </w:r>
        <w:r w:rsidR="00F57D4A">
          <w:rPr>
            <w:webHidden/>
          </w:rPr>
        </w:r>
        <w:r w:rsidR="00F57D4A">
          <w:rPr>
            <w:webHidden/>
          </w:rPr>
          <w:fldChar w:fldCharType="separate"/>
        </w:r>
        <w:r w:rsidR="00EE265D">
          <w:rPr>
            <w:webHidden/>
          </w:rPr>
          <w:t>18</w:t>
        </w:r>
        <w:r w:rsidR="00F57D4A">
          <w:rPr>
            <w:webHidden/>
          </w:rPr>
          <w:fldChar w:fldCharType="end"/>
        </w:r>
      </w:hyperlink>
    </w:p>
    <w:p w14:paraId="7869879B" w14:textId="54C96C8B" w:rsidR="00F57D4A" w:rsidRDefault="00000000">
      <w:pPr>
        <w:pStyle w:val="Verzeichnis3"/>
        <w:rPr>
          <w:rFonts w:asciiTheme="minorHAnsi" w:eastAsiaTheme="minorEastAsia" w:hAnsiTheme="minorHAnsi" w:cstheme="minorBidi"/>
          <w:iCs w:val="0"/>
          <w:spacing w:val="0"/>
          <w:sz w:val="22"/>
          <w:lang w:eastAsia="en-US"/>
        </w:rPr>
      </w:pPr>
      <w:hyperlink w:anchor="_Toc55136486" w:history="1">
        <w:r w:rsidR="00F57D4A" w:rsidRPr="00A76771">
          <w:rPr>
            <w:rStyle w:val="Hyperlink"/>
          </w:rPr>
          <w:t>2.1.4</w:t>
        </w:r>
        <w:r w:rsidR="00F57D4A">
          <w:rPr>
            <w:rFonts w:asciiTheme="minorHAnsi" w:eastAsiaTheme="minorEastAsia" w:hAnsiTheme="minorHAnsi" w:cstheme="minorBidi"/>
            <w:iCs w:val="0"/>
            <w:spacing w:val="0"/>
            <w:sz w:val="22"/>
            <w:lang w:eastAsia="en-US"/>
          </w:rPr>
          <w:tab/>
        </w:r>
        <w:r w:rsidR="00F57D4A" w:rsidRPr="00A76771">
          <w:rPr>
            <w:rStyle w:val="Hyperlink"/>
          </w:rPr>
          <w:t>Inquire Platform and Version Number of Header Files</w:t>
        </w:r>
        <w:r w:rsidR="00F57D4A">
          <w:rPr>
            <w:webHidden/>
          </w:rPr>
          <w:tab/>
        </w:r>
        <w:r w:rsidR="00F57D4A">
          <w:rPr>
            <w:webHidden/>
          </w:rPr>
          <w:fldChar w:fldCharType="begin"/>
        </w:r>
        <w:r w:rsidR="00F57D4A">
          <w:rPr>
            <w:webHidden/>
          </w:rPr>
          <w:instrText xml:space="preserve"> PAGEREF _Toc55136486 \h </w:instrText>
        </w:r>
        <w:r w:rsidR="00F57D4A">
          <w:rPr>
            <w:webHidden/>
          </w:rPr>
        </w:r>
        <w:r w:rsidR="00F57D4A">
          <w:rPr>
            <w:webHidden/>
          </w:rPr>
          <w:fldChar w:fldCharType="separate"/>
        </w:r>
        <w:r w:rsidR="00EE265D">
          <w:rPr>
            <w:webHidden/>
          </w:rPr>
          <w:t>19</w:t>
        </w:r>
        <w:r w:rsidR="00F57D4A">
          <w:rPr>
            <w:webHidden/>
          </w:rPr>
          <w:fldChar w:fldCharType="end"/>
        </w:r>
      </w:hyperlink>
    </w:p>
    <w:p w14:paraId="0384304F" w14:textId="51A13030" w:rsidR="00F57D4A" w:rsidRDefault="00000000">
      <w:pPr>
        <w:pStyle w:val="Verzeichnis3"/>
        <w:rPr>
          <w:rFonts w:asciiTheme="minorHAnsi" w:eastAsiaTheme="minorEastAsia" w:hAnsiTheme="minorHAnsi" w:cstheme="minorBidi"/>
          <w:iCs w:val="0"/>
          <w:spacing w:val="0"/>
          <w:sz w:val="22"/>
          <w:lang w:eastAsia="en-US"/>
        </w:rPr>
      </w:pPr>
      <w:hyperlink w:anchor="_Toc55136487" w:history="1">
        <w:r w:rsidR="00F57D4A" w:rsidRPr="00A76771">
          <w:rPr>
            <w:rStyle w:val="Hyperlink"/>
          </w:rPr>
          <w:t>2.1.5</w:t>
        </w:r>
        <w:r w:rsidR="00F57D4A">
          <w:rPr>
            <w:rFonts w:asciiTheme="minorHAnsi" w:eastAsiaTheme="minorEastAsia" w:hAnsiTheme="minorHAnsi" w:cstheme="minorBidi"/>
            <w:iCs w:val="0"/>
            <w:spacing w:val="0"/>
            <w:sz w:val="22"/>
            <w:lang w:eastAsia="en-US"/>
          </w:rPr>
          <w:tab/>
        </w:r>
        <w:r w:rsidR="00F57D4A" w:rsidRPr="00A76771">
          <w:rPr>
            <w:rStyle w:val="Hyperlink"/>
          </w:rPr>
          <w:t>Creation, Destruction and Logging of FMU Instances</w:t>
        </w:r>
        <w:r w:rsidR="00F57D4A">
          <w:rPr>
            <w:webHidden/>
          </w:rPr>
          <w:tab/>
        </w:r>
        <w:r w:rsidR="00F57D4A">
          <w:rPr>
            <w:webHidden/>
          </w:rPr>
          <w:fldChar w:fldCharType="begin"/>
        </w:r>
        <w:r w:rsidR="00F57D4A">
          <w:rPr>
            <w:webHidden/>
          </w:rPr>
          <w:instrText xml:space="preserve"> PAGEREF _Toc55136487 \h </w:instrText>
        </w:r>
        <w:r w:rsidR="00F57D4A">
          <w:rPr>
            <w:webHidden/>
          </w:rPr>
        </w:r>
        <w:r w:rsidR="00F57D4A">
          <w:rPr>
            <w:webHidden/>
          </w:rPr>
          <w:fldChar w:fldCharType="separate"/>
        </w:r>
        <w:r w:rsidR="00EE265D">
          <w:rPr>
            <w:webHidden/>
          </w:rPr>
          <w:t>19</w:t>
        </w:r>
        <w:r w:rsidR="00F57D4A">
          <w:rPr>
            <w:webHidden/>
          </w:rPr>
          <w:fldChar w:fldCharType="end"/>
        </w:r>
      </w:hyperlink>
    </w:p>
    <w:p w14:paraId="013E08DD" w14:textId="2E29E183" w:rsidR="00F57D4A" w:rsidRDefault="00000000">
      <w:pPr>
        <w:pStyle w:val="Verzeichnis3"/>
        <w:rPr>
          <w:rFonts w:asciiTheme="minorHAnsi" w:eastAsiaTheme="minorEastAsia" w:hAnsiTheme="minorHAnsi" w:cstheme="minorBidi"/>
          <w:iCs w:val="0"/>
          <w:spacing w:val="0"/>
          <w:sz w:val="22"/>
          <w:lang w:eastAsia="en-US"/>
        </w:rPr>
      </w:pPr>
      <w:hyperlink w:anchor="_Toc55136488" w:history="1">
        <w:r w:rsidR="00F57D4A" w:rsidRPr="00A76771">
          <w:rPr>
            <w:rStyle w:val="Hyperlink"/>
          </w:rPr>
          <w:t>2.1.6</w:t>
        </w:r>
        <w:r w:rsidR="00F57D4A">
          <w:rPr>
            <w:rFonts w:asciiTheme="minorHAnsi" w:eastAsiaTheme="minorEastAsia" w:hAnsiTheme="minorHAnsi" w:cstheme="minorBidi"/>
            <w:iCs w:val="0"/>
            <w:spacing w:val="0"/>
            <w:sz w:val="22"/>
            <w:lang w:eastAsia="en-US"/>
          </w:rPr>
          <w:tab/>
        </w:r>
        <w:r w:rsidR="00F57D4A" w:rsidRPr="00A76771">
          <w:rPr>
            <w:rStyle w:val="Hyperlink"/>
          </w:rPr>
          <w:t>Initialization, Termination, and Resetting an FMU</w:t>
        </w:r>
        <w:r w:rsidR="00F57D4A">
          <w:rPr>
            <w:webHidden/>
          </w:rPr>
          <w:tab/>
        </w:r>
        <w:r w:rsidR="00F57D4A">
          <w:rPr>
            <w:webHidden/>
          </w:rPr>
          <w:fldChar w:fldCharType="begin"/>
        </w:r>
        <w:r w:rsidR="00F57D4A">
          <w:rPr>
            <w:webHidden/>
          </w:rPr>
          <w:instrText xml:space="preserve"> PAGEREF _Toc55136488 \h </w:instrText>
        </w:r>
        <w:r w:rsidR="00F57D4A">
          <w:rPr>
            <w:webHidden/>
          </w:rPr>
        </w:r>
        <w:r w:rsidR="00F57D4A">
          <w:rPr>
            <w:webHidden/>
          </w:rPr>
          <w:fldChar w:fldCharType="separate"/>
        </w:r>
        <w:r w:rsidR="00EE265D">
          <w:rPr>
            <w:webHidden/>
          </w:rPr>
          <w:t>23</w:t>
        </w:r>
        <w:r w:rsidR="00F57D4A">
          <w:rPr>
            <w:webHidden/>
          </w:rPr>
          <w:fldChar w:fldCharType="end"/>
        </w:r>
      </w:hyperlink>
    </w:p>
    <w:p w14:paraId="43E6C8AC" w14:textId="3049B293" w:rsidR="00F57D4A" w:rsidRDefault="00000000">
      <w:pPr>
        <w:pStyle w:val="Verzeichnis3"/>
        <w:rPr>
          <w:rFonts w:asciiTheme="minorHAnsi" w:eastAsiaTheme="minorEastAsia" w:hAnsiTheme="minorHAnsi" w:cstheme="minorBidi"/>
          <w:iCs w:val="0"/>
          <w:spacing w:val="0"/>
          <w:sz w:val="22"/>
          <w:lang w:eastAsia="en-US"/>
        </w:rPr>
      </w:pPr>
      <w:hyperlink w:anchor="_Toc55136489" w:history="1">
        <w:r w:rsidR="00F57D4A" w:rsidRPr="00A76771">
          <w:rPr>
            <w:rStyle w:val="Hyperlink"/>
          </w:rPr>
          <w:t>2.1.7</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Variable Values</w:t>
        </w:r>
        <w:r w:rsidR="00F57D4A">
          <w:rPr>
            <w:webHidden/>
          </w:rPr>
          <w:tab/>
        </w:r>
        <w:r w:rsidR="00F57D4A">
          <w:rPr>
            <w:webHidden/>
          </w:rPr>
          <w:fldChar w:fldCharType="begin"/>
        </w:r>
        <w:r w:rsidR="00F57D4A">
          <w:rPr>
            <w:webHidden/>
          </w:rPr>
          <w:instrText xml:space="preserve"> PAGEREF _Toc55136489 \h </w:instrText>
        </w:r>
        <w:r w:rsidR="00F57D4A">
          <w:rPr>
            <w:webHidden/>
          </w:rPr>
        </w:r>
        <w:r w:rsidR="00F57D4A">
          <w:rPr>
            <w:webHidden/>
          </w:rPr>
          <w:fldChar w:fldCharType="separate"/>
        </w:r>
        <w:r w:rsidR="00D55E95">
          <w:rPr>
            <w:webHidden/>
          </w:rPr>
          <w:t>24</w:t>
        </w:r>
        <w:r w:rsidR="00F57D4A">
          <w:rPr>
            <w:webHidden/>
          </w:rPr>
          <w:fldChar w:fldCharType="end"/>
        </w:r>
      </w:hyperlink>
    </w:p>
    <w:p w14:paraId="07AD45C8" w14:textId="411BC17A" w:rsidR="00F57D4A" w:rsidRDefault="00000000">
      <w:pPr>
        <w:pStyle w:val="Verzeichnis3"/>
        <w:rPr>
          <w:rFonts w:asciiTheme="minorHAnsi" w:eastAsiaTheme="minorEastAsia" w:hAnsiTheme="minorHAnsi" w:cstheme="minorBidi"/>
          <w:iCs w:val="0"/>
          <w:spacing w:val="0"/>
          <w:sz w:val="22"/>
          <w:lang w:eastAsia="en-US"/>
        </w:rPr>
      </w:pPr>
      <w:hyperlink w:anchor="_Toc55136490" w:history="1">
        <w:r w:rsidR="00F57D4A" w:rsidRPr="00A76771">
          <w:rPr>
            <w:rStyle w:val="Hyperlink"/>
          </w:rPr>
          <w:t>2.1.8</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the Complete FMU State</w:t>
        </w:r>
        <w:r w:rsidR="00F57D4A">
          <w:rPr>
            <w:webHidden/>
          </w:rPr>
          <w:tab/>
        </w:r>
        <w:r w:rsidR="00F57D4A">
          <w:rPr>
            <w:webHidden/>
          </w:rPr>
          <w:fldChar w:fldCharType="begin"/>
        </w:r>
        <w:r w:rsidR="00F57D4A">
          <w:rPr>
            <w:webHidden/>
          </w:rPr>
          <w:instrText xml:space="preserve"> PAGEREF _Toc55136490 \h </w:instrText>
        </w:r>
        <w:r w:rsidR="00F57D4A">
          <w:rPr>
            <w:webHidden/>
          </w:rPr>
        </w:r>
        <w:r w:rsidR="00F57D4A">
          <w:rPr>
            <w:webHidden/>
          </w:rPr>
          <w:fldChar w:fldCharType="separate"/>
        </w:r>
        <w:r w:rsidR="00D55E95">
          <w:rPr>
            <w:webHidden/>
          </w:rPr>
          <w:t>25</w:t>
        </w:r>
        <w:r w:rsidR="00F57D4A">
          <w:rPr>
            <w:webHidden/>
          </w:rPr>
          <w:fldChar w:fldCharType="end"/>
        </w:r>
      </w:hyperlink>
    </w:p>
    <w:p w14:paraId="1D5AB9B0" w14:textId="2E79A7CB" w:rsidR="00F57D4A" w:rsidRDefault="00000000">
      <w:pPr>
        <w:pStyle w:val="Verzeichnis3"/>
        <w:rPr>
          <w:rFonts w:asciiTheme="minorHAnsi" w:eastAsiaTheme="minorEastAsia" w:hAnsiTheme="minorHAnsi" w:cstheme="minorBidi"/>
          <w:iCs w:val="0"/>
          <w:spacing w:val="0"/>
          <w:sz w:val="22"/>
          <w:lang w:eastAsia="en-US"/>
        </w:rPr>
      </w:pPr>
      <w:hyperlink w:anchor="_Toc55136491" w:history="1">
        <w:r w:rsidR="00F57D4A" w:rsidRPr="00A76771">
          <w:rPr>
            <w:rStyle w:val="Hyperlink"/>
          </w:rPr>
          <w:t>2.1.9</w:t>
        </w:r>
        <w:r w:rsidR="00F57D4A">
          <w:rPr>
            <w:rFonts w:asciiTheme="minorHAnsi" w:eastAsiaTheme="minorEastAsia" w:hAnsiTheme="minorHAnsi" w:cstheme="minorBidi"/>
            <w:iCs w:val="0"/>
            <w:spacing w:val="0"/>
            <w:sz w:val="22"/>
            <w:lang w:eastAsia="en-US"/>
          </w:rPr>
          <w:tab/>
        </w:r>
        <w:r w:rsidR="00F57D4A" w:rsidRPr="00A76771">
          <w:rPr>
            <w:rStyle w:val="Hyperlink"/>
          </w:rPr>
          <w:t>Getting Partial Derivatives</w:t>
        </w:r>
        <w:r w:rsidR="00F57D4A">
          <w:rPr>
            <w:webHidden/>
          </w:rPr>
          <w:tab/>
        </w:r>
        <w:r w:rsidR="00F57D4A">
          <w:rPr>
            <w:webHidden/>
          </w:rPr>
          <w:fldChar w:fldCharType="begin"/>
        </w:r>
        <w:r w:rsidR="00F57D4A">
          <w:rPr>
            <w:webHidden/>
          </w:rPr>
          <w:instrText xml:space="preserve"> PAGEREF _Toc55136491 \h </w:instrText>
        </w:r>
        <w:r w:rsidR="00F57D4A">
          <w:rPr>
            <w:webHidden/>
          </w:rPr>
        </w:r>
        <w:r w:rsidR="00F57D4A">
          <w:rPr>
            <w:webHidden/>
          </w:rPr>
          <w:fldChar w:fldCharType="separate"/>
        </w:r>
        <w:r w:rsidR="00D55E95">
          <w:rPr>
            <w:webHidden/>
          </w:rPr>
          <w:t>26</w:t>
        </w:r>
        <w:r w:rsidR="00F57D4A">
          <w:rPr>
            <w:webHidden/>
          </w:rPr>
          <w:fldChar w:fldCharType="end"/>
        </w:r>
      </w:hyperlink>
    </w:p>
    <w:p w14:paraId="3C9258F9" w14:textId="4BC90919" w:rsidR="00F57D4A" w:rsidRDefault="00000000">
      <w:pPr>
        <w:pStyle w:val="Verzeichnis2"/>
        <w:rPr>
          <w:rFonts w:asciiTheme="minorHAnsi" w:eastAsiaTheme="minorEastAsia" w:hAnsiTheme="minorHAnsi" w:cstheme="minorBidi"/>
          <w:iCs w:val="0"/>
          <w:spacing w:val="0"/>
          <w:sz w:val="22"/>
          <w:lang w:eastAsia="en-US"/>
        </w:rPr>
      </w:pPr>
      <w:hyperlink w:anchor="_Toc55136492" w:history="1">
        <w:r w:rsidR="00F57D4A" w:rsidRPr="00A76771">
          <w:rPr>
            <w:rStyle w:val="Hyperlink"/>
          </w:rPr>
          <w:t>2.2</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_Toc55136492 \h </w:instrText>
        </w:r>
        <w:r w:rsidR="00F57D4A">
          <w:rPr>
            <w:webHidden/>
          </w:rPr>
        </w:r>
        <w:r w:rsidR="00F57D4A">
          <w:rPr>
            <w:webHidden/>
          </w:rPr>
          <w:fldChar w:fldCharType="separate"/>
        </w:r>
        <w:r w:rsidR="00D55E95">
          <w:rPr>
            <w:webHidden/>
          </w:rPr>
          <w:t>29</w:t>
        </w:r>
        <w:r w:rsidR="00F57D4A">
          <w:rPr>
            <w:webHidden/>
          </w:rPr>
          <w:fldChar w:fldCharType="end"/>
        </w:r>
      </w:hyperlink>
    </w:p>
    <w:p w14:paraId="556C1F99" w14:textId="08B7CA42" w:rsidR="00F57D4A" w:rsidRDefault="00000000">
      <w:pPr>
        <w:pStyle w:val="Verzeichnis3"/>
        <w:rPr>
          <w:rFonts w:asciiTheme="minorHAnsi" w:eastAsiaTheme="minorEastAsia" w:hAnsiTheme="minorHAnsi" w:cstheme="minorBidi"/>
          <w:iCs w:val="0"/>
          <w:spacing w:val="0"/>
          <w:sz w:val="22"/>
          <w:lang w:eastAsia="en-US"/>
        </w:rPr>
      </w:pPr>
      <w:hyperlink w:anchor="_Toc55136493" w:history="1">
        <w:r w:rsidR="00F57D4A" w:rsidRPr="00A76771">
          <w:rPr>
            <w:rStyle w:val="Hyperlink"/>
          </w:rPr>
          <w:t>2.2.1</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an FMU (fmiModelDescription)</w:t>
        </w:r>
        <w:r w:rsidR="00F57D4A">
          <w:rPr>
            <w:webHidden/>
          </w:rPr>
          <w:tab/>
        </w:r>
        <w:r w:rsidR="00F57D4A">
          <w:rPr>
            <w:webHidden/>
          </w:rPr>
          <w:fldChar w:fldCharType="begin"/>
        </w:r>
        <w:r w:rsidR="00F57D4A">
          <w:rPr>
            <w:webHidden/>
          </w:rPr>
          <w:instrText xml:space="preserve"> PAGEREF _Toc55136493 \h </w:instrText>
        </w:r>
        <w:r w:rsidR="00F57D4A">
          <w:rPr>
            <w:webHidden/>
          </w:rPr>
        </w:r>
        <w:r w:rsidR="00F57D4A">
          <w:rPr>
            <w:webHidden/>
          </w:rPr>
          <w:fldChar w:fldCharType="separate"/>
        </w:r>
        <w:r w:rsidR="00D55E95">
          <w:rPr>
            <w:webHidden/>
          </w:rPr>
          <w:t>31</w:t>
        </w:r>
        <w:r w:rsidR="00F57D4A">
          <w:rPr>
            <w:webHidden/>
          </w:rPr>
          <w:fldChar w:fldCharType="end"/>
        </w:r>
      </w:hyperlink>
    </w:p>
    <w:p w14:paraId="300513F0" w14:textId="0A18B53B" w:rsidR="00F57D4A" w:rsidRDefault="00000000">
      <w:pPr>
        <w:pStyle w:val="Verzeichnis3"/>
        <w:rPr>
          <w:rFonts w:asciiTheme="minorHAnsi" w:eastAsiaTheme="minorEastAsia" w:hAnsiTheme="minorHAnsi" w:cstheme="minorBidi"/>
          <w:iCs w:val="0"/>
          <w:spacing w:val="0"/>
          <w:sz w:val="22"/>
          <w:lang w:eastAsia="en-US"/>
        </w:rPr>
      </w:pPr>
      <w:hyperlink w:anchor="_Toc55136494" w:history="1">
        <w:r w:rsidR="00F57D4A" w:rsidRPr="00A76771">
          <w:rPr>
            <w:rStyle w:val="Hyperlink"/>
          </w:rPr>
          <w:t>2.2.2</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Units (UnitDefinitions)</w:t>
        </w:r>
        <w:r w:rsidR="00F57D4A">
          <w:rPr>
            <w:webHidden/>
          </w:rPr>
          <w:tab/>
        </w:r>
        <w:r w:rsidR="00F57D4A">
          <w:rPr>
            <w:webHidden/>
          </w:rPr>
          <w:fldChar w:fldCharType="begin"/>
        </w:r>
        <w:r w:rsidR="00F57D4A">
          <w:rPr>
            <w:webHidden/>
          </w:rPr>
          <w:instrText xml:space="preserve"> PAGEREF _Toc55136494 \h </w:instrText>
        </w:r>
        <w:r w:rsidR="00F57D4A">
          <w:rPr>
            <w:webHidden/>
          </w:rPr>
        </w:r>
        <w:r w:rsidR="00F57D4A">
          <w:rPr>
            <w:webHidden/>
          </w:rPr>
          <w:fldChar w:fldCharType="separate"/>
        </w:r>
        <w:r w:rsidR="00D55E95">
          <w:rPr>
            <w:webHidden/>
          </w:rPr>
          <w:t>35</w:t>
        </w:r>
        <w:r w:rsidR="00F57D4A">
          <w:rPr>
            <w:webHidden/>
          </w:rPr>
          <w:fldChar w:fldCharType="end"/>
        </w:r>
      </w:hyperlink>
    </w:p>
    <w:p w14:paraId="4DDAB27B" w14:textId="5C40A766" w:rsidR="00F57D4A" w:rsidRDefault="00000000">
      <w:pPr>
        <w:pStyle w:val="Verzeichnis3"/>
        <w:rPr>
          <w:rFonts w:asciiTheme="minorHAnsi" w:eastAsiaTheme="minorEastAsia" w:hAnsiTheme="minorHAnsi" w:cstheme="minorBidi"/>
          <w:iCs w:val="0"/>
          <w:spacing w:val="0"/>
          <w:sz w:val="22"/>
          <w:lang w:eastAsia="en-US"/>
        </w:rPr>
      </w:pPr>
      <w:hyperlink w:anchor="_Toc55136495" w:history="1">
        <w:r w:rsidR="00F57D4A" w:rsidRPr="00A76771">
          <w:rPr>
            <w:rStyle w:val="Hyperlink"/>
          </w:rPr>
          <w:t>2.2.3</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Types (TypeDefinitions)</w:t>
        </w:r>
        <w:r w:rsidR="00F57D4A">
          <w:rPr>
            <w:webHidden/>
          </w:rPr>
          <w:tab/>
        </w:r>
        <w:r w:rsidR="00F57D4A">
          <w:rPr>
            <w:webHidden/>
          </w:rPr>
          <w:fldChar w:fldCharType="begin"/>
        </w:r>
        <w:r w:rsidR="00F57D4A">
          <w:rPr>
            <w:webHidden/>
          </w:rPr>
          <w:instrText xml:space="preserve"> PAGEREF _Toc55136495 \h </w:instrText>
        </w:r>
        <w:r w:rsidR="00F57D4A">
          <w:rPr>
            <w:webHidden/>
          </w:rPr>
        </w:r>
        <w:r w:rsidR="00F57D4A">
          <w:rPr>
            <w:webHidden/>
          </w:rPr>
          <w:fldChar w:fldCharType="separate"/>
        </w:r>
        <w:r w:rsidR="00D55E95">
          <w:rPr>
            <w:webHidden/>
          </w:rPr>
          <w:t>40</w:t>
        </w:r>
        <w:r w:rsidR="00F57D4A">
          <w:rPr>
            <w:webHidden/>
          </w:rPr>
          <w:fldChar w:fldCharType="end"/>
        </w:r>
      </w:hyperlink>
    </w:p>
    <w:p w14:paraId="59FDFFC9" w14:textId="6710FE60" w:rsidR="00F57D4A" w:rsidRDefault="00000000">
      <w:pPr>
        <w:pStyle w:val="Verzeichnis3"/>
        <w:rPr>
          <w:rFonts w:asciiTheme="minorHAnsi" w:eastAsiaTheme="minorEastAsia" w:hAnsiTheme="minorHAnsi" w:cstheme="minorBidi"/>
          <w:iCs w:val="0"/>
          <w:spacing w:val="0"/>
          <w:sz w:val="22"/>
          <w:lang w:eastAsia="en-US"/>
        </w:rPr>
      </w:pPr>
      <w:hyperlink w:anchor="_Toc55136496" w:history="1">
        <w:r w:rsidR="00F57D4A" w:rsidRPr="00A76771">
          <w:rPr>
            <w:rStyle w:val="Hyperlink"/>
          </w:rPr>
          <w:t>2.2.4</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Log Categories (LogCategories)</w:t>
        </w:r>
        <w:r w:rsidR="00F57D4A">
          <w:rPr>
            <w:webHidden/>
          </w:rPr>
          <w:tab/>
        </w:r>
        <w:r w:rsidR="00F57D4A">
          <w:rPr>
            <w:webHidden/>
          </w:rPr>
          <w:fldChar w:fldCharType="begin"/>
        </w:r>
        <w:r w:rsidR="00F57D4A">
          <w:rPr>
            <w:webHidden/>
          </w:rPr>
          <w:instrText xml:space="preserve"> PAGEREF _Toc55136496 \h </w:instrText>
        </w:r>
        <w:r w:rsidR="00F57D4A">
          <w:rPr>
            <w:webHidden/>
          </w:rPr>
        </w:r>
        <w:r w:rsidR="00F57D4A">
          <w:rPr>
            <w:webHidden/>
          </w:rPr>
          <w:fldChar w:fldCharType="separate"/>
        </w:r>
        <w:r w:rsidR="00D55E95">
          <w:rPr>
            <w:webHidden/>
          </w:rPr>
          <w:t>44</w:t>
        </w:r>
        <w:r w:rsidR="00F57D4A">
          <w:rPr>
            <w:webHidden/>
          </w:rPr>
          <w:fldChar w:fldCharType="end"/>
        </w:r>
      </w:hyperlink>
    </w:p>
    <w:p w14:paraId="004A9977" w14:textId="7BAC974D" w:rsidR="00F57D4A" w:rsidRDefault="00000000">
      <w:pPr>
        <w:pStyle w:val="Verzeichnis3"/>
        <w:rPr>
          <w:rFonts w:asciiTheme="minorHAnsi" w:eastAsiaTheme="minorEastAsia" w:hAnsiTheme="minorHAnsi" w:cstheme="minorBidi"/>
          <w:iCs w:val="0"/>
          <w:spacing w:val="0"/>
          <w:sz w:val="22"/>
          <w:lang w:eastAsia="en-US"/>
        </w:rPr>
      </w:pPr>
      <w:hyperlink w:anchor="_Toc55136497" w:history="1">
        <w:r w:rsidR="00F57D4A" w:rsidRPr="00A76771">
          <w:rPr>
            <w:rStyle w:val="Hyperlink"/>
          </w:rPr>
          <w:t>2.2.5</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 Default Experiment (DefaultExperiment)</w:t>
        </w:r>
        <w:r w:rsidR="00F57D4A">
          <w:rPr>
            <w:webHidden/>
          </w:rPr>
          <w:tab/>
        </w:r>
        <w:r w:rsidR="00F57D4A">
          <w:rPr>
            <w:webHidden/>
          </w:rPr>
          <w:fldChar w:fldCharType="begin"/>
        </w:r>
        <w:r w:rsidR="00F57D4A">
          <w:rPr>
            <w:webHidden/>
          </w:rPr>
          <w:instrText xml:space="preserve"> PAGEREF _Toc55136497 \h </w:instrText>
        </w:r>
        <w:r w:rsidR="00F57D4A">
          <w:rPr>
            <w:webHidden/>
          </w:rPr>
        </w:r>
        <w:r w:rsidR="00F57D4A">
          <w:rPr>
            <w:webHidden/>
          </w:rPr>
          <w:fldChar w:fldCharType="separate"/>
        </w:r>
        <w:r w:rsidR="00D55E95">
          <w:rPr>
            <w:webHidden/>
          </w:rPr>
          <w:t>45</w:t>
        </w:r>
        <w:r w:rsidR="00F57D4A">
          <w:rPr>
            <w:webHidden/>
          </w:rPr>
          <w:fldChar w:fldCharType="end"/>
        </w:r>
      </w:hyperlink>
    </w:p>
    <w:p w14:paraId="48EE1CBB" w14:textId="44C254C1" w:rsidR="00F57D4A" w:rsidRDefault="00000000">
      <w:pPr>
        <w:pStyle w:val="Verzeichnis3"/>
        <w:rPr>
          <w:rFonts w:asciiTheme="minorHAnsi" w:eastAsiaTheme="minorEastAsia" w:hAnsiTheme="minorHAnsi" w:cstheme="minorBidi"/>
          <w:iCs w:val="0"/>
          <w:spacing w:val="0"/>
          <w:sz w:val="22"/>
          <w:lang w:eastAsia="en-US"/>
        </w:rPr>
      </w:pPr>
      <w:hyperlink w:anchor="_Toc55136498" w:history="1">
        <w:r w:rsidR="00F57D4A" w:rsidRPr="00A76771">
          <w:rPr>
            <w:rStyle w:val="Hyperlink"/>
          </w:rPr>
          <w:t>2.2.6</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Vendor Annotations (VendorAnnotations)</w:t>
        </w:r>
        <w:r w:rsidR="00F57D4A">
          <w:rPr>
            <w:webHidden/>
          </w:rPr>
          <w:tab/>
        </w:r>
        <w:r w:rsidR="00F57D4A">
          <w:rPr>
            <w:webHidden/>
          </w:rPr>
          <w:fldChar w:fldCharType="begin"/>
        </w:r>
        <w:r w:rsidR="00F57D4A">
          <w:rPr>
            <w:webHidden/>
          </w:rPr>
          <w:instrText xml:space="preserve"> PAGEREF _Toc55136498 \h </w:instrText>
        </w:r>
        <w:r w:rsidR="00F57D4A">
          <w:rPr>
            <w:webHidden/>
          </w:rPr>
        </w:r>
        <w:r w:rsidR="00F57D4A">
          <w:rPr>
            <w:webHidden/>
          </w:rPr>
          <w:fldChar w:fldCharType="separate"/>
        </w:r>
        <w:r w:rsidR="00D55E95">
          <w:rPr>
            <w:webHidden/>
          </w:rPr>
          <w:t>45</w:t>
        </w:r>
        <w:r w:rsidR="00F57D4A">
          <w:rPr>
            <w:webHidden/>
          </w:rPr>
          <w:fldChar w:fldCharType="end"/>
        </w:r>
      </w:hyperlink>
    </w:p>
    <w:p w14:paraId="71D11C1B" w14:textId="4A51288D" w:rsidR="00F57D4A" w:rsidRDefault="00000000">
      <w:pPr>
        <w:pStyle w:val="Verzeichnis3"/>
        <w:rPr>
          <w:rFonts w:asciiTheme="minorHAnsi" w:eastAsiaTheme="minorEastAsia" w:hAnsiTheme="minorHAnsi" w:cstheme="minorBidi"/>
          <w:iCs w:val="0"/>
          <w:spacing w:val="0"/>
          <w:sz w:val="22"/>
          <w:lang w:eastAsia="en-US"/>
        </w:rPr>
      </w:pPr>
      <w:hyperlink w:anchor="_Toc55136499" w:history="1">
        <w:r w:rsidR="00F57D4A" w:rsidRPr="00A76771">
          <w:rPr>
            <w:rStyle w:val="Hyperlink"/>
          </w:rPr>
          <w:t>2.2.7</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Model Variables (ModelVariables)</w:t>
        </w:r>
        <w:r w:rsidR="00F57D4A">
          <w:rPr>
            <w:webHidden/>
          </w:rPr>
          <w:tab/>
        </w:r>
        <w:r w:rsidR="00F57D4A">
          <w:rPr>
            <w:webHidden/>
          </w:rPr>
          <w:fldChar w:fldCharType="begin"/>
        </w:r>
        <w:r w:rsidR="00F57D4A">
          <w:rPr>
            <w:webHidden/>
          </w:rPr>
          <w:instrText xml:space="preserve"> PAGEREF _Toc55136499 \h </w:instrText>
        </w:r>
        <w:r w:rsidR="00F57D4A">
          <w:rPr>
            <w:webHidden/>
          </w:rPr>
        </w:r>
        <w:r w:rsidR="00F57D4A">
          <w:rPr>
            <w:webHidden/>
          </w:rPr>
          <w:fldChar w:fldCharType="separate"/>
        </w:r>
        <w:r w:rsidR="00D55E95">
          <w:rPr>
            <w:webHidden/>
          </w:rPr>
          <w:t>46</w:t>
        </w:r>
        <w:r w:rsidR="00F57D4A">
          <w:rPr>
            <w:webHidden/>
          </w:rPr>
          <w:fldChar w:fldCharType="end"/>
        </w:r>
      </w:hyperlink>
    </w:p>
    <w:p w14:paraId="7E302ECB" w14:textId="1B99A921" w:rsidR="00F57D4A" w:rsidRDefault="00000000">
      <w:pPr>
        <w:pStyle w:val="Verzeichnis3"/>
        <w:rPr>
          <w:rFonts w:asciiTheme="minorHAnsi" w:eastAsiaTheme="minorEastAsia" w:hAnsiTheme="minorHAnsi" w:cstheme="minorBidi"/>
          <w:iCs w:val="0"/>
          <w:spacing w:val="0"/>
          <w:sz w:val="22"/>
          <w:lang w:eastAsia="en-US"/>
        </w:rPr>
      </w:pPr>
      <w:hyperlink w:anchor="_Toc55136500" w:history="1">
        <w:r w:rsidR="00F57D4A" w:rsidRPr="00A76771">
          <w:rPr>
            <w:rStyle w:val="Hyperlink"/>
          </w:rPr>
          <w:t>2.2.8</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the Model Structure (ModelStructure)</w:t>
        </w:r>
        <w:r w:rsidR="00F57D4A">
          <w:rPr>
            <w:webHidden/>
          </w:rPr>
          <w:tab/>
        </w:r>
        <w:r w:rsidR="00F57D4A">
          <w:rPr>
            <w:webHidden/>
          </w:rPr>
          <w:fldChar w:fldCharType="begin"/>
        </w:r>
        <w:r w:rsidR="00F57D4A">
          <w:rPr>
            <w:webHidden/>
          </w:rPr>
          <w:instrText xml:space="preserve"> PAGEREF _Toc55136500 \h </w:instrText>
        </w:r>
        <w:r w:rsidR="00F57D4A">
          <w:rPr>
            <w:webHidden/>
          </w:rPr>
        </w:r>
        <w:r w:rsidR="00F57D4A">
          <w:rPr>
            <w:webHidden/>
          </w:rPr>
          <w:fldChar w:fldCharType="separate"/>
        </w:r>
        <w:r w:rsidR="00D55E95">
          <w:rPr>
            <w:webHidden/>
          </w:rPr>
          <w:t>58</w:t>
        </w:r>
        <w:r w:rsidR="00F57D4A">
          <w:rPr>
            <w:webHidden/>
          </w:rPr>
          <w:fldChar w:fldCharType="end"/>
        </w:r>
      </w:hyperlink>
    </w:p>
    <w:p w14:paraId="19800CAC" w14:textId="441CC125" w:rsidR="00F57D4A" w:rsidRDefault="00000000">
      <w:pPr>
        <w:pStyle w:val="Verzeichnis3"/>
        <w:rPr>
          <w:rFonts w:asciiTheme="minorHAnsi" w:eastAsiaTheme="minorEastAsia" w:hAnsiTheme="minorHAnsi" w:cstheme="minorBidi"/>
          <w:iCs w:val="0"/>
          <w:spacing w:val="0"/>
          <w:sz w:val="22"/>
          <w:lang w:eastAsia="en-US"/>
        </w:rPr>
      </w:pPr>
      <w:hyperlink w:anchor="_Toc55136501" w:history="1">
        <w:r w:rsidR="00F57D4A" w:rsidRPr="00A76771">
          <w:rPr>
            <w:rStyle w:val="Hyperlink"/>
          </w:rPr>
          <w:t>2.2.9</w:t>
        </w:r>
        <w:r w:rsidR="00F57D4A">
          <w:rPr>
            <w:rFonts w:asciiTheme="minorHAnsi" w:eastAsiaTheme="minorEastAsia" w:hAnsiTheme="minorHAnsi" w:cstheme="minorBidi"/>
            <w:iCs w:val="0"/>
            <w:spacing w:val="0"/>
            <w:sz w:val="22"/>
            <w:lang w:eastAsia="en-US"/>
          </w:rPr>
          <w:tab/>
        </w:r>
        <w:r w:rsidR="00F57D4A" w:rsidRPr="00A76771">
          <w:rPr>
            <w:rStyle w:val="Hyperlink"/>
          </w:rPr>
          <w:t>Variable Naming Conventions (variableNamingConvention)</w:t>
        </w:r>
        <w:r w:rsidR="00F57D4A">
          <w:rPr>
            <w:webHidden/>
          </w:rPr>
          <w:tab/>
        </w:r>
        <w:r w:rsidR="00F57D4A">
          <w:rPr>
            <w:webHidden/>
          </w:rPr>
          <w:fldChar w:fldCharType="begin"/>
        </w:r>
        <w:r w:rsidR="00F57D4A">
          <w:rPr>
            <w:webHidden/>
          </w:rPr>
          <w:instrText xml:space="preserve"> PAGEREF _Toc55136501 \h </w:instrText>
        </w:r>
        <w:r w:rsidR="00F57D4A">
          <w:rPr>
            <w:webHidden/>
          </w:rPr>
        </w:r>
        <w:r w:rsidR="00F57D4A">
          <w:rPr>
            <w:webHidden/>
          </w:rPr>
          <w:fldChar w:fldCharType="separate"/>
        </w:r>
        <w:r w:rsidR="00D55E95">
          <w:rPr>
            <w:webHidden/>
          </w:rPr>
          <w:t>67</w:t>
        </w:r>
        <w:r w:rsidR="00F57D4A">
          <w:rPr>
            <w:webHidden/>
          </w:rPr>
          <w:fldChar w:fldCharType="end"/>
        </w:r>
      </w:hyperlink>
    </w:p>
    <w:p w14:paraId="6072DDC0" w14:textId="5D39F3D5" w:rsidR="00F57D4A" w:rsidRDefault="00000000">
      <w:pPr>
        <w:pStyle w:val="Verzeichnis2"/>
        <w:rPr>
          <w:rFonts w:asciiTheme="minorHAnsi" w:eastAsiaTheme="minorEastAsia" w:hAnsiTheme="minorHAnsi" w:cstheme="minorBidi"/>
          <w:iCs w:val="0"/>
          <w:spacing w:val="0"/>
          <w:sz w:val="22"/>
          <w:lang w:eastAsia="en-US"/>
        </w:rPr>
      </w:pPr>
      <w:hyperlink w:anchor="_Toc55136502" w:history="1">
        <w:r w:rsidR="00F57D4A" w:rsidRPr="00A76771">
          <w:rPr>
            <w:rStyle w:val="Hyperlink"/>
          </w:rPr>
          <w:t>2.3</w:t>
        </w:r>
        <w:r w:rsidR="00F57D4A">
          <w:rPr>
            <w:rFonts w:asciiTheme="minorHAnsi" w:eastAsiaTheme="minorEastAsia" w:hAnsiTheme="minorHAnsi" w:cstheme="minorBidi"/>
            <w:iCs w:val="0"/>
            <w:spacing w:val="0"/>
            <w:sz w:val="22"/>
            <w:lang w:eastAsia="en-US"/>
          </w:rPr>
          <w:tab/>
        </w:r>
        <w:r w:rsidR="00F57D4A" w:rsidRPr="00A76771">
          <w:rPr>
            <w:rStyle w:val="Hyperlink"/>
          </w:rPr>
          <w:t>FMU Distribution</w:t>
        </w:r>
        <w:r w:rsidR="00F57D4A">
          <w:rPr>
            <w:webHidden/>
          </w:rPr>
          <w:tab/>
        </w:r>
        <w:r w:rsidR="00F57D4A">
          <w:rPr>
            <w:webHidden/>
          </w:rPr>
          <w:fldChar w:fldCharType="begin"/>
        </w:r>
        <w:r w:rsidR="00F57D4A">
          <w:rPr>
            <w:webHidden/>
          </w:rPr>
          <w:instrText xml:space="preserve"> PAGEREF _Toc55136502 \h </w:instrText>
        </w:r>
        <w:r w:rsidR="00F57D4A">
          <w:rPr>
            <w:webHidden/>
          </w:rPr>
        </w:r>
        <w:r w:rsidR="00F57D4A">
          <w:rPr>
            <w:webHidden/>
          </w:rPr>
          <w:fldChar w:fldCharType="separate"/>
        </w:r>
        <w:r w:rsidR="00D55E95">
          <w:rPr>
            <w:webHidden/>
          </w:rPr>
          <w:t>69</w:t>
        </w:r>
        <w:r w:rsidR="00F57D4A">
          <w:rPr>
            <w:webHidden/>
          </w:rPr>
          <w:fldChar w:fldCharType="end"/>
        </w:r>
      </w:hyperlink>
    </w:p>
    <w:p w14:paraId="31B20297" w14:textId="66F957F6" w:rsidR="00F57D4A" w:rsidRDefault="00000000">
      <w:pPr>
        <w:pStyle w:val="Verzeichnis1"/>
        <w:rPr>
          <w:rFonts w:asciiTheme="minorHAnsi" w:eastAsiaTheme="minorEastAsia" w:hAnsiTheme="minorHAnsi" w:cstheme="minorBidi"/>
          <w:b w:val="0"/>
          <w:bCs w:val="0"/>
          <w:spacing w:val="0"/>
          <w:szCs w:val="22"/>
          <w:lang w:eastAsia="en-US"/>
        </w:rPr>
      </w:pPr>
      <w:hyperlink w:anchor="_Toc55136503" w:history="1">
        <w:r w:rsidR="00F57D4A" w:rsidRPr="00A76771">
          <w:rPr>
            <w:rStyle w:val="Hyperlink"/>
          </w:rPr>
          <w:t>3.</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Model Exchange</w:t>
        </w:r>
        <w:r w:rsidR="00F57D4A">
          <w:rPr>
            <w:webHidden/>
          </w:rPr>
          <w:tab/>
        </w:r>
        <w:r w:rsidR="00F57D4A">
          <w:rPr>
            <w:webHidden/>
          </w:rPr>
          <w:fldChar w:fldCharType="begin"/>
        </w:r>
        <w:r w:rsidR="00F57D4A">
          <w:rPr>
            <w:webHidden/>
          </w:rPr>
          <w:instrText xml:space="preserve"> PAGEREF _Toc55136503 \h </w:instrText>
        </w:r>
        <w:r w:rsidR="00F57D4A">
          <w:rPr>
            <w:webHidden/>
          </w:rPr>
        </w:r>
        <w:r w:rsidR="00F57D4A">
          <w:rPr>
            <w:webHidden/>
          </w:rPr>
          <w:fldChar w:fldCharType="separate"/>
        </w:r>
        <w:r w:rsidR="00D55E95">
          <w:rPr>
            <w:webHidden/>
          </w:rPr>
          <w:t>73</w:t>
        </w:r>
        <w:r w:rsidR="00F57D4A">
          <w:rPr>
            <w:webHidden/>
          </w:rPr>
          <w:fldChar w:fldCharType="end"/>
        </w:r>
      </w:hyperlink>
    </w:p>
    <w:p w14:paraId="151A2DA7" w14:textId="3AA6CF5E" w:rsidR="00F57D4A" w:rsidRDefault="00000000">
      <w:pPr>
        <w:pStyle w:val="Verzeichnis2"/>
        <w:rPr>
          <w:rFonts w:asciiTheme="minorHAnsi" w:eastAsiaTheme="minorEastAsia" w:hAnsiTheme="minorHAnsi" w:cstheme="minorBidi"/>
          <w:iCs w:val="0"/>
          <w:spacing w:val="0"/>
          <w:sz w:val="22"/>
          <w:lang w:eastAsia="en-US"/>
        </w:rPr>
      </w:pPr>
      <w:hyperlink w:anchor="_Toc55136504" w:history="1">
        <w:r w:rsidR="00F57D4A" w:rsidRPr="00A76771">
          <w:rPr>
            <w:rStyle w:val="Hyperlink"/>
          </w:rPr>
          <w:t>3.1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_Toc55136504 \h </w:instrText>
        </w:r>
        <w:r w:rsidR="00F57D4A">
          <w:rPr>
            <w:webHidden/>
          </w:rPr>
        </w:r>
        <w:r w:rsidR="00F57D4A">
          <w:rPr>
            <w:webHidden/>
          </w:rPr>
          <w:fldChar w:fldCharType="separate"/>
        </w:r>
        <w:r w:rsidR="00D55E95">
          <w:rPr>
            <w:webHidden/>
          </w:rPr>
          <w:t>73</w:t>
        </w:r>
        <w:r w:rsidR="00F57D4A">
          <w:rPr>
            <w:webHidden/>
          </w:rPr>
          <w:fldChar w:fldCharType="end"/>
        </w:r>
      </w:hyperlink>
    </w:p>
    <w:p w14:paraId="28562E7F" w14:textId="176C5F28" w:rsidR="00F57D4A" w:rsidRDefault="00000000">
      <w:pPr>
        <w:pStyle w:val="Verzeichnis2"/>
        <w:rPr>
          <w:rFonts w:asciiTheme="minorHAnsi" w:eastAsiaTheme="minorEastAsia" w:hAnsiTheme="minorHAnsi" w:cstheme="minorBidi"/>
          <w:iCs w:val="0"/>
          <w:spacing w:val="0"/>
          <w:sz w:val="22"/>
          <w:lang w:eastAsia="en-US"/>
        </w:rPr>
      </w:pPr>
      <w:hyperlink w:anchor="_Toc55136505" w:history="1">
        <w:r w:rsidR="00F57D4A" w:rsidRPr="00A76771">
          <w:rPr>
            <w:rStyle w:val="Hyperlink"/>
          </w:rPr>
          <w:t>3.2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_Toc55136505 \h </w:instrText>
        </w:r>
        <w:r w:rsidR="00F57D4A">
          <w:rPr>
            <w:webHidden/>
          </w:rPr>
        </w:r>
        <w:r w:rsidR="00F57D4A">
          <w:rPr>
            <w:webHidden/>
          </w:rPr>
          <w:fldChar w:fldCharType="separate"/>
        </w:r>
        <w:r w:rsidR="00D55E95">
          <w:rPr>
            <w:webHidden/>
          </w:rPr>
          <w:t>83</w:t>
        </w:r>
        <w:r w:rsidR="00F57D4A">
          <w:rPr>
            <w:webHidden/>
          </w:rPr>
          <w:fldChar w:fldCharType="end"/>
        </w:r>
      </w:hyperlink>
    </w:p>
    <w:p w14:paraId="0D4274EA" w14:textId="7E216389" w:rsidR="00F57D4A" w:rsidRDefault="00000000">
      <w:pPr>
        <w:pStyle w:val="Verzeichnis3"/>
        <w:rPr>
          <w:rFonts w:asciiTheme="minorHAnsi" w:eastAsiaTheme="minorEastAsia" w:hAnsiTheme="minorHAnsi" w:cstheme="minorBidi"/>
          <w:iCs w:val="0"/>
          <w:spacing w:val="0"/>
          <w:sz w:val="22"/>
          <w:lang w:eastAsia="en-US"/>
        </w:rPr>
      </w:pPr>
      <w:hyperlink w:anchor="_Toc55136506" w:history="1">
        <w:r w:rsidR="00F57D4A" w:rsidRPr="00A76771">
          <w:rPr>
            <w:rStyle w:val="Hyperlink"/>
          </w:rPr>
          <w:t>3.2.1</w:t>
        </w:r>
        <w:r w:rsidR="00F57D4A">
          <w:rPr>
            <w:rFonts w:asciiTheme="minorHAnsi" w:eastAsiaTheme="minorEastAsia" w:hAnsiTheme="minorHAnsi" w:cstheme="minorBidi"/>
            <w:iCs w:val="0"/>
            <w:spacing w:val="0"/>
            <w:sz w:val="22"/>
            <w:lang w:eastAsia="en-US"/>
          </w:rPr>
          <w:tab/>
        </w:r>
        <w:r w:rsidR="00F57D4A" w:rsidRPr="00A76771">
          <w:rPr>
            <w:rStyle w:val="Hyperlink"/>
          </w:rPr>
          <w:t>Providing Independent Variables and Re-initialization of Caching</w:t>
        </w:r>
        <w:r w:rsidR="00F57D4A">
          <w:rPr>
            <w:webHidden/>
          </w:rPr>
          <w:tab/>
        </w:r>
        <w:r w:rsidR="00F57D4A">
          <w:rPr>
            <w:webHidden/>
          </w:rPr>
          <w:fldChar w:fldCharType="begin"/>
        </w:r>
        <w:r w:rsidR="00F57D4A">
          <w:rPr>
            <w:webHidden/>
          </w:rPr>
          <w:instrText xml:space="preserve"> PAGEREF _Toc55136506 \h </w:instrText>
        </w:r>
        <w:r w:rsidR="00F57D4A">
          <w:rPr>
            <w:webHidden/>
          </w:rPr>
        </w:r>
        <w:r w:rsidR="00F57D4A">
          <w:rPr>
            <w:webHidden/>
          </w:rPr>
          <w:fldChar w:fldCharType="separate"/>
        </w:r>
        <w:r w:rsidR="00D55E95">
          <w:rPr>
            <w:webHidden/>
          </w:rPr>
          <w:t>83</w:t>
        </w:r>
        <w:r w:rsidR="00F57D4A">
          <w:rPr>
            <w:webHidden/>
          </w:rPr>
          <w:fldChar w:fldCharType="end"/>
        </w:r>
      </w:hyperlink>
    </w:p>
    <w:p w14:paraId="498BE004" w14:textId="786ACE39" w:rsidR="00F57D4A" w:rsidRDefault="00000000">
      <w:pPr>
        <w:pStyle w:val="Verzeichnis3"/>
        <w:rPr>
          <w:rFonts w:asciiTheme="minorHAnsi" w:eastAsiaTheme="minorEastAsia" w:hAnsiTheme="minorHAnsi" w:cstheme="minorBidi"/>
          <w:iCs w:val="0"/>
          <w:spacing w:val="0"/>
          <w:sz w:val="22"/>
          <w:lang w:eastAsia="en-US"/>
        </w:rPr>
      </w:pPr>
      <w:hyperlink w:anchor="_Toc55136507" w:history="1">
        <w:r w:rsidR="00F57D4A" w:rsidRPr="00A76771">
          <w:rPr>
            <w:rStyle w:val="Hyperlink"/>
          </w:rPr>
          <w:t>3.2.2</w:t>
        </w:r>
        <w:r w:rsidR="00F57D4A">
          <w:rPr>
            <w:rFonts w:asciiTheme="minorHAnsi" w:eastAsiaTheme="minorEastAsia" w:hAnsiTheme="minorHAnsi" w:cstheme="minorBidi"/>
            <w:iCs w:val="0"/>
            <w:spacing w:val="0"/>
            <w:sz w:val="22"/>
            <w:lang w:eastAsia="en-US"/>
          </w:rPr>
          <w:tab/>
        </w:r>
        <w:r w:rsidR="00F57D4A" w:rsidRPr="00A76771">
          <w:rPr>
            <w:rStyle w:val="Hyperlink"/>
          </w:rPr>
          <w:t>Evaluation of Model Equations</w:t>
        </w:r>
        <w:r w:rsidR="00F57D4A">
          <w:rPr>
            <w:webHidden/>
          </w:rPr>
          <w:tab/>
        </w:r>
        <w:r w:rsidR="00F57D4A">
          <w:rPr>
            <w:webHidden/>
          </w:rPr>
          <w:fldChar w:fldCharType="begin"/>
        </w:r>
        <w:r w:rsidR="00F57D4A">
          <w:rPr>
            <w:webHidden/>
          </w:rPr>
          <w:instrText xml:space="preserve"> PAGEREF _Toc55136507 \h </w:instrText>
        </w:r>
        <w:r w:rsidR="00F57D4A">
          <w:rPr>
            <w:webHidden/>
          </w:rPr>
        </w:r>
        <w:r w:rsidR="00F57D4A">
          <w:rPr>
            <w:webHidden/>
          </w:rPr>
          <w:fldChar w:fldCharType="separate"/>
        </w:r>
        <w:r w:rsidR="00D55E95">
          <w:rPr>
            <w:webHidden/>
          </w:rPr>
          <w:t>84</w:t>
        </w:r>
        <w:r w:rsidR="00F57D4A">
          <w:rPr>
            <w:webHidden/>
          </w:rPr>
          <w:fldChar w:fldCharType="end"/>
        </w:r>
      </w:hyperlink>
    </w:p>
    <w:p w14:paraId="161DDD56" w14:textId="3B038CBE" w:rsidR="00F57D4A" w:rsidRDefault="00000000">
      <w:pPr>
        <w:pStyle w:val="Verzeichnis3"/>
        <w:rPr>
          <w:rFonts w:asciiTheme="minorHAnsi" w:eastAsiaTheme="minorEastAsia" w:hAnsiTheme="minorHAnsi" w:cstheme="minorBidi"/>
          <w:iCs w:val="0"/>
          <w:spacing w:val="0"/>
          <w:sz w:val="22"/>
          <w:lang w:eastAsia="en-US"/>
        </w:rPr>
      </w:pPr>
      <w:hyperlink w:anchor="_Toc55136508" w:history="1">
        <w:r w:rsidR="00F57D4A" w:rsidRPr="00A76771">
          <w:rPr>
            <w:rStyle w:val="Hyperlink"/>
          </w:rPr>
          <w:t>3.2.3</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w:t>
        </w:r>
        <w:r w:rsidR="00F57D4A">
          <w:rPr>
            <w:webHidden/>
          </w:rPr>
          <w:tab/>
        </w:r>
        <w:r w:rsidR="00F57D4A">
          <w:rPr>
            <w:webHidden/>
          </w:rPr>
          <w:fldChar w:fldCharType="begin"/>
        </w:r>
        <w:r w:rsidR="00F57D4A">
          <w:rPr>
            <w:webHidden/>
          </w:rPr>
          <w:instrText xml:space="preserve"> PAGEREF _Toc55136508 \h </w:instrText>
        </w:r>
        <w:r w:rsidR="00F57D4A">
          <w:rPr>
            <w:webHidden/>
          </w:rPr>
        </w:r>
        <w:r w:rsidR="00F57D4A">
          <w:rPr>
            <w:webHidden/>
          </w:rPr>
          <w:fldChar w:fldCharType="separate"/>
        </w:r>
        <w:r w:rsidR="00D55E95">
          <w:rPr>
            <w:webHidden/>
          </w:rPr>
          <w:t>87</w:t>
        </w:r>
        <w:r w:rsidR="00F57D4A">
          <w:rPr>
            <w:webHidden/>
          </w:rPr>
          <w:fldChar w:fldCharType="end"/>
        </w:r>
      </w:hyperlink>
    </w:p>
    <w:p w14:paraId="12C0E497" w14:textId="01625E67" w:rsidR="00F57D4A" w:rsidRDefault="00000000">
      <w:pPr>
        <w:pStyle w:val="Verzeichnis3"/>
        <w:rPr>
          <w:rFonts w:asciiTheme="minorHAnsi" w:eastAsiaTheme="minorEastAsia" w:hAnsiTheme="minorHAnsi" w:cstheme="minorBidi"/>
          <w:iCs w:val="0"/>
          <w:spacing w:val="0"/>
          <w:sz w:val="22"/>
          <w:lang w:eastAsia="en-US"/>
        </w:rPr>
      </w:pPr>
      <w:hyperlink w:anchor="_Toc55136509" w:history="1">
        <w:r w:rsidR="00F57D4A" w:rsidRPr="00A76771">
          <w:rPr>
            <w:rStyle w:val="Hyperlink"/>
          </w:rPr>
          <w:t>3.2.4</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_Toc55136509 \h </w:instrText>
        </w:r>
        <w:r w:rsidR="00F57D4A">
          <w:rPr>
            <w:webHidden/>
          </w:rPr>
        </w:r>
        <w:r w:rsidR="00F57D4A">
          <w:rPr>
            <w:webHidden/>
          </w:rPr>
          <w:fldChar w:fldCharType="separate"/>
        </w:r>
        <w:r w:rsidR="00D55E95">
          <w:rPr>
            <w:webHidden/>
          </w:rPr>
          <w:t>90</w:t>
        </w:r>
        <w:r w:rsidR="00F57D4A">
          <w:rPr>
            <w:webHidden/>
          </w:rPr>
          <w:fldChar w:fldCharType="end"/>
        </w:r>
      </w:hyperlink>
    </w:p>
    <w:p w14:paraId="0D0E3F1D" w14:textId="7AC19797" w:rsidR="00F57D4A" w:rsidRDefault="00000000">
      <w:pPr>
        <w:pStyle w:val="Verzeichnis2"/>
        <w:rPr>
          <w:rFonts w:asciiTheme="minorHAnsi" w:eastAsiaTheme="minorEastAsia" w:hAnsiTheme="minorHAnsi" w:cstheme="minorBidi"/>
          <w:iCs w:val="0"/>
          <w:spacing w:val="0"/>
          <w:sz w:val="22"/>
          <w:lang w:eastAsia="en-US"/>
        </w:rPr>
      </w:pPr>
      <w:hyperlink w:anchor="_Toc55136510" w:history="1">
        <w:r w:rsidR="00F57D4A" w:rsidRPr="00A76771">
          <w:rPr>
            <w:rStyle w:val="Hyperlink"/>
          </w:rPr>
          <w:t>3.3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_Toc55136510 \h </w:instrText>
        </w:r>
        <w:r w:rsidR="00F57D4A">
          <w:rPr>
            <w:webHidden/>
          </w:rPr>
        </w:r>
        <w:r w:rsidR="00F57D4A">
          <w:rPr>
            <w:webHidden/>
          </w:rPr>
          <w:fldChar w:fldCharType="separate"/>
        </w:r>
        <w:r w:rsidR="00D55E95">
          <w:rPr>
            <w:webHidden/>
          </w:rPr>
          <w:t>92</w:t>
        </w:r>
        <w:r w:rsidR="00F57D4A">
          <w:rPr>
            <w:webHidden/>
          </w:rPr>
          <w:fldChar w:fldCharType="end"/>
        </w:r>
      </w:hyperlink>
    </w:p>
    <w:p w14:paraId="7697EF3C" w14:textId="39FF0A93" w:rsidR="00F57D4A" w:rsidRDefault="00000000">
      <w:pPr>
        <w:pStyle w:val="Verzeichnis3"/>
        <w:rPr>
          <w:rFonts w:asciiTheme="minorHAnsi" w:eastAsiaTheme="minorEastAsia" w:hAnsiTheme="minorHAnsi" w:cstheme="minorBidi"/>
          <w:iCs w:val="0"/>
          <w:spacing w:val="0"/>
          <w:sz w:val="22"/>
          <w:lang w:eastAsia="en-US"/>
        </w:rPr>
      </w:pPr>
      <w:hyperlink w:anchor="_Toc55136511" w:history="1">
        <w:r w:rsidR="00F57D4A" w:rsidRPr="00A76771">
          <w:rPr>
            <w:rStyle w:val="Hyperlink"/>
          </w:rPr>
          <w:t>3.3.1</w:t>
        </w:r>
        <w:r w:rsidR="00F57D4A">
          <w:rPr>
            <w:rFonts w:asciiTheme="minorHAnsi" w:eastAsiaTheme="minorEastAsia" w:hAnsiTheme="minorHAnsi" w:cstheme="minorBidi"/>
            <w:iCs w:val="0"/>
            <w:spacing w:val="0"/>
            <w:sz w:val="22"/>
            <w:lang w:eastAsia="en-US"/>
          </w:rPr>
          <w:tab/>
        </w:r>
        <w:r w:rsidR="00F57D4A" w:rsidRPr="00A76771">
          <w:rPr>
            <w:rStyle w:val="Hyperlink"/>
          </w:rPr>
          <w:t>Model Exchange FMU (ModelExchange)</w:t>
        </w:r>
        <w:r w:rsidR="00F57D4A">
          <w:rPr>
            <w:webHidden/>
          </w:rPr>
          <w:tab/>
        </w:r>
        <w:r w:rsidR="00F57D4A">
          <w:rPr>
            <w:webHidden/>
          </w:rPr>
          <w:fldChar w:fldCharType="begin"/>
        </w:r>
        <w:r w:rsidR="00F57D4A">
          <w:rPr>
            <w:webHidden/>
          </w:rPr>
          <w:instrText xml:space="preserve"> PAGEREF _Toc55136511 \h </w:instrText>
        </w:r>
        <w:r w:rsidR="00F57D4A">
          <w:rPr>
            <w:webHidden/>
          </w:rPr>
        </w:r>
        <w:r w:rsidR="00F57D4A">
          <w:rPr>
            <w:webHidden/>
          </w:rPr>
          <w:fldChar w:fldCharType="separate"/>
        </w:r>
        <w:r w:rsidR="00D55E95">
          <w:rPr>
            <w:webHidden/>
          </w:rPr>
          <w:t>93</w:t>
        </w:r>
        <w:r w:rsidR="00F57D4A">
          <w:rPr>
            <w:webHidden/>
          </w:rPr>
          <w:fldChar w:fldCharType="end"/>
        </w:r>
      </w:hyperlink>
    </w:p>
    <w:p w14:paraId="3DC1B760" w14:textId="6C13C6DA" w:rsidR="00F57D4A" w:rsidRDefault="00000000">
      <w:pPr>
        <w:pStyle w:val="Verzeichnis3"/>
        <w:rPr>
          <w:rFonts w:asciiTheme="minorHAnsi" w:eastAsiaTheme="minorEastAsia" w:hAnsiTheme="minorHAnsi" w:cstheme="minorBidi"/>
          <w:iCs w:val="0"/>
          <w:spacing w:val="0"/>
          <w:sz w:val="22"/>
          <w:lang w:eastAsia="en-US"/>
        </w:rPr>
      </w:pPr>
      <w:hyperlink w:anchor="_Toc55136512" w:history="1">
        <w:r w:rsidR="00F57D4A" w:rsidRPr="00A76771">
          <w:rPr>
            <w:rStyle w:val="Hyperlink"/>
          </w:rPr>
          <w:t>3.3.2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_Toc55136512 \h </w:instrText>
        </w:r>
        <w:r w:rsidR="00F57D4A">
          <w:rPr>
            <w:webHidden/>
          </w:rPr>
        </w:r>
        <w:r w:rsidR="00F57D4A">
          <w:rPr>
            <w:webHidden/>
          </w:rPr>
          <w:fldChar w:fldCharType="separate"/>
        </w:r>
        <w:r w:rsidR="00D55E95">
          <w:rPr>
            <w:webHidden/>
          </w:rPr>
          <w:t>95</w:t>
        </w:r>
        <w:r w:rsidR="00F57D4A">
          <w:rPr>
            <w:webHidden/>
          </w:rPr>
          <w:fldChar w:fldCharType="end"/>
        </w:r>
      </w:hyperlink>
    </w:p>
    <w:p w14:paraId="4BA4AAFA" w14:textId="6CDB9D10" w:rsidR="00F57D4A" w:rsidRDefault="00000000">
      <w:pPr>
        <w:pStyle w:val="Verzeichnis1"/>
        <w:rPr>
          <w:rFonts w:asciiTheme="minorHAnsi" w:eastAsiaTheme="minorEastAsia" w:hAnsiTheme="minorHAnsi" w:cstheme="minorBidi"/>
          <w:b w:val="0"/>
          <w:bCs w:val="0"/>
          <w:spacing w:val="0"/>
          <w:szCs w:val="22"/>
          <w:lang w:eastAsia="en-US"/>
        </w:rPr>
      </w:pPr>
      <w:hyperlink w:anchor="_Toc55136513" w:history="1">
        <w:r w:rsidR="00F57D4A" w:rsidRPr="00A76771">
          <w:rPr>
            <w:rStyle w:val="Hyperlink"/>
          </w:rPr>
          <w:t>4.</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Co</w:t>
        </w:r>
        <w:r w:rsidR="00F57D4A" w:rsidRPr="00A76771">
          <w:rPr>
            <w:rStyle w:val="Hyperlink"/>
          </w:rPr>
          <w:noBreakHyphen/>
          <w:t>Simulation</w:t>
        </w:r>
        <w:r w:rsidR="00F57D4A">
          <w:rPr>
            <w:webHidden/>
          </w:rPr>
          <w:tab/>
        </w:r>
        <w:r w:rsidR="00F57D4A">
          <w:rPr>
            <w:webHidden/>
          </w:rPr>
          <w:fldChar w:fldCharType="begin"/>
        </w:r>
        <w:r w:rsidR="00F57D4A">
          <w:rPr>
            <w:webHidden/>
          </w:rPr>
          <w:instrText xml:space="preserve"> PAGEREF _Toc55136513 \h </w:instrText>
        </w:r>
        <w:r w:rsidR="00F57D4A">
          <w:rPr>
            <w:webHidden/>
          </w:rPr>
        </w:r>
        <w:r w:rsidR="00F57D4A">
          <w:rPr>
            <w:webHidden/>
          </w:rPr>
          <w:fldChar w:fldCharType="separate"/>
        </w:r>
        <w:r w:rsidR="00D55E95">
          <w:rPr>
            <w:webHidden/>
          </w:rPr>
          <w:t>97</w:t>
        </w:r>
        <w:r w:rsidR="00F57D4A">
          <w:rPr>
            <w:webHidden/>
          </w:rPr>
          <w:fldChar w:fldCharType="end"/>
        </w:r>
      </w:hyperlink>
    </w:p>
    <w:p w14:paraId="07400F24" w14:textId="75CAAD83" w:rsidR="00F57D4A" w:rsidRDefault="00000000">
      <w:pPr>
        <w:pStyle w:val="Verzeichnis2"/>
        <w:rPr>
          <w:rFonts w:asciiTheme="minorHAnsi" w:eastAsiaTheme="minorEastAsia" w:hAnsiTheme="minorHAnsi" w:cstheme="minorBidi"/>
          <w:iCs w:val="0"/>
          <w:spacing w:val="0"/>
          <w:sz w:val="22"/>
          <w:lang w:eastAsia="en-US"/>
        </w:rPr>
      </w:pPr>
      <w:hyperlink w:anchor="_Toc55136514" w:history="1">
        <w:r w:rsidR="00F57D4A" w:rsidRPr="00A76771">
          <w:rPr>
            <w:rStyle w:val="Hyperlink"/>
          </w:rPr>
          <w:t>4.1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_Toc55136514 \h </w:instrText>
        </w:r>
        <w:r w:rsidR="00F57D4A">
          <w:rPr>
            <w:webHidden/>
          </w:rPr>
        </w:r>
        <w:r w:rsidR="00F57D4A">
          <w:rPr>
            <w:webHidden/>
          </w:rPr>
          <w:fldChar w:fldCharType="separate"/>
        </w:r>
        <w:r w:rsidR="00D55E95">
          <w:rPr>
            <w:webHidden/>
          </w:rPr>
          <w:t>98</w:t>
        </w:r>
        <w:r w:rsidR="00F57D4A">
          <w:rPr>
            <w:webHidden/>
          </w:rPr>
          <w:fldChar w:fldCharType="end"/>
        </w:r>
      </w:hyperlink>
    </w:p>
    <w:p w14:paraId="3F919525" w14:textId="7D763EB2" w:rsidR="00F57D4A" w:rsidRDefault="00000000">
      <w:pPr>
        <w:pStyle w:val="Verzeichnis3"/>
        <w:rPr>
          <w:rFonts w:asciiTheme="minorHAnsi" w:eastAsiaTheme="minorEastAsia" w:hAnsiTheme="minorHAnsi" w:cstheme="minorBidi"/>
          <w:iCs w:val="0"/>
          <w:spacing w:val="0"/>
          <w:sz w:val="22"/>
          <w:lang w:eastAsia="en-US"/>
        </w:rPr>
      </w:pPr>
      <w:hyperlink w:anchor="_Toc55136515" w:history="1">
        <w:r w:rsidR="00F57D4A" w:rsidRPr="00A76771">
          <w:rPr>
            <w:rStyle w:val="Hyperlink"/>
          </w:rPr>
          <w:t>4.1.1</w:t>
        </w:r>
        <w:r w:rsidR="00F57D4A">
          <w:rPr>
            <w:rFonts w:asciiTheme="minorHAnsi" w:eastAsiaTheme="minorEastAsia" w:hAnsiTheme="minorHAnsi" w:cstheme="minorBidi"/>
            <w:iCs w:val="0"/>
            <w:spacing w:val="0"/>
            <w:sz w:val="22"/>
            <w:lang w:eastAsia="en-US"/>
          </w:rPr>
          <w:tab/>
        </w:r>
        <w:r w:rsidR="00F57D4A" w:rsidRPr="00A76771">
          <w:rPr>
            <w:rStyle w:val="Hyperlink"/>
          </w:rPr>
          <w:t>Basics</w:t>
        </w:r>
        <w:r w:rsidR="00F57D4A">
          <w:rPr>
            <w:webHidden/>
          </w:rPr>
          <w:tab/>
        </w:r>
        <w:r w:rsidR="00F57D4A">
          <w:rPr>
            <w:webHidden/>
          </w:rPr>
          <w:fldChar w:fldCharType="begin"/>
        </w:r>
        <w:r w:rsidR="00F57D4A">
          <w:rPr>
            <w:webHidden/>
          </w:rPr>
          <w:instrText xml:space="preserve"> PAGEREF _Toc55136515 \h </w:instrText>
        </w:r>
        <w:r w:rsidR="00F57D4A">
          <w:rPr>
            <w:webHidden/>
          </w:rPr>
        </w:r>
        <w:r w:rsidR="00F57D4A">
          <w:rPr>
            <w:webHidden/>
          </w:rPr>
          <w:fldChar w:fldCharType="separate"/>
        </w:r>
        <w:r w:rsidR="00D55E95">
          <w:rPr>
            <w:webHidden/>
          </w:rPr>
          <w:t>98</w:t>
        </w:r>
        <w:r w:rsidR="00F57D4A">
          <w:rPr>
            <w:webHidden/>
          </w:rPr>
          <w:fldChar w:fldCharType="end"/>
        </w:r>
      </w:hyperlink>
    </w:p>
    <w:p w14:paraId="4F1387B4" w14:textId="6B494591" w:rsidR="00F57D4A" w:rsidRDefault="00000000">
      <w:pPr>
        <w:pStyle w:val="Verzeichnis3"/>
        <w:rPr>
          <w:rFonts w:asciiTheme="minorHAnsi" w:eastAsiaTheme="minorEastAsia" w:hAnsiTheme="minorHAnsi" w:cstheme="minorBidi"/>
          <w:iCs w:val="0"/>
          <w:spacing w:val="0"/>
          <w:sz w:val="22"/>
          <w:lang w:eastAsia="en-US"/>
        </w:rPr>
      </w:pPr>
      <w:hyperlink w:anchor="_Toc55136516" w:history="1">
        <w:r w:rsidR="00F57D4A" w:rsidRPr="00A76771">
          <w:rPr>
            <w:rStyle w:val="Hyperlink"/>
          </w:rPr>
          <w:t>4.1.2</w:t>
        </w:r>
        <w:r w:rsidR="00F57D4A">
          <w:rPr>
            <w:rFonts w:asciiTheme="minorHAnsi" w:eastAsiaTheme="minorEastAsia" w:hAnsiTheme="minorHAnsi" w:cstheme="minorBidi"/>
            <w:iCs w:val="0"/>
            <w:spacing w:val="0"/>
            <w:sz w:val="22"/>
            <w:lang w:eastAsia="en-US"/>
          </w:rPr>
          <w:tab/>
        </w:r>
        <w:r w:rsidR="00F57D4A" w:rsidRPr="00A76771">
          <w:rPr>
            <w:rStyle w:val="Hyperlink"/>
          </w:rPr>
          <w:t>Mathematical Model</w:t>
        </w:r>
        <w:r w:rsidR="00F57D4A">
          <w:rPr>
            <w:webHidden/>
          </w:rPr>
          <w:tab/>
        </w:r>
        <w:r w:rsidR="00F57D4A">
          <w:rPr>
            <w:webHidden/>
          </w:rPr>
          <w:fldChar w:fldCharType="begin"/>
        </w:r>
        <w:r w:rsidR="00F57D4A">
          <w:rPr>
            <w:webHidden/>
          </w:rPr>
          <w:instrText xml:space="preserve"> PAGEREF _Toc55136516 \h </w:instrText>
        </w:r>
        <w:r w:rsidR="00F57D4A">
          <w:rPr>
            <w:webHidden/>
          </w:rPr>
        </w:r>
        <w:r w:rsidR="00F57D4A">
          <w:rPr>
            <w:webHidden/>
          </w:rPr>
          <w:fldChar w:fldCharType="separate"/>
        </w:r>
        <w:r w:rsidR="00D55E95">
          <w:rPr>
            <w:webHidden/>
          </w:rPr>
          <w:t>100</w:t>
        </w:r>
        <w:r w:rsidR="00F57D4A">
          <w:rPr>
            <w:webHidden/>
          </w:rPr>
          <w:fldChar w:fldCharType="end"/>
        </w:r>
      </w:hyperlink>
    </w:p>
    <w:p w14:paraId="3B49E75F" w14:textId="6ACF8BDD" w:rsidR="00F57D4A" w:rsidRDefault="00000000">
      <w:pPr>
        <w:pStyle w:val="Verzeichnis2"/>
        <w:rPr>
          <w:rFonts w:asciiTheme="minorHAnsi" w:eastAsiaTheme="minorEastAsia" w:hAnsiTheme="minorHAnsi" w:cstheme="minorBidi"/>
          <w:iCs w:val="0"/>
          <w:spacing w:val="0"/>
          <w:sz w:val="22"/>
          <w:lang w:eastAsia="en-US"/>
        </w:rPr>
      </w:pPr>
      <w:hyperlink w:anchor="_Toc55136517" w:history="1">
        <w:r w:rsidR="00F57D4A" w:rsidRPr="00A76771">
          <w:rPr>
            <w:rStyle w:val="Hyperlink"/>
          </w:rPr>
          <w:t>4.2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_Toc55136517 \h </w:instrText>
        </w:r>
        <w:r w:rsidR="00F57D4A">
          <w:rPr>
            <w:webHidden/>
          </w:rPr>
        </w:r>
        <w:r w:rsidR="00F57D4A">
          <w:rPr>
            <w:webHidden/>
          </w:rPr>
          <w:fldChar w:fldCharType="separate"/>
        </w:r>
        <w:r w:rsidR="00D55E95">
          <w:rPr>
            <w:webHidden/>
          </w:rPr>
          <w:t>103</w:t>
        </w:r>
        <w:r w:rsidR="00F57D4A">
          <w:rPr>
            <w:webHidden/>
          </w:rPr>
          <w:fldChar w:fldCharType="end"/>
        </w:r>
      </w:hyperlink>
    </w:p>
    <w:p w14:paraId="1D3DFF55" w14:textId="1D102B5E" w:rsidR="00F57D4A" w:rsidRDefault="00000000">
      <w:pPr>
        <w:pStyle w:val="Verzeichnis3"/>
        <w:rPr>
          <w:rFonts w:asciiTheme="minorHAnsi" w:eastAsiaTheme="minorEastAsia" w:hAnsiTheme="minorHAnsi" w:cstheme="minorBidi"/>
          <w:iCs w:val="0"/>
          <w:spacing w:val="0"/>
          <w:sz w:val="22"/>
          <w:lang w:eastAsia="en-US"/>
        </w:rPr>
      </w:pPr>
      <w:hyperlink w:anchor="_Toc55136518" w:history="1">
        <w:r w:rsidR="00F57D4A" w:rsidRPr="00A76771">
          <w:rPr>
            <w:rStyle w:val="Hyperlink"/>
          </w:rPr>
          <w:t>4.2.1</w:t>
        </w:r>
        <w:r w:rsidR="00F57D4A">
          <w:rPr>
            <w:rFonts w:asciiTheme="minorHAnsi" w:eastAsiaTheme="minorEastAsia" w:hAnsiTheme="minorHAnsi" w:cstheme="minorBidi"/>
            <w:iCs w:val="0"/>
            <w:spacing w:val="0"/>
            <w:sz w:val="22"/>
            <w:lang w:eastAsia="en-US"/>
          </w:rPr>
          <w:tab/>
        </w:r>
        <w:r w:rsidR="00F57D4A" w:rsidRPr="00A76771">
          <w:rPr>
            <w:rStyle w:val="Hyperlink"/>
          </w:rPr>
          <w:t>Transfer of Input / Output Values and Parameters</w:t>
        </w:r>
        <w:r w:rsidR="00F57D4A">
          <w:rPr>
            <w:webHidden/>
          </w:rPr>
          <w:tab/>
        </w:r>
        <w:r w:rsidR="00F57D4A">
          <w:rPr>
            <w:webHidden/>
          </w:rPr>
          <w:fldChar w:fldCharType="begin"/>
        </w:r>
        <w:r w:rsidR="00F57D4A">
          <w:rPr>
            <w:webHidden/>
          </w:rPr>
          <w:instrText xml:space="preserve"> PAGEREF _Toc55136518 \h </w:instrText>
        </w:r>
        <w:r w:rsidR="00F57D4A">
          <w:rPr>
            <w:webHidden/>
          </w:rPr>
        </w:r>
        <w:r w:rsidR="00F57D4A">
          <w:rPr>
            <w:webHidden/>
          </w:rPr>
          <w:fldChar w:fldCharType="separate"/>
        </w:r>
        <w:r w:rsidR="00D55E95">
          <w:rPr>
            <w:webHidden/>
          </w:rPr>
          <w:t>103</w:t>
        </w:r>
        <w:r w:rsidR="00F57D4A">
          <w:rPr>
            <w:webHidden/>
          </w:rPr>
          <w:fldChar w:fldCharType="end"/>
        </w:r>
      </w:hyperlink>
    </w:p>
    <w:p w14:paraId="6E790EDB" w14:textId="48ACFFAE" w:rsidR="00F57D4A" w:rsidRDefault="00000000">
      <w:pPr>
        <w:pStyle w:val="Verzeichnis3"/>
        <w:rPr>
          <w:rFonts w:asciiTheme="minorHAnsi" w:eastAsiaTheme="minorEastAsia" w:hAnsiTheme="minorHAnsi" w:cstheme="minorBidi"/>
          <w:iCs w:val="0"/>
          <w:spacing w:val="0"/>
          <w:sz w:val="22"/>
          <w:lang w:eastAsia="en-US"/>
        </w:rPr>
      </w:pPr>
      <w:hyperlink w:anchor="_Toc55136519" w:history="1">
        <w:r w:rsidR="00F57D4A" w:rsidRPr="00A76771">
          <w:rPr>
            <w:rStyle w:val="Hyperlink"/>
          </w:rPr>
          <w:t>4.2.2</w:t>
        </w:r>
        <w:r w:rsidR="00F57D4A">
          <w:rPr>
            <w:rFonts w:asciiTheme="minorHAnsi" w:eastAsiaTheme="minorEastAsia" w:hAnsiTheme="minorHAnsi" w:cstheme="minorBidi"/>
            <w:iCs w:val="0"/>
            <w:spacing w:val="0"/>
            <w:sz w:val="22"/>
            <w:lang w:eastAsia="en-US"/>
          </w:rPr>
          <w:tab/>
        </w:r>
        <w:r w:rsidR="00F57D4A" w:rsidRPr="00A76771">
          <w:rPr>
            <w:rStyle w:val="Hyperlink"/>
          </w:rPr>
          <w:t>Computation</w:t>
        </w:r>
        <w:r w:rsidR="00F57D4A">
          <w:rPr>
            <w:webHidden/>
          </w:rPr>
          <w:tab/>
        </w:r>
        <w:r w:rsidR="00F57D4A">
          <w:rPr>
            <w:webHidden/>
          </w:rPr>
          <w:fldChar w:fldCharType="begin"/>
        </w:r>
        <w:r w:rsidR="00F57D4A">
          <w:rPr>
            <w:webHidden/>
          </w:rPr>
          <w:instrText xml:space="preserve"> PAGEREF _Toc55136519 \h </w:instrText>
        </w:r>
        <w:r w:rsidR="00F57D4A">
          <w:rPr>
            <w:webHidden/>
          </w:rPr>
        </w:r>
        <w:r w:rsidR="00F57D4A">
          <w:rPr>
            <w:webHidden/>
          </w:rPr>
          <w:fldChar w:fldCharType="separate"/>
        </w:r>
        <w:r w:rsidR="00D55E95">
          <w:rPr>
            <w:webHidden/>
          </w:rPr>
          <w:t>104</w:t>
        </w:r>
        <w:r w:rsidR="00F57D4A">
          <w:rPr>
            <w:webHidden/>
          </w:rPr>
          <w:fldChar w:fldCharType="end"/>
        </w:r>
      </w:hyperlink>
    </w:p>
    <w:p w14:paraId="353BE37E" w14:textId="46BA8871" w:rsidR="00F57D4A" w:rsidRDefault="00000000">
      <w:pPr>
        <w:pStyle w:val="Verzeichnis3"/>
        <w:rPr>
          <w:rFonts w:asciiTheme="minorHAnsi" w:eastAsiaTheme="minorEastAsia" w:hAnsiTheme="minorHAnsi" w:cstheme="minorBidi"/>
          <w:iCs w:val="0"/>
          <w:spacing w:val="0"/>
          <w:sz w:val="22"/>
          <w:lang w:eastAsia="en-US"/>
        </w:rPr>
      </w:pPr>
      <w:hyperlink w:anchor="_Toc55136520" w:history="1">
        <w:r w:rsidR="00F57D4A" w:rsidRPr="00A76771">
          <w:rPr>
            <w:rStyle w:val="Hyperlink"/>
          </w:rPr>
          <w:t>4.2.3</w:t>
        </w:r>
        <w:r w:rsidR="00F57D4A">
          <w:rPr>
            <w:rFonts w:asciiTheme="minorHAnsi" w:eastAsiaTheme="minorEastAsia" w:hAnsiTheme="minorHAnsi" w:cstheme="minorBidi"/>
            <w:iCs w:val="0"/>
            <w:spacing w:val="0"/>
            <w:sz w:val="22"/>
            <w:lang w:eastAsia="en-US"/>
          </w:rPr>
          <w:tab/>
        </w:r>
        <w:r w:rsidR="00F57D4A" w:rsidRPr="00A76771">
          <w:rPr>
            <w:rStyle w:val="Hyperlink"/>
          </w:rPr>
          <w:t>Retrieving Status Information from the Slave</w:t>
        </w:r>
        <w:r w:rsidR="00F57D4A">
          <w:rPr>
            <w:webHidden/>
          </w:rPr>
          <w:tab/>
        </w:r>
        <w:r w:rsidR="00F57D4A">
          <w:rPr>
            <w:webHidden/>
          </w:rPr>
          <w:fldChar w:fldCharType="begin"/>
        </w:r>
        <w:r w:rsidR="00F57D4A">
          <w:rPr>
            <w:webHidden/>
          </w:rPr>
          <w:instrText xml:space="preserve"> PAGEREF _Toc55136520 \h </w:instrText>
        </w:r>
        <w:r w:rsidR="00F57D4A">
          <w:rPr>
            <w:webHidden/>
          </w:rPr>
        </w:r>
        <w:r w:rsidR="00F57D4A">
          <w:rPr>
            <w:webHidden/>
          </w:rPr>
          <w:fldChar w:fldCharType="separate"/>
        </w:r>
        <w:r w:rsidR="00D55E95">
          <w:rPr>
            <w:webHidden/>
          </w:rPr>
          <w:t>106</w:t>
        </w:r>
        <w:r w:rsidR="00F57D4A">
          <w:rPr>
            <w:webHidden/>
          </w:rPr>
          <w:fldChar w:fldCharType="end"/>
        </w:r>
      </w:hyperlink>
    </w:p>
    <w:p w14:paraId="55931D08" w14:textId="1579A46E" w:rsidR="00F57D4A" w:rsidRDefault="00000000">
      <w:pPr>
        <w:pStyle w:val="Verzeichnis3"/>
        <w:rPr>
          <w:rFonts w:asciiTheme="minorHAnsi" w:eastAsiaTheme="minorEastAsia" w:hAnsiTheme="minorHAnsi" w:cstheme="minorBidi"/>
          <w:iCs w:val="0"/>
          <w:spacing w:val="0"/>
          <w:sz w:val="22"/>
          <w:lang w:eastAsia="en-US"/>
        </w:rPr>
      </w:pPr>
      <w:hyperlink w:anchor="_Toc55136521" w:history="1">
        <w:r w:rsidR="00F57D4A" w:rsidRPr="00A76771">
          <w:rPr>
            <w:rStyle w:val="Hyperlink"/>
          </w:rPr>
          <w:t>4.2.4</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 from Master to Slave</w:t>
        </w:r>
        <w:r w:rsidR="00F57D4A">
          <w:rPr>
            <w:webHidden/>
          </w:rPr>
          <w:tab/>
        </w:r>
        <w:r w:rsidR="00F57D4A">
          <w:rPr>
            <w:webHidden/>
          </w:rPr>
          <w:fldChar w:fldCharType="begin"/>
        </w:r>
        <w:r w:rsidR="00F57D4A">
          <w:rPr>
            <w:webHidden/>
          </w:rPr>
          <w:instrText xml:space="preserve"> PAGEREF _Toc55136521 \h </w:instrText>
        </w:r>
        <w:r w:rsidR="00F57D4A">
          <w:rPr>
            <w:webHidden/>
          </w:rPr>
        </w:r>
        <w:r w:rsidR="00F57D4A">
          <w:rPr>
            <w:webHidden/>
          </w:rPr>
          <w:fldChar w:fldCharType="separate"/>
        </w:r>
        <w:r w:rsidR="00D55E95">
          <w:rPr>
            <w:webHidden/>
          </w:rPr>
          <w:t>107</w:t>
        </w:r>
        <w:r w:rsidR="00F57D4A">
          <w:rPr>
            <w:webHidden/>
          </w:rPr>
          <w:fldChar w:fldCharType="end"/>
        </w:r>
      </w:hyperlink>
    </w:p>
    <w:p w14:paraId="07CDA7F5" w14:textId="4F7E3A69" w:rsidR="00F57D4A" w:rsidRDefault="00000000">
      <w:pPr>
        <w:pStyle w:val="Verzeichnis3"/>
        <w:rPr>
          <w:rFonts w:asciiTheme="minorHAnsi" w:eastAsiaTheme="minorEastAsia" w:hAnsiTheme="minorHAnsi" w:cstheme="minorBidi"/>
          <w:iCs w:val="0"/>
          <w:spacing w:val="0"/>
          <w:sz w:val="22"/>
          <w:lang w:eastAsia="en-US"/>
        </w:rPr>
      </w:pPr>
      <w:hyperlink w:anchor="_Toc55136522" w:history="1">
        <w:r w:rsidR="00F57D4A" w:rsidRPr="00A76771">
          <w:rPr>
            <w:rStyle w:val="Hyperlink"/>
          </w:rPr>
          <w:t>4.2.5</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_Toc55136522 \h </w:instrText>
        </w:r>
        <w:r w:rsidR="00F57D4A">
          <w:rPr>
            <w:webHidden/>
          </w:rPr>
        </w:r>
        <w:r w:rsidR="00F57D4A">
          <w:rPr>
            <w:webHidden/>
          </w:rPr>
          <w:fldChar w:fldCharType="separate"/>
        </w:r>
        <w:r w:rsidR="00D55E95">
          <w:rPr>
            <w:webHidden/>
          </w:rPr>
          <w:t>110</w:t>
        </w:r>
        <w:r w:rsidR="00F57D4A">
          <w:rPr>
            <w:webHidden/>
          </w:rPr>
          <w:fldChar w:fldCharType="end"/>
        </w:r>
      </w:hyperlink>
    </w:p>
    <w:p w14:paraId="77B112A1" w14:textId="168B9E99" w:rsidR="00F57D4A" w:rsidRDefault="00000000">
      <w:pPr>
        <w:pStyle w:val="Verzeichnis2"/>
        <w:rPr>
          <w:rFonts w:asciiTheme="minorHAnsi" w:eastAsiaTheme="minorEastAsia" w:hAnsiTheme="minorHAnsi" w:cstheme="minorBidi"/>
          <w:iCs w:val="0"/>
          <w:spacing w:val="0"/>
          <w:sz w:val="22"/>
          <w:lang w:eastAsia="en-US"/>
        </w:rPr>
      </w:pPr>
      <w:hyperlink w:anchor="_Toc55136523" w:history="1">
        <w:r w:rsidR="00F57D4A" w:rsidRPr="00A76771">
          <w:rPr>
            <w:rStyle w:val="Hyperlink"/>
          </w:rPr>
          <w:t>4.3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_Toc55136523 \h </w:instrText>
        </w:r>
        <w:r w:rsidR="00F57D4A">
          <w:rPr>
            <w:webHidden/>
          </w:rPr>
        </w:r>
        <w:r w:rsidR="00F57D4A">
          <w:rPr>
            <w:webHidden/>
          </w:rPr>
          <w:fldChar w:fldCharType="separate"/>
        </w:r>
        <w:r w:rsidR="00D55E95">
          <w:rPr>
            <w:webHidden/>
          </w:rPr>
          <w:t>112</w:t>
        </w:r>
        <w:r w:rsidR="00F57D4A">
          <w:rPr>
            <w:webHidden/>
          </w:rPr>
          <w:fldChar w:fldCharType="end"/>
        </w:r>
      </w:hyperlink>
    </w:p>
    <w:p w14:paraId="5F24A645" w14:textId="6A81D83D" w:rsidR="00F57D4A" w:rsidRDefault="00000000">
      <w:pPr>
        <w:pStyle w:val="Verzeichnis3"/>
        <w:rPr>
          <w:rFonts w:asciiTheme="minorHAnsi" w:eastAsiaTheme="minorEastAsia" w:hAnsiTheme="minorHAnsi" w:cstheme="minorBidi"/>
          <w:iCs w:val="0"/>
          <w:spacing w:val="0"/>
          <w:sz w:val="22"/>
          <w:lang w:eastAsia="en-US"/>
        </w:rPr>
      </w:pPr>
      <w:hyperlink w:anchor="_Toc55136524" w:history="1">
        <w:r w:rsidR="00F57D4A" w:rsidRPr="00A76771">
          <w:rPr>
            <w:rStyle w:val="Hyperlink"/>
          </w:rPr>
          <w:t>4.3.1</w:t>
        </w:r>
        <w:r w:rsidR="00F57D4A">
          <w:rPr>
            <w:rFonts w:asciiTheme="minorHAnsi" w:eastAsiaTheme="minorEastAsia" w:hAnsiTheme="minorHAnsi" w:cstheme="minorBidi"/>
            <w:iCs w:val="0"/>
            <w:spacing w:val="0"/>
            <w:sz w:val="22"/>
            <w:lang w:eastAsia="en-US"/>
          </w:rPr>
          <w:tab/>
        </w:r>
        <w:r w:rsidR="00F57D4A" w:rsidRPr="00A76771">
          <w:rPr>
            <w:rStyle w:val="Hyperlink"/>
          </w:rPr>
          <w:t>Co</w:t>
        </w:r>
        <w:r w:rsidR="00F57D4A" w:rsidRPr="00A76771">
          <w:rPr>
            <w:rStyle w:val="Hyperlink"/>
          </w:rPr>
          <w:noBreakHyphen/>
          <w:t>Simulation FMU (CoSimulation)</w:t>
        </w:r>
        <w:r w:rsidR="00F57D4A">
          <w:rPr>
            <w:webHidden/>
          </w:rPr>
          <w:tab/>
        </w:r>
        <w:r w:rsidR="00F57D4A">
          <w:rPr>
            <w:webHidden/>
          </w:rPr>
          <w:fldChar w:fldCharType="begin"/>
        </w:r>
        <w:r w:rsidR="00F57D4A">
          <w:rPr>
            <w:webHidden/>
          </w:rPr>
          <w:instrText xml:space="preserve"> PAGEREF _Toc55136524 \h </w:instrText>
        </w:r>
        <w:r w:rsidR="00F57D4A">
          <w:rPr>
            <w:webHidden/>
          </w:rPr>
        </w:r>
        <w:r w:rsidR="00F57D4A">
          <w:rPr>
            <w:webHidden/>
          </w:rPr>
          <w:fldChar w:fldCharType="separate"/>
        </w:r>
        <w:r w:rsidR="00D55E95">
          <w:rPr>
            <w:webHidden/>
          </w:rPr>
          <w:t>112</w:t>
        </w:r>
        <w:r w:rsidR="00F57D4A">
          <w:rPr>
            <w:webHidden/>
          </w:rPr>
          <w:fldChar w:fldCharType="end"/>
        </w:r>
      </w:hyperlink>
    </w:p>
    <w:p w14:paraId="1C0B819B" w14:textId="5E8F7CF9" w:rsidR="00F57D4A" w:rsidRDefault="00000000">
      <w:pPr>
        <w:pStyle w:val="Verzeichnis3"/>
        <w:rPr>
          <w:rFonts w:asciiTheme="minorHAnsi" w:eastAsiaTheme="minorEastAsia" w:hAnsiTheme="minorHAnsi" w:cstheme="minorBidi"/>
          <w:iCs w:val="0"/>
          <w:spacing w:val="0"/>
          <w:sz w:val="22"/>
          <w:lang w:eastAsia="en-US"/>
        </w:rPr>
      </w:pPr>
      <w:hyperlink w:anchor="_Toc55136525" w:history="1">
        <w:r w:rsidR="00F57D4A" w:rsidRPr="00A76771">
          <w:rPr>
            <w:rStyle w:val="Hyperlink"/>
          </w:rPr>
          <w:t>4.3.2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_Toc55136525 \h </w:instrText>
        </w:r>
        <w:r w:rsidR="00F57D4A">
          <w:rPr>
            <w:webHidden/>
          </w:rPr>
        </w:r>
        <w:r w:rsidR="00F57D4A">
          <w:rPr>
            <w:webHidden/>
          </w:rPr>
          <w:fldChar w:fldCharType="separate"/>
        </w:r>
        <w:r w:rsidR="00D55E95">
          <w:rPr>
            <w:webHidden/>
          </w:rPr>
          <w:t>114</w:t>
        </w:r>
        <w:r w:rsidR="00F57D4A">
          <w:rPr>
            <w:webHidden/>
          </w:rPr>
          <w:fldChar w:fldCharType="end"/>
        </w:r>
      </w:hyperlink>
    </w:p>
    <w:p w14:paraId="0077D74D" w14:textId="24CF5916" w:rsidR="00F57D4A" w:rsidRDefault="00000000">
      <w:pPr>
        <w:pStyle w:val="Verzeichnis1"/>
        <w:rPr>
          <w:rFonts w:asciiTheme="minorHAnsi" w:eastAsiaTheme="minorEastAsia" w:hAnsiTheme="minorHAnsi" w:cstheme="minorBidi"/>
          <w:b w:val="0"/>
          <w:bCs w:val="0"/>
          <w:spacing w:val="0"/>
          <w:szCs w:val="22"/>
          <w:lang w:eastAsia="en-US"/>
        </w:rPr>
      </w:pPr>
      <w:hyperlink w:anchor="_Toc55136526" w:history="1">
        <w:r w:rsidR="00F57D4A" w:rsidRPr="00A76771">
          <w:rPr>
            <w:rStyle w:val="Hyperlink"/>
          </w:rPr>
          <w:t>5.</w:t>
        </w:r>
        <w:r w:rsidR="00F57D4A">
          <w:rPr>
            <w:rFonts w:asciiTheme="minorHAnsi" w:eastAsiaTheme="minorEastAsia" w:hAnsiTheme="minorHAnsi" w:cstheme="minorBidi"/>
            <w:b w:val="0"/>
            <w:bCs w:val="0"/>
            <w:spacing w:val="0"/>
            <w:szCs w:val="22"/>
            <w:lang w:eastAsia="en-US"/>
          </w:rPr>
          <w:tab/>
        </w:r>
        <w:r w:rsidR="00F57D4A" w:rsidRPr="00A76771">
          <w:rPr>
            <w:rStyle w:val="Hyperlink"/>
          </w:rPr>
          <w:t>Literature</w:t>
        </w:r>
        <w:r w:rsidR="00F57D4A">
          <w:rPr>
            <w:webHidden/>
          </w:rPr>
          <w:tab/>
        </w:r>
        <w:r w:rsidR="00F57D4A">
          <w:rPr>
            <w:webHidden/>
          </w:rPr>
          <w:fldChar w:fldCharType="begin"/>
        </w:r>
        <w:r w:rsidR="00F57D4A">
          <w:rPr>
            <w:webHidden/>
          </w:rPr>
          <w:instrText xml:space="preserve"> PAGEREF _Toc55136526 \h </w:instrText>
        </w:r>
        <w:r w:rsidR="00F57D4A">
          <w:rPr>
            <w:webHidden/>
          </w:rPr>
        </w:r>
        <w:r w:rsidR="00F57D4A">
          <w:rPr>
            <w:webHidden/>
          </w:rPr>
          <w:fldChar w:fldCharType="separate"/>
        </w:r>
        <w:r w:rsidR="00D55E95">
          <w:rPr>
            <w:webHidden/>
          </w:rPr>
          <w:t>117</w:t>
        </w:r>
        <w:r w:rsidR="00F57D4A">
          <w:rPr>
            <w:webHidden/>
          </w:rPr>
          <w:fldChar w:fldCharType="end"/>
        </w:r>
      </w:hyperlink>
    </w:p>
    <w:p w14:paraId="108B5D19" w14:textId="3604A655" w:rsidR="00F57D4A" w:rsidRDefault="00000000">
      <w:pPr>
        <w:pStyle w:val="Verzeichnis1"/>
        <w:tabs>
          <w:tab w:val="left" w:pos="1680"/>
        </w:tabs>
        <w:rPr>
          <w:rFonts w:asciiTheme="minorHAnsi" w:eastAsiaTheme="minorEastAsia" w:hAnsiTheme="minorHAnsi" w:cstheme="minorBidi"/>
          <w:b w:val="0"/>
          <w:bCs w:val="0"/>
          <w:spacing w:val="0"/>
          <w:szCs w:val="22"/>
          <w:lang w:eastAsia="en-US"/>
        </w:rPr>
      </w:pPr>
      <w:hyperlink w:anchor="_Toc55136527" w:history="1">
        <w:r w:rsidR="00F57D4A" w:rsidRPr="00A76771">
          <w:rPr>
            <w:rStyle w:val="Hyperlink"/>
          </w:rPr>
          <w:t>Appendix A</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Revision History</w:t>
        </w:r>
        <w:r w:rsidR="00F57D4A">
          <w:rPr>
            <w:webHidden/>
          </w:rPr>
          <w:tab/>
        </w:r>
        <w:r w:rsidR="00F57D4A">
          <w:rPr>
            <w:webHidden/>
          </w:rPr>
          <w:fldChar w:fldCharType="begin"/>
        </w:r>
        <w:r w:rsidR="00F57D4A">
          <w:rPr>
            <w:webHidden/>
          </w:rPr>
          <w:instrText xml:space="preserve"> PAGEREF _Toc55136527 \h </w:instrText>
        </w:r>
        <w:r w:rsidR="00F57D4A">
          <w:rPr>
            <w:webHidden/>
          </w:rPr>
        </w:r>
        <w:r w:rsidR="00F57D4A">
          <w:rPr>
            <w:webHidden/>
          </w:rPr>
          <w:fldChar w:fldCharType="separate"/>
        </w:r>
        <w:r w:rsidR="00D55E95">
          <w:rPr>
            <w:webHidden/>
          </w:rPr>
          <w:t>118</w:t>
        </w:r>
        <w:r w:rsidR="00F57D4A">
          <w:rPr>
            <w:webHidden/>
          </w:rPr>
          <w:fldChar w:fldCharType="end"/>
        </w:r>
      </w:hyperlink>
    </w:p>
    <w:p w14:paraId="4D7F3D6F" w14:textId="6E09A543" w:rsidR="00F57D4A" w:rsidRDefault="00000000">
      <w:pPr>
        <w:pStyle w:val="Verzeichnis2"/>
        <w:rPr>
          <w:rFonts w:asciiTheme="minorHAnsi" w:eastAsiaTheme="minorEastAsia" w:hAnsiTheme="minorHAnsi" w:cstheme="minorBidi"/>
          <w:iCs w:val="0"/>
          <w:spacing w:val="0"/>
          <w:sz w:val="22"/>
          <w:lang w:eastAsia="en-US"/>
        </w:rPr>
      </w:pPr>
      <w:hyperlink w:anchor="_Toc55136528" w:history="1">
        <w:r w:rsidR="00F57D4A" w:rsidRPr="00A76771">
          <w:rPr>
            <w:rStyle w:val="Hyperlink"/>
          </w:rPr>
          <w:t>A.1</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Model Exchange</w:t>
        </w:r>
        <w:r w:rsidR="00F57D4A">
          <w:rPr>
            <w:webHidden/>
          </w:rPr>
          <w:tab/>
        </w:r>
        <w:r w:rsidR="00F57D4A">
          <w:rPr>
            <w:webHidden/>
          </w:rPr>
          <w:fldChar w:fldCharType="begin"/>
        </w:r>
        <w:r w:rsidR="00F57D4A">
          <w:rPr>
            <w:webHidden/>
          </w:rPr>
          <w:instrText xml:space="preserve"> PAGEREF _Toc55136528 \h </w:instrText>
        </w:r>
        <w:r w:rsidR="00F57D4A">
          <w:rPr>
            <w:webHidden/>
          </w:rPr>
        </w:r>
        <w:r w:rsidR="00F57D4A">
          <w:rPr>
            <w:webHidden/>
          </w:rPr>
          <w:fldChar w:fldCharType="separate"/>
        </w:r>
        <w:r w:rsidR="00D55E95">
          <w:rPr>
            <w:webHidden/>
          </w:rPr>
          <w:t>118</w:t>
        </w:r>
        <w:r w:rsidR="00F57D4A">
          <w:rPr>
            <w:webHidden/>
          </w:rPr>
          <w:fldChar w:fldCharType="end"/>
        </w:r>
      </w:hyperlink>
    </w:p>
    <w:p w14:paraId="256496E4" w14:textId="78860D1C" w:rsidR="00F57D4A" w:rsidRDefault="00000000">
      <w:pPr>
        <w:pStyle w:val="Verzeichnis2"/>
        <w:rPr>
          <w:rFonts w:asciiTheme="minorHAnsi" w:eastAsiaTheme="minorEastAsia" w:hAnsiTheme="minorHAnsi" w:cstheme="minorBidi"/>
          <w:iCs w:val="0"/>
          <w:spacing w:val="0"/>
          <w:sz w:val="22"/>
          <w:lang w:eastAsia="en-US"/>
        </w:rPr>
      </w:pPr>
      <w:hyperlink w:anchor="_Toc55136529" w:history="1">
        <w:r w:rsidR="00F57D4A" w:rsidRPr="00A76771">
          <w:rPr>
            <w:rStyle w:val="Hyperlink"/>
          </w:rPr>
          <w:t>A.2</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Co-Simulation</w:t>
        </w:r>
        <w:r w:rsidR="00F57D4A">
          <w:rPr>
            <w:webHidden/>
          </w:rPr>
          <w:tab/>
        </w:r>
        <w:r w:rsidR="00F57D4A">
          <w:rPr>
            <w:webHidden/>
          </w:rPr>
          <w:fldChar w:fldCharType="begin"/>
        </w:r>
        <w:r w:rsidR="00F57D4A">
          <w:rPr>
            <w:webHidden/>
          </w:rPr>
          <w:instrText xml:space="preserve"> PAGEREF _Toc55136529 \h </w:instrText>
        </w:r>
        <w:r w:rsidR="00F57D4A">
          <w:rPr>
            <w:webHidden/>
          </w:rPr>
        </w:r>
        <w:r w:rsidR="00F57D4A">
          <w:rPr>
            <w:webHidden/>
          </w:rPr>
          <w:fldChar w:fldCharType="separate"/>
        </w:r>
        <w:r w:rsidR="00D55E95">
          <w:rPr>
            <w:webHidden/>
          </w:rPr>
          <w:t>119</w:t>
        </w:r>
        <w:r w:rsidR="00F57D4A">
          <w:rPr>
            <w:webHidden/>
          </w:rPr>
          <w:fldChar w:fldCharType="end"/>
        </w:r>
      </w:hyperlink>
    </w:p>
    <w:p w14:paraId="1EFD769B" w14:textId="472FE6B0" w:rsidR="00F57D4A" w:rsidRDefault="00000000">
      <w:pPr>
        <w:pStyle w:val="Verzeichnis2"/>
        <w:rPr>
          <w:rFonts w:asciiTheme="minorHAnsi" w:eastAsiaTheme="minorEastAsia" w:hAnsiTheme="minorHAnsi" w:cstheme="minorBidi"/>
          <w:iCs w:val="0"/>
          <w:spacing w:val="0"/>
          <w:sz w:val="22"/>
          <w:lang w:eastAsia="en-US"/>
        </w:rPr>
      </w:pPr>
      <w:hyperlink w:anchor="_Toc55136530" w:history="1">
        <w:r w:rsidR="00F57D4A" w:rsidRPr="00A76771">
          <w:rPr>
            <w:rStyle w:val="Hyperlink"/>
          </w:rPr>
          <w:t>A.3</w:t>
        </w:r>
        <w:r w:rsidR="00F57D4A">
          <w:rPr>
            <w:rFonts w:asciiTheme="minorHAnsi" w:eastAsiaTheme="minorEastAsia" w:hAnsiTheme="minorHAnsi" w:cstheme="minorBidi"/>
            <w:iCs w:val="0"/>
            <w:spacing w:val="0"/>
            <w:sz w:val="22"/>
            <w:lang w:eastAsia="en-US"/>
          </w:rPr>
          <w:tab/>
        </w:r>
        <w:r w:rsidR="00F57D4A" w:rsidRPr="00A76771">
          <w:rPr>
            <w:rStyle w:val="Hyperlink"/>
          </w:rPr>
          <w:t>Version 2.0 – FMI for Model Exchange and Co-Simulation</w:t>
        </w:r>
        <w:r w:rsidR="00F57D4A">
          <w:rPr>
            <w:webHidden/>
          </w:rPr>
          <w:tab/>
        </w:r>
        <w:r w:rsidR="00F57D4A">
          <w:rPr>
            <w:webHidden/>
          </w:rPr>
          <w:fldChar w:fldCharType="begin"/>
        </w:r>
        <w:r w:rsidR="00F57D4A">
          <w:rPr>
            <w:webHidden/>
          </w:rPr>
          <w:instrText xml:space="preserve"> PAGEREF _Toc55136530 \h </w:instrText>
        </w:r>
        <w:r w:rsidR="00F57D4A">
          <w:rPr>
            <w:webHidden/>
          </w:rPr>
        </w:r>
        <w:r w:rsidR="00F57D4A">
          <w:rPr>
            <w:webHidden/>
          </w:rPr>
          <w:fldChar w:fldCharType="separate"/>
        </w:r>
        <w:r w:rsidR="00D55E95">
          <w:rPr>
            <w:webHidden/>
          </w:rPr>
          <w:t>119</w:t>
        </w:r>
        <w:r w:rsidR="00F57D4A">
          <w:rPr>
            <w:webHidden/>
          </w:rPr>
          <w:fldChar w:fldCharType="end"/>
        </w:r>
      </w:hyperlink>
    </w:p>
    <w:p w14:paraId="7CBBE09C" w14:textId="27B13ECD" w:rsidR="00F57D4A" w:rsidRDefault="00000000">
      <w:pPr>
        <w:pStyle w:val="Verzeichnis3"/>
        <w:rPr>
          <w:rFonts w:asciiTheme="minorHAnsi" w:eastAsiaTheme="minorEastAsia" w:hAnsiTheme="minorHAnsi" w:cstheme="minorBidi"/>
          <w:iCs w:val="0"/>
          <w:spacing w:val="0"/>
          <w:sz w:val="22"/>
          <w:lang w:eastAsia="en-US"/>
        </w:rPr>
      </w:pPr>
      <w:hyperlink w:anchor="_Toc55136531" w:history="1">
        <w:r w:rsidR="00F57D4A" w:rsidRPr="00A76771">
          <w:rPr>
            <w:rStyle w:val="Hyperlink"/>
          </w:rPr>
          <w:t>A.3.1</w:t>
        </w:r>
        <w:r w:rsidR="00F57D4A">
          <w:rPr>
            <w:rFonts w:asciiTheme="minorHAnsi" w:eastAsiaTheme="minorEastAsia" w:hAnsiTheme="minorHAnsi" w:cstheme="minorBidi"/>
            <w:iCs w:val="0"/>
            <w:spacing w:val="0"/>
            <w:sz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_Toc55136531 \h </w:instrText>
        </w:r>
        <w:r w:rsidR="00F57D4A">
          <w:rPr>
            <w:webHidden/>
          </w:rPr>
        </w:r>
        <w:r w:rsidR="00F57D4A">
          <w:rPr>
            <w:webHidden/>
          </w:rPr>
          <w:fldChar w:fldCharType="separate"/>
        </w:r>
        <w:r w:rsidR="00D55E95">
          <w:rPr>
            <w:webHidden/>
          </w:rPr>
          <w:t>119</w:t>
        </w:r>
        <w:r w:rsidR="00F57D4A">
          <w:rPr>
            <w:webHidden/>
          </w:rPr>
          <w:fldChar w:fldCharType="end"/>
        </w:r>
      </w:hyperlink>
    </w:p>
    <w:p w14:paraId="4EA4CBBD" w14:textId="3601C3D5" w:rsidR="00F57D4A" w:rsidRDefault="00000000">
      <w:pPr>
        <w:pStyle w:val="Verzeichnis3"/>
        <w:rPr>
          <w:rFonts w:asciiTheme="minorHAnsi" w:eastAsiaTheme="minorEastAsia" w:hAnsiTheme="minorHAnsi" w:cstheme="minorBidi"/>
          <w:iCs w:val="0"/>
          <w:spacing w:val="0"/>
          <w:sz w:val="22"/>
          <w:lang w:eastAsia="en-US"/>
        </w:rPr>
      </w:pPr>
      <w:hyperlink w:anchor="_Toc55136532" w:history="1">
        <w:r w:rsidR="00F57D4A" w:rsidRPr="00A76771">
          <w:rPr>
            <w:rStyle w:val="Hyperlink"/>
          </w:rPr>
          <w:t>A.3.2</w:t>
        </w:r>
        <w:r w:rsidR="00F57D4A">
          <w:rPr>
            <w:rFonts w:asciiTheme="minorHAnsi" w:eastAsiaTheme="minorEastAsia" w:hAnsiTheme="minorHAnsi" w:cstheme="minorBidi"/>
            <w:iCs w:val="0"/>
            <w:spacing w:val="0"/>
            <w:sz w:val="22"/>
            <w:lang w:eastAsia="en-US"/>
          </w:rPr>
          <w:tab/>
        </w:r>
        <w:r w:rsidR="00F57D4A" w:rsidRPr="00A76771">
          <w:rPr>
            <w:rStyle w:val="Hyperlink"/>
          </w:rPr>
          <w:t>Main changes</w:t>
        </w:r>
        <w:r w:rsidR="00F57D4A">
          <w:rPr>
            <w:webHidden/>
          </w:rPr>
          <w:tab/>
        </w:r>
        <w:r w:rsidR="00F57D4A">
          <w:rPr>
            <w:webHidden/>
          </w:rPr>
          <w:fldChar w:fldCharType="begin"/>
        </w:r>
        <w:r w:rsidR="00F57D4A">
          <w:rPr>
            <w:webHidden/>
          </w:rPr>
          <w:instrText xml:space="preserve"> PAGEREF _Toc55136532 \h </w:instrText>
        </w:r>
        <w:r w:rsidR="00F57D4A">
          <w:rPr>
            <w:webHidden/>
          </w:rPr>
        </w:r>
        <w:r w:rsidR="00F57D4A">
          <w:rPr>
            <w:webHidden/>
          </w:rPr>
          <w:fldChar w:fldCharType="separate"/>
        </w:r>
        <w:r w:rsidR="00D55E95">
          <w:rPr>
            <w:webHidden/>
          </w:rPr>
          <w:t>121</w:t>
        </w:r>
        <w:r w:rsidR="00F57D4A">
          <w:rPr>
            <w:webHidden/>
          </w:rPr>
          <w:fldChar w:fldCharType="end"/>
        </w:r>
      </w:hyperlink>
    </w:p>
    <w:p w14:paraId="2328F04C" w14:textId="51D8B78A" w:rsidR="00F57D4A" w:rsidRDefault="00000000">
      <w:pPr>
        <w:pStyle w:val="Verzeichnis3"/>
        <w:rPr>
          <w:rFonts w:asciiTheme="minorHAnsi" w:eastAsiaTheme="minorEastAsia" w:hAnsiTheme="minorHAnsi" w:cstheme="minorBidi"/>
          <w:iCs w:val="0"/>
          <w:spacing w:val="0"/>
          <w:sz w:val="22"/>
          <w:lang w:eastAsia="en-US"/>
        </w:rPr>
      </w:pPr>
      <w:hyperlink w:anchor="_Toc55136533" w:history="1">
        <w:r w:rsidR="00F57D4A" w:rsidRPr="00A76771">
          <w:rPr>
            <w:rStyle w:val="Hyperlink"/>
          </w:rPr>
          <w:t>A.3.3</w:t>
        </w:r>
        <w:r w:rsidR="00F57D4A">
          <w:rPr>
            <w:rFonts w:asciiTheme="minorHAnsi" w:eastAsiaTheme="minorEastAsia" w:hAnsiTheme="minorHAnsi" w:cstheme="minorBidi"/>
            <w:iCs w:val="0"/>
            <w:spacing w:val="0"/>
            <w:sz w:val="22"/>
            <w:lang w:eastAsia="en-US"/>
          </w:rPr>
          <w:tab/>
        </w:r>
        <w:r w:rsidR="00F57D4A" w:rsidRPr="00A76771">
          <w:rPr>
            <w:rStyle w:val="Hyperlink"/>
          </w:rPr>
          <w:t>Contributors</w:t>
        </w:r>
        <w:r w:rsidR="00F57D4A">
          <w:rPr>
            <w:webHidden/>
          </w:rPr>
          <w:tab/>
        </w:r>
        <w:r w:rsidR="00F57D4A">
          <w:rPr>
            <w:webHidden/>
          </w:rPr>
          <w:fldChar w:fldCharType="begin"/>
        </w:r>
        <w:r w:rsidR="00F57D4A">
          <w:rPr>
            <w:webHidden/>
          </w:rPr>
          <w:instrText xml:space="preserve"> PAGEREF _Toc55136533 \h </w:instrText>
        </w:r>
        <w:r w:rsidR="00F57D4A">
          <w:rPr>
            <w:webHidden/>
          </w:rPr>
        </w:r>
        <w:r w:rsidR="00F57D4A">
          <w:rPr>
            <w:webHidden/>
          </w:rPr>
          <w:fldChar w:fldCharType="separate"/>
        </w:r>
        <w:r w:rsidR="00D55E95">
          <w:rPr>
            <w:webHidden/>
          </w:rPr>
          <w:t>125</w:t>
        </w:r>
        <w:r w:rsidR="00F57D4A">
          <w:rPr>
            <w:webHidden/>
          </w:rPr>
          <w:fldChar w:fldCharType="end"/>
        </w:r>
      </w:hyperlink>
    </w:p>
    <w:p w14:paraId="749756E4" w14:textId="3D5648FD" w:rsidR="00F57D4A" w:rsidRDefault="00000000">
      <w:pPr>
        <w:pStyle w:val="Verzeichnis3"/>
        <w:rPr>
          <w:rFonts w:asciiTheme="minorHAnsi" w:eastAsiaTheme="minorEastAsia" w:hAnsiTheme="minorHAnsi" w:cstheme="minorBidi"/>
          <w:iCs w:val="0"/>
          <w:spacing w:val="0"/>
          <w:sz w:val="22"/>
          <w:lang w:eastAsia="en-US"/>
        </w:rPr>
      </w:pPr>
      <w:hyperlink w:anchor="_Toc55136534" w:history="1">
        <w:r w:rsidR="00F57D4A" w:rsidRPr="00A76771">
          <w:rPr>
            <w:rStyle w:val="Hyperlink"/>
          </w:rPr>
          <w:t>A.3.4</w:t>
        </w:r>
        <w:r w:rsidR="00F57D4A">
          <w:rPr>
            <w:rFonts w:asciiTheme="minorHAnsi" w:eastAsiaTheme="minorEastAsia" w:hAnsiTheme="minorHAnsi" w:cstheme="minorBidi"/>
            <w:iCs w:val="0"/>
            <w:spacing w:val="0"/>
            <w:sz w:val="22"/>
            <w:lang w:eastAsia="en-US"/>
          </w:rPr>
          <w:tab/>
        </w:r>
        <w:r w:rsidR="00F57D4A" w:rsidRPr="00A76771">
          <w:rPr>
            <w:rStyle w:val="Hyperlink"/>
          </w:rPr>
          <w:t>FMI 2.0.1 maintenane release: changes and contributors</w:t>
        </w:r>
        <w:r w:rsidR="00F57D4A">
          <w:rPr>
            <w:webHidden/>
          </w:rPr>
          <w:tab/>
        </w:r>
        <w:r w:rsidR="00F57D4A">
          <w:rPr>
            <w:webHidden/>
          </w:rPr>
          <w:fldChar w:fldCharType="begin"/>
        </w:r>
        <w:r w:rsidR="00F57D4A">
          <w:rPr>
            <w:webHidden/>
          </w:rPr>
          <w:instrText xml:space="preserve"> PAGEREF _Toc55136534 \h </w:instrText>
        </w:r>
        <w:r w:rsidR="00F57D4A">
          <w:rPr>
            <w:webHidden/>
          </w:rPr>
        </w:r>
        <w:r w:rsidR="00F57D4A">
          <w:rPr>
            <w:webHidden/>
          </w:rPr>
          <w:fldChar w:fldCharType="separate"/>
        </w:r>
        <w:r w:rsidR="00D55E95">
          <w:rPr>
            <w:webHidden/>
          </w:rPr>
          <w:t>127</w:t>
        </w:r>
        <w:r w:rsidR="00F57D4A">
          <w:rPr>
            <w:webHidden/>
          </w:rPr>
          <w:fldChar w:fldCharType="end"/>
        </w:r>
      </w:hyperlink>
    </w:p>
    <w:p w14:paraId="6CED6D60" w14:textId="19F7477A" w:rsidR="00F57D4A" w:rsidRDefault="00000000">
      <w:pPr>
        <w:pStyle w:val="Verzeichnis3"/>
        <w:rPr>
          <w:rFonts w:asciiTheme="minorHAnsi" w:eastAsiaTheme="minorEastAsia" w:hAnsiTheme="minorHAnsi" w:cstheme="minorBidi"/>
          <w:iCs w:val="0"/>
          <w:spacing w:val="0"/>
          <w:sz w:val="22"/>
          <w:lang w:eastAsia="en-US"/>
        </w:rPr>
      </w:pPr>
      <w:hyperlink w:anchor="_Toc55136535" w:history="1">
        <w:r w:rsidR="00F57D4A" w:rsidRPr="00A76771">
          <w:rPr>
            <w:rStyle w:val="Hyperlink"/>
          </w:rPr>
          <w:t>A.3.5</w:t>
        </w:r>
        <w:r w:rsidR="00F57D4A">
          <w:rPr>
            <w:rFonts w:asciiTheme="minorHAnsi" w:eastAsiaTheme="minorEastAsia" w:hAnsiTheme="minorHAnsi" w:cstheme="minorBidi"/>
            <w:iCs w:val="0"/>
            <w:spacing w:val="0"/>
            <w:sz w:val="22"/>
            <w:lang w:eastAsia="en-US"/>
          </w:rPr>
          <w:tab/>
        </w:r>
        <w:r w:rsidR="00F57D4A" w:rsidRPr="00A76771">
          <w:rPr>
            <w:rStyle w:val="Hyperlink"/>
          </w:rPr>
          <w:t>FMI 2.0.2 maintenane release: changes and contributors</w:t>
        </w:r>
        <w:r w:rsidR="00F57D4A">
          <w:rPr>
            <w:webHidden/>
          </w:rPr>
          <w:tab/>
        </w:r>
        <w:r w:rsidR="00F57D4A">
          <w:rPr>
            <w:webHidden/>
          </w:rPr>
          <w:fldChar w:fldCharType="begin"/>
        </w:r>
        <w:r w:rsidR="00F57D4A">
          <w:rPr>
            <w:webHidden/>
          </w:rPr>
          <w:instrText xml:space="preserve"> PAGEREF _Toc55136535 \h </w:instrText>
        </w:r>
        <w:r w:rsidR="00F57D4A">
          <w:rPr>
            <w:webHidden/>
          </w:rPr>
        </w:r>
        <w:r w:rsidR="00F57D4A">
          <w:rPr>
            <w:webHidden/>
          </w:rPr>
          <w:fldChar w:fldCharType="separate"/>
        </w:r>
        <w:r w:rsidR="00D55E95">
          <w:rPr>
            <w:webHidden/>
          </w:rPr>
          <w:t>127</w:t>
        </w:r>
        <w:r w:rsidR="00F57D4A">
          <w:rPr>
            <w:webHidden/>
          </w:rPr>
          <w:fldChar w:fldCharType="end"/>
        </w:r>
      </w:hyperlink>
    </w:p>
    <w:p w14:paraId="6B89E226" w14:textId="7EE93C1C" w:rsidR="00F57D4A" w:rsidRDefault="00000000">
      <w:pPr>
        <w:pStyle w:val="Verzeichnis1"/>
        <w:tabs>
          <w:tab w:val="left" w:pos="1680"/>
        </w:tabs>
        <w:rPr>
          <w:rFonts w:asciiTheme="minorHAnsi" w:eastAsiaTheme="minorEastAsia" w:hAnsiTheme="minorHAnsi" w:cstheme="minorBidi"/>
          <w:b w:val="0"/>
          <w:bCs w:val="0"/>
          <w:spacing w:val="0"/>
          <w:szCs w:val="22"/>
          <w:lang w:eastAsia="en-US"/>
        </w:rPr>
      </w:pPr>
      <w:hyperlink w:anchor="_Toc55136536" w:history="1">
        <w:r w:rsidR="00F57D4A" w:rsidRPr="00A76771">
          <w:rPr>
            <w:rStyle w:val="Hyperlink"/>
          </w:rPr>
          <w:t>Appendix B</w:t>
        </w:r>
        <w:r w:rsidR="00F57D4A">
          <w:rPr>
            <w:rFonts w:asciiTheme="minorHAnsi" w:eastAsiaTheme="minorEastAsia" w:hAnsiTheme="minorHAnsi" w:cstheme="minorBidi"/>
            <w:b w:val="0"/>
            <w:bCs w:val="0"/>
            <w:spacing w:val="0"/>
            <w:szCs w:val="22"/>
            <w:lang w:eastAsia="en-US"/>
          </w:rPr>
          <w:tab/>
        </w:r>
        <w:r w:rsidR="00F57D4A" w:rsidRPr="00A76771">
          <w:rPr>
            <w:rStyle w:val="Hyperlink"/>
          </w:rPr>
          <w:t>Glossary</w:t>
        </w:r>
        <w:r w:rsidR="00F57D4A">
          <w:rPr>
            <w:webHidden/>
          </w:rPr>
          <w:tab/>
        </w:r>
        <w:r w:rsidR="00F57D4A">
          <w:rPr>
            <w:webHidden/>
          </w:rPr>
          <w:fldChar w:fldCharType="begin"/>
        </w:r>
        <w:r w:rsidR="00F57D4A">
          <w:rPr>
            <w:webHidden/>
          </w:rPr>
          <w:instrText xml:space="preserve"> PAGEREF _Toc55136536 \h </w:instrText>
        </w:r>
        <w:r w:rsidR="00F57D4A">
          <w:rPr>
            <w:webHidden/>
          </w:rPr>
        </w:r>
        <w:r w:rsidR="00F57D4A">
          <w:rPr>
            <w:webHidden/>
          </w:rPr>
          <w:fldChar w:fldCharType="separate"/>
        </w:r>
        <w:r w:rsidR="00D55E95">
          <w:rPr>
            <w:webHidden/>
          </w:rPr>
          <w:t>128</w:t>
        </w:r>
        <w:r w:rsidR="00F57D4A">
          <w:rPr>
            <w:webHidden/>
          </w:rPr>
          <w:fldChar w:fldCharType="end"/>
        </w:r>
      </w:hyperlink>
    </w:p>
    <w:p w14:paraId="7CFB77F5" w14:textId="77777777" w:rsidR="00990EFE" w:rsidRPr="0098259C" w:rsidRDefault="00A803FC" w:rsidP="00A803FC">
      <w:pPr>
        <w:pStyle w:val="berschrift1"/>
      </w:pPr>
      <w:r>
        <w:fldChar w:fldCharType="end"/>
      </w:r>
      <w:bookmarkStart w:id="64" w:name="_Toc55136478"/>
      <w:r w:rsidR="00990EFE" w:rsidRPr="0098259C">
        <w:t>Overview</w:t>
      </w:r>
      <w:bookmarkEnd w:id="56"/>
      <w:bookmarkEnd w:id="57"/>
      <w:bookmarkEnd w:id="64"/>
    </w:p>
    <w:p w14:paraId="5635EB9D" w14:textId="6BDE2F7D" w:rsidR="0089725E" w:rsidRPr="0098259C" w:rsidRDefault="0089725E" w:rsidP="0089725E">
      <w:pPr>
        <w:pStyle w:val="Textkrper"/>
      </w:pPr>
      <w:r w:rsidRPr="0098259C">
        <w:t xml:space="preserve">The FMI (Functional Mock-up Interface) defines an interface to be implemented by an executable called </w:t>
      </w:r>
      <w:r w:rsidR="00792702">
        <w:t xml:space="preserve">an </w:t>
      </w:r>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EE265D">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EE265D">
        <w:t>3</w:t>
      </w:r>
      <w:r w:rsidRPr="0098259C">
        <w:fldChar w:fldCharType="end"/>
      </w:r>
      <w:r w:rsidRPr="0098259C">
        <w:t xml:space="preserve">). The goal of this interface is that the calling of an FMU in a simulation environment is reasonably simple. No provisions are provided in this document </w:t>
      </w:r>
      <w:r w:rsidR="00BB529F">
        <w:t xml:space="preserve">for </w:t>
      </w:r>
      <w:r w:rsidRPr="0098259C">
        <w:t xml:space="preserve">how to generate an FMU from a </w:t>
      </w:r>
      <w:r w:rsidR="005A2A81" w:rsidRPr="0098259C">
        <w:t>modeling</w:t>
      </w:r>
      <w:r w:rsidRPr="0098259C">
        <w:t xml:space="preserve"> environment</w:t>
      </w:r>
      <w:r w:rsidR="006F0075">
        <w:t xml:space="preserve">. </w:t>
      </w:r>
    </w:p>
    <w:p w14:paraId="6D9CB861" w14:textId="726A8626" w:rsidR="0089725E" w:rsidRPr="0098259C" w:rsidRDefault="0089725E" w:rsidP="0089725E">
      <w:pPr>
        <w:pStyle w:val="Textkrper"/>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r w:rsidR="00B737A0">
        <w:t xml:space="preserve">. It </w:t>
      </w:r>
      <w:r w:rsidRPr="0098259C">
        <w:t>provide</w:t>
      </w:r>
      <w:r w:rsidR="00B737A0">
        <w:t>s</w:t>
      </w:r>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r w:rsidR="00B509F5">
        <w:t>,</w:t>
      </w:r>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Textkrper"/>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r w:rsidR="00DA7A64">
        <w:t>-</w:t>
      </w:r>
      <w:r w:rsidRPr="0098259C">
        <w:t>dependent coupled systems consisting of subsystems that are continuous in time (model components that are described by differential-algebraic equations) or</w:t>
      </w:r>
      <w:r w:rsidR="00DA7A64">
        <w:t xml:space="preserve"> are</w:t>
      </w:r>
      <w:r w:rsidRPr="0098259C">
        <w:t xml:space="preserve"> 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7BA9428F" w:rsidR="0089725E" w:rsidRPr="0098259C" w:rsidRDefault="0089725E" w:rsidP="0089725E">
      <w:pPr>
        <w:pStyle w:val="Textkrper-Zeileneinzug"/>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xml:space="preserve">. Finally, the visualization and post-processing of simulation data is done individually for each subsystem in its own native simulation tool. </w:t>
      </w:r>
    </w:p>
    <w:p w14:paraId="4BFA6670" w14:textId="7334D594" w:rsidR="0089725E" w:rsidRPr="0098259C" w:rsidRDefault="0089725E" w:rsidP="0089725E">
      <w:pPr>
        <w:pStyle w:val="Textkrper"/>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EE265D">
        <w:t>2</w:t>
      </w:r>
      <w:r w:rsidRPr="0098259C">
        <w:fldChar w:fldCharType="end"/>
      </w:r>
      <w:r w:rsidRPr="0098259C">
        <w:t>. In particular:</w:t>
      </w:r>
    </w:p>
    <w:p w14:paraId="6038C774" w14:textId="7AFB68EB" w:rsidR="0089725E" w:rsidRPr="0098259C" w:rsidRDefault="0089725E" w:rsidP="006E60E6">
      <w:pPr>
        <w:pStyle w:val="Textkrper"/>
        <w:numPr>
          <w:ilvl w:val="0"/>
          <w:numId w:val="20"/>
        </w:numPr>
        <w:rPr>
          <w:u w:val="single"/>
        </w:rPr>
      </w:pPr>
      <w:r w:rsidRPr="0098259C">
        <w:rPr>
          <w:u w:val="single"/>
        </w:rPr>
        <w:t>FMI Application Programming Interface (C)</w:t>
      </w:r>
      <w:r w:rsidRPr="0098259C">
        <w:br/>
        <w:t xml:space="preserve">All </w:t>
      </w:r>
      <w:r w:rsidR="00AD5010">
        <w:t>required</w:t>
      </w:r>
      <w:r w:rsidR="00AD5010" w:rsidRPr="0098259C">
        <w:t xml:space="preserve"> </w:t>
      </w:r>
      <w:r w:rsidRPr="0098259C">
        <w:t xml:space="preserve">equations or tool coupling computations are evaluated by calling standardized </w:t>
      </w:r>
      <w:r w:rsidRPr="0098259C">
        <w:rPr>
          <w:u w:val="single"/>
        </w:rPr>
        <w:t>C functions</w:t>
      </w:r>
      <w:r w:rsidRPr="0098259C">
        <w:t>. C is used because it is the most portable programming language today and is the only programming language that can be utilized in all embedded control systems.</w:t>
      </w:r>
    </w:p>
    <w:p w14:paraId="7D489523" w14:textId="23CBB714" w:rsidR="0089725E" w:rsidRPr="0098259C" w:rsidRDefault="0089725E" w:rsidP="006E60E6">
      <w:pPr>
        <w:pStyle w:val="Textkrper"/>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w:t>
      </w:r>
      <w:proofErr w:type="gramStart"/>
      <w:r w:rsidRPr="0098259C">
        <w:t>structure</w:t>
      </w:r>
      <w:proofErr w:type="gramEnd"/>
      <w:r w:rsidRPr="0098259C">
        <w:t xml:space="preserve"> and tools should be free to </w:t>
      </w:r>
      <w:r w:rsidR="005C28DD">
        <w:t xml:space="preserve">determine 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r w:rsidR="006C36ED">
        <w:t xml:space="preserve"> that</w:t>
      </w:r>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r w:rsidR="006B28EF">
        <w:t>.</w:t>
      </w:r>
      <w:r w:rsidRPr="0098259C">
        <w:t xml:space="preserve"> </w:t>
      </w:r>
      <w:r w:rsidR="006B28EF">
        <w:t>S</w:t>
      </w:r>
      <w:r w:rsidRPr="0098259C">
        <w:t xml:space="preserve">ee </w:t>
      </w:r>
      <w:r w:rsidR="009F2AEB" w:rsidRPr="0098259C">
        <w:t>for example</w:t>
      </w:r>
      <w:r w:rsidRPr="0098259C">
        <w:t xml:space="preserve"> </w:t>
      </w:r>
      <w:hyperlink r:id="rId22" w:anchor="Parsers" w:history="1">
        <w:r w:rsidRPr="0098259C">
          <w:rPr>
            <w:rStyle w:val="Hyperlink"/>
          </w:rPr>
          <w:t>http://en.wikipedia.org/wiki/</w:t>
        </w:r>
        <w:r w:rsidR="00374F39" w:rsidRPr="0098259C">
          <w:rPr>
            <w:rStyle w:val="Hyperlink"/>
          </w:rPr>
          <w:t>XML</w:t>
        </w:r>
        <w:r w:rsidRPr="0098259C">
          <w:rPr>
            <w:rStyle w:val="Hyperlink"/>
          </w:rPr>
          <w:t>#Parsers</w:t>
        </w:r>
      </w:hyperlink>
      <w:r w:rsidRPr="0098259C">
        <w:t xml:space="preserve"> and especially the efficient open source parser SAX (</w:t>
      </w:r>
      <w:hyperlink r:id="rId23" w:history="1">
        <w:r w:rsidRPr="0098259C">
          <w:rPr>
            <w:rStyle w:val="Hyperlink"/>
          </w:rPr>
          <w:t>http://sax.sourceforge.net/</w:t>
        </w:r>
      </w:hyperlink>
      <w:r w:rsidRPr="0098259C">
        <w:t xml:space="preserve">, </w:t>
      </w:r>
      <w:hyperlink r:id="rId24" w:history="1">
        <w:r w:rsidRPr="0098259C">
          <w:rPr>
            <w:rStyle w:val="Hyperlink"/>
          </w:rPr>
          <w:t>http://en.wikipedia.org/wiki/Simple_API_for_</w:t>
        </w:r>
        <w:r w:rsidR="00374F39" w:rsidRPr="0098259C">
          <w:rPr>
            <w:rStyle w:val="Hyperlink"/>
          </w:rPr>
          <w:t>XML</w:t>
        </w:r>
      </w:hyperlink>
      <w:r w:rsidRPr="0098259C">
        <w:t>).</w:t>
      </w:r>
    </w:p>
    <w:p w14:paraId="648E6469" w14:textId="0CEB59E1" w:rsidR="0089725E" w:rsidRPr="0098259C" w:rsidRDefault="0089725E" w:rsidP="0089725E">
      <w:pPr>
        <w:pStyle w:val="Textkrper"/>
      </w:pPr>
      <w:r w:rsidRPr="0098259C">
        <w:t>An FMU (</w:t>
      </w:r>
      <w:r w:rsidR="00D73B94" w:rsidRPr="0098259C">
        <w:t>in other words</w:t>
      </w:r>
      <w:r w:rsidRPr="0098259C">
        <w:t xml:space="preserve"> a model without integrators, a runnable model with integrators, or a tool coupling interface) is distributed in one </w:t>
      </w:r>
      <w:r w:rsidR="00280342">
        <w:t>ZIP</w:t>
      </w:r>
      <w:r w:rsidR="00C42950">
        <w:t xml:space="preserve"> </w:t>
      </w:r>
      <w:r w:rsidR="00374F39" w:rsidRPr="0098259C">
        <w:t>file</w:t>
      </w:r>
      <w:r w:rsidRPr="0098259C">
        <w:t xml:space="preserve">. The </w:t>
      </w:r>
      <w:r w:rsidR="00280342">
        <w:t>ZIP</w:t>
      </w:r>
      <w:r w:rsidR="00C42950">
        <w:t xml:space="preserve"> </w:t>
      </w:r>
      <w:r w:rsidR="00374F39" w:rsidRPr="0098259C">
        <w:t>file</w:t>
      </w:r>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EE265D">
        <w:t>2.3</w:t>
      </w:r>
      <w:r w:rsidR="009C36C4">
        <w:fldChar w:fldCharType="end"/>
      </w:r>
      <w:r w:rsidRPr="0098259C">
        <w:t>):</w:t>
      </w:r>
    </w:p>
    <w:p w14:paraId="45AF045C" w14:textId="77777777" w:rsidR="0089725E" w:rsidRPr="0098259C" w:rsidRDefault="0089725E" w:rsidP="006E60E6">
      <w:pPr>
        <w:pStyle w:val="Textkrper"/>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Textkrper"/>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w:t>
      </w:r>
      <w:proofErr w:type="spellStart"/>
      <w:r w:rsidR="00BE0369" w:rsidRPr="0098259C">
        <w:rPr>
          <w:lang w:eastAsia="ar-SA"/>
        </w:rPr>
        <w:t>dll</w:t>
      </w:r>
      <w:proofErr w:type="spellEnd"/>
      <w:r w:rsidR="00BE0369" w:rsidRPr="0098259C">
        <w:rPr>
          <w:lang w:eastAsia="ar-SA"/>
        </w:rPr>
        <w:t>)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361C88A" w:rsidR="0089725E" w:rsidRPr="0098259C" w:rsidRDefault="0089725E" w:rsidP="006E60E6">
      <w:pPr>
        <w:pStyle w:val="Textkrper"/>
        <w:numPr>
          <w:ilvl w:val="0"/>
          <w:numId w:val="22"/>
        </w:numPr>
      </w:pPr>
      <w:r w:rsidRPr="0098259C">
        <w:t>Additional FMU data (</w:t>
      </w:r>
      <w:r w:rsidR="006B28EF">
        <w:t>such as</w:t>
      </w:r>
      <w:r w:rsidR="006B28EF" w:rsidRPr="0098259C">
        <w:t xml:space="preserve"> </w:t>
      </w:r>
      <w:r w:rsidRPr="0098259C">
        <w:t>tables</w:t>
      </w:r>
      <w:r w:rsidR="006B28EF">
        <w:t xml:space="preserve"> or</w:t>
      </w:r>
      <w:r w:rsidRPr="0098259C">
        <w:t xml:space="preserve"> maps) in FMU specific file formats.</w:t>
      </w:r>
    </w:p>
    <w:p w14:paraId="0D06F4E6" w14:textId="51F0FCB5" w:rsidR="0089725E" w:rsidRPr="0098259C" w:rsidRDefault="0089725E" w:rsidP="0089725E">
      <w:pPr>
        <w:pStyle w:val="Textkrper-Zeileneinzug"/>
        <w:spacing w:before="120"/>
      </w:pPr>
      <w:r w:rsidRPr="0098259C">
        <w:t>A schematic view of an FMU is shown in</w:t>
      </w:r>
      <w:r w:rsidR="0097533A">
        <w:t xml:space="preserve"> </w:t>
      </w:r>
      <w:r w:rsidR="00520A5E">
        <w:fldChar w:fldCharType="begin"/>
      </w:r>
      <w:r w:rsidR="00520A5E">
        <w:instrText xml:space="preserve"> REF _Ref289631998 \h </w:instrText>
      </w:r>
      <w:r w:rsidR="00520A5E">
        <w:fldChar w:fldCharType="separate"/>
      </w:r>
      <w:r w:rsidR="00EE265D" w:rsidRPr="0098259C">
        <w:t xml:space="preserve">Figure </w:t>
      </w:r>
      <w:r w:rsidR="00EE265D">
        <w:rPr>
          <w:noProof/>
        </w:rPr>
        <w:t>1</w:t>
      </w:r>
      <w:r w:rsidR="00520A5E">
        <w:fldChar w:fldCharType="end"/>
      </w:r>
      <w:r w:rsidR="00520A5E">
        <w:t>:</w:t>
      </w:r>
    </w:p>
    <w:p w14:paraId="5EEDDB51" w14:textId="77777777" w:rsidR="00990EFE" w:rsidRPr="0098259C" w:rsidRDefault="00000000" w:rsidP="00A019C0">
      <w:pPr>
        <w:pStyle w:val="Bild"/>
        <w:spacing w:before="0"/>
        <w:rPr>
          <w:lang w:val="en-US"/>
        </w:rPr>
      </w:pPr>
      <w:r>
        <w:rPr>
          <w:lang w:val="en-US"/>
        </w:rPr>
        <w:object w:dxaOrig="1440" w:dyaOrig="1440" w14:anchorId="52BF534E">
          <v:group id="_x0000_s2137"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8" type="#_x0000_t75" style="position:absolute;left:1134;top:572;width:9666;height:3714" o:preferrelative="f">
              <v:fill o:detectmouseclick="t"/>
              <v:path o:extrusionok="t" o:connecttype="none"/>
              <o:lock v:ext="edit" text="t"/>
            </v:shape>
            <v:rect id="_x0000_s2140" style="position:absolute;left:2792;top:1234;width:6408;height:2922;mso-wrap-style:none;v-text-anchor:middle" fillcolor="#eaeaea" strokeweight="1.5pt">
              <v:fill rotate="t" angle="-135" type="gradient"/>
            </v:rect>
            <v:line id="_x0000_s2141" style="position:absolute;v-text-anchor:middle" from="6632,722" to="6633,1623" strokecolor="red" strokeweight="2.25pt">
              <v:stroke endarrow="block" endarrowlength="long"/>
            </v:line>
            <v:rect id="_x0000_s2142"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2143" type="#_x0000_t202" style="position:absolute;left:3077;top:2479;width:363;height:448" filled="f" fillcolor="#bbe0e3" stroked="f">
              <v:textbox style="mso-next-textbox:#_x0000_s2143;mso-fit-shape-to-text:t">
                <w:txbxContent>
                  <w:p w14:paraId="0883E220"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2144" type="#_x0000_t202" style="position:absolute;left:8520;top:2504;width:362;height:448" filled="f" fillcolor="#bbe0e3" stroked="f">
              <v:textbox style="mso-next-textbox:#_x0000_s2144;mso-fit-shape-to-text:t">
                <w:txbxContent>
                  <w:p w14:paraId="321729DD"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2145" type="#_x0000_t202" style="position:absolute;left:2733;top:1182;width:3286;height:475" filled="f" fillcolor="#bbe0e3" stroked="f">
              <v:textbox style="mso-next-textbox:#_x0000_s2145;mso-fit-shape-to-text:t">
                <w:txbxContent>
                  <w:p w14:paraId="50487A79" w14:textId="77777777" w:rsidR="00530EF9" w:rsidRDefault="00530EF9" w:rsidP="00990EFE">
                    <w:pPr>
                      <w:autoSpaceDE w:val="0"/>
                      <w:autoSpaceDN w:val="0"/>
                      <w:adjustRightInd w:val="0"/>
                      <w:rPr>
                        <w:color w:val="000000"/>
                        <w:sz w:val="24"/>
                      </w:rPr>
                    </w:pPr>
                    <w:r>
                      <w:rPr>
                        <w:color w:val="000000"/>
                        <w:sz w:val="24"/>
                      </w:rPr>
                      <w:t>Enclosing Model</w:t>
                    </w:r>
                  </w:p>
                </w:txbxContent>
              </v:textbox>
            </v:shape>
            <v:line id="_x0000_s2146" style="position:absolute;v-text-anchor:middle" from="3020,2992" to="3585,2992" strokecolor="red" strokeweight="2.25pt">
              <v:stroke endarrow="block" endarrowlength="long"/>
            </v:line>
            <v:line id="_x0000_s2147" style="position:absolute;flip:y;v-text-anchor:middle" from="8475,3012" to="9061,3013" strokecolor="#339" strokeweight="2.25pt">
              <v:stroke endarrow="block" endarrowlength="long"/>
            </v:line>
            <v:line id="_x0000_s2155" style="position:absolute;v-text-anchor:middle" from="7598,722" to="7599,1617" strokecolor="#339" strokeweight="2.25pt">
              <v:stroke startarrow="block" endarrowlength="long"/>
            </v:line>
            <v:shape id="_x0000_s2156" type="#_x0000_t202" style="position:absolute;left:7738;top:651;width:362;height:448" filled="f" fillcolor="#bbe0e3" stroked="f">
              <v:textbox style="mso-next-textbox:#_x0000_s2156;mso-fit-shape-to-text:t">
                <w:txbxContent>
                  <w:p w14:paraId="1E32AD99"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2157" type="#_x0000_t75" style="position:absolute;left:3335;top:766;width:3159;height:321">
              <v:imagedata r:id="rId25" o:title=""/>
            </v:shape>
            <v:shape id="_x0000_s2158" type="#_x0000_t202" style="position:absolute;left:3601;top:1650;width:4830;height:2126" stroked="f">
              <v:fill color2="#bbe0e3" rotate="t" focus="100%" type="gradient"/>
              <v:textbox style="mso-next-textbox:#_x0000_s2158">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530EF9" w14:paraId="02E2D11B" w14:textId="77777777" w:rsidTr="00965B2D">
                      <w:tc>
                        <w:tcPr>
                          <w:tcW w:w="348" w:type="dxa"/>
                        </w:tcPr>
                        <w:p w14:paraId="73246639" w14:textId="77777777" w:rsidR="00530EF9" w:rsidRPr="00BD4780" w:rsidRDefault="00530EF9">
                          <w:pPr>
                            <w:rPr>
                              <w:i/>
                            </w:rPr>
                          </w:pPr>
                          <w:r w:rsidRPr="00BD4780">
                            <w:rPr>
                              <w:i/>
                            </w:rPr>
                            <w:t>t</w:t>
                          </w:r>
                        </w:p>
                      </w:tc>
                      <w:tc>
                        <w:tcPr>
                          <w:tcW w:w="4499" w:type="dxa"/>
                        </w:tcPr>
                        <w:p w14:paraId="56728846" w14:textId="77777777" w:rsidR="00530EF9" w:rsidRDefault="00530EF9">
                          <w:r>
                            <w:t>time</w:t>
                          </w:r>
                        </w:p>
                      </w:tc>
                    </w:tr>
                    <w:tr w:rsidR="00530EF9" w14:paraId="7CDA8735" w14:textId="77777777" w:rsidTr="00965B2D">
                      <w:tc>
                        <w:tcPr>
                          <w:tcW w:w="348" w:type="dxa"/>
                        </w:tcPr>
                        <w:p w14:paraId="527CACF5" w14:textId="77777777" w:rsidR="00530EF9" w:rsidRPr="00BD4780" w:rsidRDefault="00530EF9">
                          <w:pPr>
                            <w:rPr>
                              <w:b/>
                            </w:rPr>
                          </w:pPr>
                          <w:r>
                            <w:rPr>
                              <w:b/>
                            </w:rPr>
                            <w:t>p</w:t>
                          </w:r>
                        </w:p>
                      </w:tc>
                      <w:tc>
                        <w:tcPr>
                          <w:tcW w:w="4499" w:type="dxa"/>
                        </w:tcPr>
                        <w:p w14:paraId="14041D08" w14:textId="77777777" w:rsidR="00530EF9" w:rsidRDefault="00530EF9">
                          <w:r>
                            <w:t>parameters of type Real, Integer, Boolean, String</w:t>
                          </w:r>
                        </w:p>
                      </w:tc>
                    </w:tr>
                    <w:tr w:rsidR="00530EF9" w14:paraId="6C0798FE" w14:textId="77777777" w:rsidTr="00965B2D">
                      <w:tc>
                        <w:tcPr>
                          <w:tcW w:w="348" w:type="dxa"/>
                        </w:tcPr>
                        <w:p w14:paraId="6681EB25" w14:textId="77777777" w:rsidR="00530EF9" w:rsidRPr="00BD4780" w:rsidRDefault="00530EF9">
                          <w:pPr>
                            <w:rPr>
                              <w:b/>
                            </w:rPr>
                          </w:pPr>
                          <w:r w:rsidRPr="00BD4780">
                            <w:rPr>
                              <w:b/>
                            </w:rPr>
                            <w:t>u</w:t>
                          </w:r>
                        </w:p>
                      </w:tc>
                      <w:tc>
                        <w:tcPr>
                          <w:tcW w:w="4499" w:type="dxa"/>
                        </w:tcPr>
                        <w:p w14:paraId="2126E40D" w14:textId="77777777" w:rsidR="00530EF9" w:rsidRDefault="00530EF9">
                          <w:r>
                            <w:t>inputs of type Real, Integer, Boolean, String</w:t>
                          </w:r>
                        </w:p>
                      </w:tc>
                    </w:tr>
                    <w:tr w:rsidR="00530EF9" w14:paraId="315B19E1" w14:textId="77777777" w:rsidTr="00965B2D">
                      <w:tc>
                        <w:tcPr>
                          <w:tcW w:w="348" w:type="dxa"/>
                        </w:tcPr>
                        <w:p w14:paraId="7A85330B" w14:textId="77777777" w:rsidR="00530EF9" w:rsidRPr="00BD4780" w:rsidRDefault="00530EF9" w:rsidP="00CA4345">
                          <w:pPr>
                            <w:rPr>
                              <w:b/>
                            </w:rPr>
                          </w:pPr>
                          <w:r w:rsidRPr="00BD4780">
                            <w:rPr>
                              <w:b/>
                            </w:rPr>
                            <w:t>v</w:t>
                          </w:r>
                        </w:p>
                      </w:tc>
                      <w:tc>
                        <w:tcPr>
                          <w:tcW w:w="4499" w:type="dxa"/>
                        </w:tcPr>
                        <w:p w14:paraId="6304270D" w14:textId="77777777" w:rsidR="00530EF9" w:rsidRDefault="00530EF9" w:rsidP="00CA4345">
                          <w:r>
                            <w:t>all exposed variables</w:t>
                          </w:r>
                        </w:p>
                      </w:tc>
                    </w:tr>
                    <w:tr w:rsidR="00530EF9" w14:paraId="10940E48" w14:textId="77777777" w:rsidTr="00965B2D">
                      <w:tc>
                        <w:tcPr>
                          <w:tcW w:w="348" w:type="dxa"/>
                        </w:tcPr>
                        <w:p w14:paraId="0EFCA5C2" w14:textId="77777777" w:rsidR="00530EF9" w:rsidRPr="00BD4780" w:rsidRDefault="00530EF9">
                          <w:pPr>
                            <w:rPr>
                              <w:b/>
                            </w:rPr>
                          </w:pPr>
                          <w:r w:rsidRPr="00BD4780">
                            <w:rPr>
                              <w:b/>
                            </w:rPr>
                            <w:t>y</w:t>
                          </w:r>
                        </w:p>
                      </w:tc>
                      <w:tc>
                        <w:tcPr>
                          <w:tcW w:w="4499" w:type="dxa"/>
                        </w:tcPr>
                        <w:p w14:paraId="0D6FAEDD" w14:textId="77777777" w:rsidR="00530EF9" w:rsidRDefault="00530EF9">
                          <w:r>
                            <w:t>outputs of type Real, Integer, Boolean, String</w:t>
                          </w:r>
                        </w:p>
                      </w:tc>
                    </w:tr>
                  </w:tbl>
                  <w:p w14:paraId="1AF4AA43" w14:textId="77777777" w:rsidR="00530EF9" w:rsidRDefault="00530EF9"/>
                </w:txbxContent>
              </v:textbox>
            </v:shape>
            <v:shape id="_x0000_s2159" type="#_x0000_t202" style="position:absolute;left:3663;top:3101;width:4762;height:751" filled="f" fillcolor="#bbe0e3" stroked="f">
              <v:textbox style="mso-next-textbox:#_x0000_s2159;mso-fit-shape-to-text:t">
                <w:txbxContent>
                  <w:p w14:paraId="77C9FC0C" w14:textId="77777777" w:rsidR="00530EF9" w:rsidRPr="00A019C0" w:rsidRDefault="00530EF9"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2157" DrawAspect="Content" ObjectID="_1791657475" r:id="rId26"/>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44856077" w:rsidR="00990EFE" w:rsidRPr="0098259C" w:rsidRDefault="000D0261" w:rsidP="00B93F47">
      <w:pPr>
        <w:pStyle w:val="Beschriftung"/>
        <w:spacing w:before="0"/>
        <w:ind w:left="1163" w:hanging="879"/>
        <w:rPr>
          <w:b w:val="0"/>
        </w:rPr>
      </w:pPr>
      <w:bookmarkStart w:id="65" w:name="_Ref289631998"/>
      <w:bookmarkStart w:id="66" w:name="OLE_LINK5"/>
      <w:r w:rsidRPr="0098259C">
        <w:t xml:space="preserve">Figure </w:t>
      </w:r>
      <w:r w:rsidRPr="0098259C">
        <w:fldChar w:fldCharType="begin"/>
      </w:r>
      <w:r w:rsidRPr="0098259C">
        <w:instrText xml:space="preserve"> SEQ Figure \* ARABIC </w:instrText>
      </w:r>
      <w:r w:rsidRPr="0098259C">
        <w:fldChar w:fldCharType="separate"/>
      </w:r>
      <w:r w:rsidR="00EE265D">
        <w:rPr>
          <w:noProof/>
        </w:rPr>
        <w:t>1</w:t>
      </w:r>
      <w:r w:rsidRPr="0098259C">
        <w:fldChar w:fldCharType="end"/>
      </w:r>
      <w:bookmarkEnd w:id="65"/>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EE265D">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EE265D">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66"/>
    </w:p>
    <w:p w14:paraId="3478D83A" w14:textId="35762276" w:rsidR="00DE46C4" w:rsidRPr="0098259C" w:rsidRDefault="000A1398" w:rsidP="00DE46C4">
      <w:pPr>
        <w:pStyle w:val="Textkrper"/>
        <w:rPr>
          <w:rFonts w:eastAsia="MS Mincho"/>
        </w:rPr>
      </w:pPr>
      <w:bookmarkStart w:id="67" w:name="_Toc240646362"/>
      <w:bookmarkStart w:id="68" w:name="_Toc247884535"/>
      <w:bookmarkStart w:id="69" w:name="_Ref289411586"/>
      <w:r>
        <w:rPr>
          <w:rFonts w:eastAsia="MS Mincho"/>
        </w:rPr>
        <w:t>P</w:t>
      </w:r>
      <w:r w:rsidR="00DE46C4" w:rsidRPr="0098259C">
        <w:rPr>
          <w:rFonts w:eastAsia="MS Mincho"/>
        </w:rPr>
        <w:t xml:space="preserve">ublications for FMI are </w:t>
      </w:r>
      <w:r>
        <w:rPr>
          <w:rFonts w:eastAsia="MS Mincho"/>
        </w:rPr>
        <w:t xml:space="preserve">available from </w:t>
      </w:r>
      <w:r w:rsidR="00C928DF" w:rsidRPr="00C928DF">
        <w:t>https://fmi-standard.org/literature/</w:t>
      </w:r>
      <w:r>
        <w:rPr>
          <w:rFonts w:eastAsia="MS Mincho"/>
        </w:rPr>
        <w:t xml:space="preserve">, especially </w:t>
      </w:r>
      <w:r w:rsidR="00DE46C4" w:rsidRPr="0098259C">
        <w:rPr>
          <w:rFonts w:eastAsia="MS Mincho"/>
          <w:i/>
        </w:rPr>
        <w:t xml:space="preserve">Blochwitz et.al. </w:t>
      </w:r>
      <w:hyperlink r:id="rId27"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8"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berschrift2"/>
        <w:rPr>
          <w:rFonts w:eastAsia="MS Mincho"/>
        </w:rPr>
      </w:pPr>
      <w:bookmarkStart w:id="70" w:name="_Toc55136479"/>
      <w:r w:rsidRPr="0098259C">
        <w:rPr>
          <w:rFonts w:eastAsia="MS Mincho"/>
        </w:rPr>
        <w:t>Properties and Guiding Ideas</w:t>
      </w:r>
      <w:bookmarkEnd w:id="67"/>
      <w:bookmarkEnd w:id="68"/>
      <w:bookmarkEnd w:id="69"/>
      <w:bookmarkEnd w:id="70"/>
    </w:p>
    <w:p w14:paraId="32D084BF" w14:textId="77777777" w:rsidR="00990EFE" w:rsidRPr="0098259C" w:rsidRDefault="00990EFE" w:rsidP="00990EFE">
      <w:pPr>
        <w:pStyle w:val="Textkrper"/>
        <w:rPr>
          <w:lang w:eastAsia="ar-SA"/>
        </w:rPr>
      </w:pPr>
      <w:r w:rsidRPr="0098259C">
        <w:rPr>
          <w:lang w:eastAsia="ar-SA"/>
        </w:rPr>
        <w:t xml:space="preserve">In this section, properties are </w:t>
      </w:r>
      <w:proofErr w:type="gramStart"/>
      <w:r w:rsidRPr="0098259C">
        <w:rPr>
          <w:lang w:eastAsia="ar-SA"/>
        </w:rPr>
        <w:t>listed</w:t>
      </w:r>
      <w:proofErr w:type="gramEnd"/>
      <w:r w:rsidRPr="0098259C">
        <w:rPr>
          <w:lang w:eastAsia="ar-SA"/>
        </w:rPr>
        <w:t xml:space="preserve">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w:t>
      </w:r>
      <w:proofErr w:type="spellStart"/>
      <w:r w:rsidRPr="0098259C">
        <w:rPr>
          <w:lang w:eastAsia="ar-SA"/>
        </w:rPr>
        <w:t>self consistency</w:t>
      </w:r>
      <w:proofErr w:type="spellEnd"/>
      <w:r w:rsidRPr="0098259C">
        <w:rPr>
          <w:lang w:eastAsia="ar-SA"/>
        </w:rPr>
        <w:t xml:space="preserve"> of the interface functions. The listed issues are sorted, starting from high-level properties to low-level implementation issues. </w:t>
      </w:r>
    </w:p>
    <w:p w14:paraId="04815C12" w14:textId="0AEB5B35" w:rsidR="00990EFE" w:rsidRDefault="00990EFE" w:rsidP="00990EFE">
      <w:pPr>
        <w:pStyle w:val="Textkrper"/>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unotenzeichen"/>
          <w:rFonts w:eastAsia="Lucida Sans Unicode"/>
          <w:lang w:bidi="en-US"/>
        </w:rPr>
        <w:footnoteReference w:id="1"/>
      </w:r>
      <w:r w:rsidRPr="0098259C">
        <w:rPr>
          <w:rFonts w:eastAsia="Lucida Sans Unicode"/>
          <w:lang w:bidi="en-US"/>
        </w:rPr>
        <w:t xml:space="preserve"> can </w:t>
      </w:r>
      <w:r w:rsidR="00C42950">
        <w:rPr>
          <w:rFonts w:eastAsia="Lucida Sans Unicode"/>
          <w:lang w:bidi="en-US"/>
        </w:rPr>
        <w:t xml:space="preserve">be transformed </w:t>
      </w:r>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0216B755" w:rsidR="007D4919" w:rsidRDefault="002358C2" w:rsidP="00990EFE">
      <w:pPr>
        <w:pStyle w:val="Textkrper"/>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r w:rsidR="00FA34C4">
        <w:rPr>
          <w:rFonts w:eastAsia="Lucida Sans Unicode"/>
          <w:lang w:bidi="en-US"/>
        </w:rPr>
        <w:t xml:space="preserve">The </w:t>
      </w:r>
      <w:r w:rsidRPr="002358C2">
        <w:rPr>
          <w:rFonts w:eastAsia="Lucida Sans Unicode"/>
          <w:lang w:bidi="en-US"/>
        </w:rPr>
        <w:t>FMI is expected to be supported by many simulation tools worldwide.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Textkrper"/>
        <w:ind w:left="720" w:hanging="720"/>
        <w:rPr>
          <w:rFonts w:eastAsia="Lucida Sans Unicode"/>
          <w:lang w:bidi="en-US"/>
        </w:rPr>
      </w:pPr>
      <w:r w:rsidRPr="0098259C">
        <w:rPr>
          <w:rFonts w:eastAsia="Lucida Sans Unicode"/>
          <w:i/>
          <w:iCs/>
          <w:lang w:bidi="en-US"/>
        </w:rPr>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2278F6FE" w:rsidR="00990EFE" w:rsidRPr="0098259C" w:rsidRDefault="00990EFE" w:rsidP="00990EFE">
      <w:pPr>
        <w:pStyle w:val="Textkrper"/>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an FMU</w:t>
      </w:r>
      <w:r w:rsidR="000E642C">
        <w:rPr>
          <w:lang w:eastAsia="ar-SA"/>
        </w:rPr>
        <w:t xml:space="preserve"> </w:t>
      </w:r>
      <w:r w:rsidR="000E642C" w:rsidRPr="0098259C">
        <w:rPr>
          <w:lang w:eastAsia="ar-SA"/>
        </w:rPr>
        <w:t>to run</w:t>
      </w:r>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r w:rsidR="00AA6E80">
        <w:rPr>
          <w:lang w:eastAsia="ar-SA"/>
        </w:rPr>
        <w:t>for example,</w:t>
      </w:r>
      <w:r w:rsidRPr="0098259C">
        <w:rPr>
          <w:lang w:eastAsia="ar-SA"/>
        </w:rPr>
        <w:t xml:space="preserve"> as part of an AUTOSAR SWC. Keeping the FMU independent of the target processor increases the usability of the FMU and is even required by the AUTOSAR software component model. Implementation: </w:t>
      </w:r>
      <w:r w:rsidR="00F92C05">
        <w:rPr>
          <w:lang w:eastAsia="ar-SA"/>
        </w:rPr>
        <w:t>U</w:t>
      </w:r>
      <w:r w:rsidRPr="0098259C">
        <w:rPr>
          <w:lang w:eastAsia="ar-SA"/>
        </w:rPr>
        <w:t>sing a textual FMU (distribute the C source of the FMU).</w:t>
      </w:r>
    </w:p>
    <w:p w14:paraId="2750298D" w14:textId="6E153511" w:rsidR="00990EFE" w:rsidRPr="0098259C" w:rsidRDefault="00990EFE" w:rsidP="00990EFE">
      <w:pPr>
        <w:pStyle w:val="Textkrper"/>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r w:rsidR="00F92C05">
        <w:rPr>
          <w:lang w:eastAsia="ar-SA"/>
        </w:rPr>
        <w:t>U</w:t>
      </w:r>
      <w:r w:rsidRPr="0098259C">
        <w:rPr>
          <w:lang w:eastAsia="ar-SA"/>
        </w:rPr>
        <w:t>sing a binary FMU. When generating a binary FMU</w:t>
      </w:r>
      <w:r w:rsidR="00AA6E80">
        <w:rPr>
          <w:lang w:eastAsia="ar-SA"/>
        </w:rPr>
        <w:t xml:space="preserve"> such as</w:t>
      </w:r>
      <w:r w:rsidRPr="0098259C">
        <w:rPr>
          <w:lang w:eastAsia="ar-SA"/>
        </w:rPr>
        <w:t xml:space="preserve"> a Windows dynamic link library (.</w:t>
      </w:r>
      <w:proofErr w:type="spellStart"/>
      <w:r w:rsidRPr="0098259C">
        <w:rPr>
          <w:lang w:eastAsia="ar-SA"/>
        </w:rPr>
        <w:t>dll</w:t>
      </w:r>
      <w:proofErr w:type="spellEnd"/>
      <w:r w:rsidRPr="0098259C">
        <w:rPr>
          <w:lang w:eastAsia="ar-SA"/>
        </w:rPr>
        <w:t xml:space="preserve">)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Textkrper"/>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r w:rsidR="00F92C05">
        <w:rPr>
          <w:lang w:eastAsia="ar-SA"/>
        </w:rPr>
        <w:t>-</w:t>
      </w:r>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5D965356" w:rsidR="00990EFE" w:rsidRPr="0098259C" w:rsidRDefault="00990EFE" w:rsidP="00990EFE">
      <w:pPr>
        <w:pStyle w:val="Textkrper"/>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r w:rsidR="009C6BEE">
        <w:rPr>
          <w:lang w:eastAsia="ar-SA"/>
        </w:rPr>
        <w:t>,</w:t>
      </w:r>
      <w:r w:rsidRPr="0098259C">
        <w:rPr>
          <w:lang w:eastAsia="ar-SA"/>
        </w:rPr>
        <w:t xml:space="preserve"> a microprocessor),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that is not needed on the microprocessor where the executable might run.</w:t>
      </w:r>
    </w:p>
    <w:p w14:paraId="6B3D59C5" w14:textId="294CE539" w:rsidR="00990EFE" w:rsidRPr="0098259C" w:rsidRDefault="00990EFE" w:rsidP="00990EFE">
      <w:pPr>
        <w:pStyle w:val="Textkrper"/>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(wh</w:t>
      </w:r>
      <w:r w:rsidR="00CE53C8">
        <w:rPr>
          <w:lang w:eastAsia="ar-SA"/>
        </w:rPr>
        <w:t>ich</w:t>
      </w:r>
      <w:r w:rsidRPr="0098259C">
        <w:rPr>
          <w:lang w:eastAsia="ar-SA"/>
        </w:rPr>
        <w:t xml:space="preserve">ever </w:t>
      </w:r>
      <w:r w:rsidR="00CE53C8">
        <w:rPr>
          <w:lang w:eastAsia="ar-SA"/>
        </w:rPr>
        <w:t>contains</w:t>
      </w:r>
      <w:r w:rsidR="00CE53C8" w:rsidRPr="0098259C">
        <w:rPr>
          <w:lang w:eastAsia="ar-SA"/>
        </w:rPr>
        <w:t xml:space="preserve"> </w:t>
      </w:r>
      <w:r w:rsidRPr="0098259C">
        <w:rPr>
          <w:lang w:eastAsia="ar-SA"/>
        </w:rPr>
        <w:t>the model data) to ease implementation by different tool vendors.</w:t>
      </w:r>
    </w:p>
    <w:p w14:paraId="2BA9D633" w14:textId="0602934D" w:rsidR="00990EFE" w:rsidRPr="0098259C" w:rsidRDefault="00990EFE" w:rsidP="00990EFE">
      <w:pPr>
        <w:pStyle w:val="Textkrper"/>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w:t>
      </w:r>
      <w:proofErr w:type="gramStart"/>
      <w:r w:rsidRPr="0098259C">
        <w:rPr>
          <w:lang w:eastAsia="ar-SA"/>
        </w:rPr>
        <w:t>be connected with</w:t>
      </w:r>
      <w:proofErr w:type="gramEnd"/>
      <w:r w:rsidRPr="0098259C">
        <w:rPr>
          <w:lang w:eastAsia="ar-SA"/>
        </w:rPr>
        <w:t xml:space="preserve"> direct feedthrough. Moreover, an FMU may contain nested FMUs. </w:t>
      </w:r>
    </w:p>
    <w:p w14:paraId="2D8B3147" w14:textId="4F4FFE61" w:rsidR="00990EFE" w:rsidRPr="0098259C" w:rsidRDefault="00990EFE" w:rsidP="00990EFE">
      <w:pPr>
        <w:pStyle w:val="Textkrper"/>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r w:rsidR="00E906FD">
        <w:rPr>
          <w:rFonts w:eastAsia="Lucida Sans Unicode"/>
          <w:lang w:bidi="en-US"/>
        </w:rPr>
        <w:t>,</w:t>
      </w:r>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2BD9B16A" w:rsidR="00990EFE" w:rsidRPr="0098259C" w:rsidRDefault="00990EFE" w:rsidP="00990EFE">
      <w:pPr>
        <w:pStyle w:val="Textkrper"/>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r w:rsidR="00CE53C8">
        <w:rPr>
          <w:rFonts w:eastAsia="Lucida Sans Unicode" w:cs="Tahoma"/>
          <w:color w:val="000000"/>
          <w:lang w:bidi="en-US"/>
        </w:rPr>
        <w:t>for example</w:t>
      </w:r>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Textkrper"/>
        <w:ind w:left="720" w:hanging="720"/>
        <w:rPr>
          <w:lang w:eastAsia="ar-SA"/>
        </w:rPr>
      </w:pPr>
      <w:r w:rsidRPr="0098259C">
        <w:rPr>
          <w:i/>
          <w:iCs/>
          <w:lang w:eastAsia="ar-SA"/>
        </w:rPr>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 xml:space="preserve">simulator will use numerical solvers. These solvers require vectors for states, </w:t>
      </w:r>
      <w:proofErr w:type="gramStart"/>
      <w:r w:rsidRPr="0098259C">
        <w:rPr>
          <w:lang w:eastAsia="ar-SA"/>
        </w:rPr>
        <w:t>derivatives</w:t>
      </w:r>
      <w:proofErr w:type="gramEnd"/>
      <w:r w:rsidRPr="0098259C">
        <w:rPr>
          <w:lang w:eastAsia="ar-SA"/>
        </w:rPr>
        <w:t xml:space="preserve"> and zero-crossing functions. The FMU directly fills the values of such vectors provided by the solvers. Reason: minimize execution time. The exposure of these </w:t>
      </w:r>
      <w:proofErr w:type="gramStart"/>
      <w:r w:rsidRPr="0098259C">
        <w:rPr>
          <w:lang w:eastAsia="ar-SA"/>
        </w:rPr>
        <w:t>vectors</w:t>
      </w:r>
      <w:proofErr w:type="gramEnd"/>
      <w:r w:rsidRPr="0098259C">
        <w:rPr>
          <w:lang w:eastAsia="ar-SA"/>
        </w:rPr>
        <w:t xml:space="preserve"> conflicts somewhat with the 'hide data structure' requirement, but the efficiency gain justifies this.</w:t>
      </w:r>
    </w:p>
    <w:p w14:paraId="426A7B6D" w14:textId="5977EB13" w:rsidR="00990EFE" w:rsidRPr="0098259C" w:rsidRDefault="00990EFE" w:rsidP="00990EFE">
      <w:pPr>
        <w:pStyle w:val="Textkrper"/>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r w:rsidR="00AD7ED8">
        <w:rPr>
          <w:lang w:eastAsia="ar-SA"/>
        </w:rPr>
        <w:t>,</w:t>
      </w:r>
      <w:r w:rsidRPr="0098259C">
        <w:rPr>
          <w:lang w:eastAsia="ar-SA"/>
        </w:rPr>
        <w:t xml:space="preserve"> an operator (such as '</w:t>
      </w:r>
      <w:proofErr w:type="spellStart"/>
      <w:r w:rsidRPr="0098259C">
        <w:rPr>
          <w:lang w:eastAsia="ar-SA"/>
        </w:rPr>
        <w:t>compute_derivatives</w:t>
      </w:r>
      <w:proofErr w:type="spellEnd"/>
      <w:r w:rsidRPr="0098259C">
        <w:rPr>
          <w:lang w:eastAsia="ar-SA"/>
        </w:rPr>
        <w:t>')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r w:rsidR="00CE53C8">
        <w:rPr>
          <w:lang w:eastAsia="ar-SA"/>
        </w:rPr>
        <w:t>than</w:t>
      </w:r>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Textkrper"/>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r w:rsidR="00CE53C8">
        <w:rPr>
          <w:lang w:eastAsia="ar-SA"/>
        </w:rPr>
        <w:t>-</w:t>
      </w:r>
      <w:r w:rsidRPr="0098259C">
        <w:rPr>
          <w:lang w:eastAsia="ar-SA"/>
        </w:rPr>
        <w:t>to</w:t>
      </w:r>
      <w:r w:rsidR="00CE53C8">
        <w:rPr>
          <w:lang w:eastAsia="ar-SA"/>
        </w:rPr>
        <w:t>-</w:t>
      </w:r>
      <w:r w:rsidRPr="0098259C">
        <w:rPr>
          <w:lang w:eastAsia="ar-SA"/>
        </w:rPr>
        <w:t>use, and hence attractive API with a compact documentation.</w:t>
      </w:r>
    </w:p>
    <w:p w14:paraId="525D48E1" w14:textId="77777777" w:rsidR="00990EFE" w:rsidRPr="0098259C" w:rsidRDefault="00990EFE" w:rsidP="00990EFE">
      <w:pPr>
        <w:pStyle w:val="Textkrper"/>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63427CEC" w:rsidR="00990EFE" w:rsidRPr="0098259C" w:rsidRDefault="00990EFE" w:rsidP="00990EFE">
      <w:pPr>
        <w:pStyle w:val="Textkrper"/>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run</w:t>
      </w:r>
      <w:r w:rsidR="00FA7841">
        <w:rPr>
          <w:lang w:eastAsia="ar-SA"/>
        </w:rPr>
        <w:t>-</w:t>
      </w:r>
      <w:r w:rsidR="00D33F4D" w:rsidRPr="0098259C">
        <w:rPr>
          <w:lang w:eastAsia="ar-SA"/>
        </w:rPr>
        <w:t>time errors due to incompatible run</w:t>
      </w:r>
      <w:r w:rsidR="00FA7841">
        <w:rPr>
          <w:lang w:eastAsia="ar-SA"/>
        </w:rPr>
        <w:t>-</w:t>
      </w:r>
      <w:r w:rsidR="00D33F4D" w:rsidRPr="0098259C">
        <w:rPr>
          <w:lang w:eastAsia="ar-SA"/>
        </w:rPr>
        <w:t>time environments for different components</w:t>
      </w:r>
      <w:r w:rsidRPr="0098259C">
        <w:rPr>
          <w:lang w:eastAsia="ar-SA"/>
        </w:rPr>
        <w:t>.</w:t>
      </w:r>
    </w:p>
    <w:p w14:paraId="245E26EF" w14:textId="77777777" w:rsidR="00990EFE" w:rsidRDefault="00990EFE" w:rsidP="00990EFE">
      <w:pPr>
        <w:pStyle w:val="Textkrper"/>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Textkrper"/>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Textkrper"/>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8BF606D" w:rsidR="00990EFE" w:rsidRPr="0098259C" w:rsidRDefault="00990EFE" w:rsidP="00990EFE">
      <w:pPr>
        <w:pStyle w:val="Textkrper"/>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r w:rsidR="002270FD">
        <w:rPr>
          <w:lang w:eastAsia="ar-SA"/>
        </w:rPr>
        <w:t>.</w:t>
      </w:r>
      <w:r w:rsidRPr="0098259C">
        <w:rPr>
          <w:lang w:eastAsia="ar-SA"/>
        </w:rPr>
        <w:t xml:space="preserve"> </w:t>
      </w:r>
    </w:p>
    <w:p w14:paraId="67CF0EC2" w14:textId="30E2DE49" w:rsidR="00990EFE" w:rsidRPr="0098259C" w:rsidRDefault="000A1398" w:rsidP="006E60E6">
      <w:pPr>
        <w:pStyle w:val="Textkrper"/>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r w:rsidR="002270FD" w:rsidRPr="0098259C">
        <w:t>(ODE</w:t>
      </w:r>
      <w:r w:rsidR="00CE53C8">
        <w:t>s</w:t>
      </w:r>
      <w:r w:rsidR="002270FD" w:rsidRPr="0098259C">
        <w:t>)</w:t>
      </w:r>
      <w:r w:rsidR="00990EFE" w:rsidRPr="0098259C">
        <w:t xml:space="preserve"> in state space form. It is not for a general differential-algebraic equation system.</w:t>
      </w:r>
      <w:r w:rsidR="00BE0369" w:rsidRPr="0098259C">
        <w:t xml:space="preserve"> However, algebraic equation systems inside the FMU are supported (</w:t>
      </w:r>
      <w:r w:rsidR="000061EF" w:rsidRPr="0098259C">
        <w:t>for example</w:t>
      </w:r>
      <w:r w:rsidR="002270FD">
        <w:t>,</w:t>
      </w:r>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7AA20388" w:rsidR="00990EFE" w:rsidRPr="0098259C" w:rsidRDefault="00990EFE" w:rsidP="006E60E6">
      <w:pPr>
        <w:pStyle w:val="Textkrper-Zeileneinzug"/>
        <w:numPr>
          <w:ilvl w:val="0"/>
          <w:numId w:val="25"/>
        </w:numPr>
        <w:spacing w:before="120"/>
      </w:pPr>
      <w:r w:rsidRPr="0098259C">
        <w:t xml:space="preserve">Special features </w:t>
      </w:r>
      <w:r w:rsidR="002270FD">
        <w:t>that</w:t>
      </w:r>
      <w:r w:rsidR="002270FD" w:rsidRPr="0098259C">
        <w:t xml:space="preserve"> </w:t>
      </w:r>
      <w:r w:rsidRPr="0098259C">
        <w:t>might be useful for multibody system programs, like SIMPACK, are not included.</w:t>
      </w:r>
    </w:p>
    <w:p w14:paraId="05D3119D" w14:textId="346E83C6" w:rsidR="00990EFE" w:rsidRPr="0098259C" w:rsidRDefault="00990EFE" w:rsidP="006E60E6">
      <w:pPr>
        <w:pStyle w:val="Textkrper"/>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r w:rsidR="000B3E69">
        <w:t>,</w:t>
      </w:r>
      <w:r w:rsidR="007D4919">
        <w:t xml:space="preserve"> derivatives of the model with respect to parameters during continuous integration </w:t>
      </w:r>
      <w:r w:rsidRPr="0098259C">
        <w:t>are not included.</w:t>
      </w:r>
    </w:p>
    <w:p w14:paraId="0D577A8C" w14:textId="77777777" w:rsidR="00990EFE" w:rsidRPr="0098259C" w:rsidRDefault="00990EFE" w:rsidP="006E60E6">
      <w:pPr>
        <w:pStyle w:val="Textkrper"/>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Textkrper-Zeileneinzug"/>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71" w:name="_Toc240646363"/>
      <w:bookmarkStart w:id="72" w:name="_Toc247884536"/>
      <w:r>
        <w:br w:type="page"/>
      </w:r>
    </w:p>
    <w:p w14:paraId="1C712CBD" w14:textId="77777777" w:rsidR="00990EFE" w:rsidRPr="0098259C" w:rsidRDefault="00990EFE" w:rsidP="00990EFE">
      <w:pPr>
        <w:pStyle w:val="berschrift2"/>
      </w:pPr>
      <w:bookmarkStart w:id="73" w:name="_Toc55136480"/>
      <w:r w:rsidRPr="0098259C">
        <w:t>Acknowledgements</w:t>
      </w:r>
      <w:bookmarkEnd w:id="71"/>
      <w:bookmarkEnd w:id="72"/>
      <w:bookmarkEnd w:id="73"/>
    </w:p>
    <w:p w14:paraId="3CCE153E" w14:textId="52FF6DA0" w:rsidR="00990EFE" w:rsidRPr="0098259C" w:rsidRDefault="007D4919" w:rsidP="00990EFE">
      <w:pPr>
        <w:pStyle w:val="Textkrper"/>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9"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proofErr w:type="spellStart"/>
      <w:r w:rsidRPr="0098259C">
        <w:t>QTronic</w:t>
      </w:r>
      <w:proofErr w:type="spellEnd"/>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w:t>
      </w:r>
      <w:proofErr w:type="spellStart"/>
      <w:r w:rsidRPr="0098259C">
        <w:t>Förderkennzeichen</w:t>
      </w:r>
      <w:proofErr w:type="spellEnd"/>
      <w:r w:rsidRPr="0098259C">
        <w:t xml:space="preserve">: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 xml:space="preserve">assault </w:t>
      </w:r>
      <w:proofErr w:type="spellStart"/>
      <w:r w:rsidR="00CA2B0C">
        <w:t>Systèmes</w:t>
      </w:r>
      <w:proofErr w:type="spellEnd"/>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Textkrper"/>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30" w:history="1">
        <w:r w:rsidR="00D5563E" w:rsidRPr="00D5563E">
          <w:rPr>
            <w:rStyle w:val="Hyperlink"/>
          </w:rPr>
          <w:t>https://itea3.org/project/modrio.html</w:t>
        </w:r>
      </w:hyperlink>
      <w:r>
        <w:t>).</w:t>
      </w:r>
    </w:p>
    <w:p w14:paraId="1788150E" w14:textId="77777777" w:rsidR="007B0F62" w:rsidRDefault="007B0F62" w:rsidP="006E60E6">
      <w:pPr>
        <w:pStyle w:val="Textkrper"/>
        <w:numPr>
          <w:ilvl w:val="0"/>
          <w:numId w:val="58"/>
        </w:numPr>
      </w:pPr>
      <w:r>
        <w:t xml:space="preserve">DLR, ITI GmbH, </w:t>
      </w:r>
      <w:proofErr w:type="spellStart"/>
      <w:r>
        <w:t>QTronic</w:t>
      </w:r>
      <w:proofErr w:type="spellEnd"/>
      <w:r>
        <w:t xml:space="preserve"> GmbH and SIMPACK AG thank BMBF for partial funding of this work within MODRIO (BMBF </w:t>
      </w:r>
      <w:proofErr w:type="spellStart"/>
      <w:r>
        <w:t>Förderkennzeichen</w:t>
      </w:r>
      <w:proofErr w:type="spellEnd"/>
      <w:r>
        <w:t>: 01IS12022E).</w:t>
      </w:r>
    </w:p>
    <w:p w14:paraId="5A9C66AB" w14:textId="040ABFFB" w:rsidR="007B0F62" w:rsidRPr="0098259C" w:rsidRDefault="007B0F62" w:rsidP="006E60E6">
      <w:pPr>
        <w:pStyle w:val="BulletItemFirst"/>
        <w:numPr>
          <w:ilvl w:val="0"/>
          <w:numId w:val="58"/>
        </w:numPr>
        <w:spacing w:before="120"/>
      </w:pPr>
      <w:r w:rsidRPr="0098259C">
        <w:t>D</w:t>
      </w:r>
      <w:r>
        <w:t xml:space="preserve">assault </w:t>
      </w:r>
      <w:proofErr w:type="spellStart"/>
      <w:r>
        <w:t>Systèmes</w:t>
      </w:r>
      <w:proofErr w:type="spellEnd"/>
      <w:r w:rsidRPr="0098259C">
        <w:t xml:space="preserve"> </w:t>
      </w:r>
      <w:r w:rsidR="0058564A">
        <w:t>(Sweden)</w:t>
      </w:r>
      <w:r>
        <w:t xml:space="preserve">, Linköping University and </w:t>
      </w:r>
      <w:proofErr w:type="spellStart"/>
      <w:r>
        <w:t>Modelon</w:t>
      </w:r>
      <w:proofErr w:type="spellEnd"/>
      <w:r>
        <w:t xml:space="preserve">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berschrift1"/>
      </w:pPr>
      <w:bookmarkStart w:id="74" w:name="_Ref289418462"/>
      <w:bookmarkStart w:id="75" w:name="_Toc55136481"/>
      <w:bookmarkStart w:id="76" w:name="_Ref240515678"/>
      <w:bookmarkStart w:id="77" w:name="_Ref240515685"/>
      <w:bookmarkStart w:id="78" w:name="_Toc240646364"/>
      <w:bookmarkStart w:id="79" w:name="_Toc247884537"/>
      <w:r w:rsidRPr="0098259C">
        <w:t>F</w:t>
      </w:r>
      <w:r w:rsidR="00592436" w:rsidRPr="0098259C">
        <w:t>MI Common Concepts</w:t>
      </w:r>
      <w:bookmarkEnd w:id="74"/>
      <w:r w:rsidR="00564CCD" w:rsidRPr="0098259C">
        <w:t xml:space="preserve"> for Model Exchange and Co-Simulation</w:t>
      </w:r>
      <w:bookmarkEnd w:id="75"/>
    </w:p>
    <w:p w14:paraId="2F170CC2" w14:textId="185D9FD2" w:rsidR="00DD4124" w:rsidRPr="0098259C" w:rsidRDefault="00EE20B3" w:rsidP="00DD4124">
      <w:pPr>
        <w:pStyle w:val="Textkrper"/>
      </w:pPr>
      <w:r>
        <w:t xml:space="preserve"> The concepts defined in this chapter</w:t>
      </w:r>
      <w:r w:rsidR="00EE3F8F" w:rsidRPr="0098259C">
        <w:t xml:space="preserve"> are common for “model exchange” and “co-simulation”.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00EE3F8F" w:rsidRPr="0098259C">
        <w:t xml:space="preserve"> identical</w:t>
      </w:r>
      <w:r w:rsidR="00DD4124" w:rsidRPr="0098259C">
        <w:t xml:space="preserve">. The </w:t>
      </w:r>
      <w:r w:rsidR="000954E9" w:rsidRPr="0098259C">
        <w:t xml:space="preserve">definitions </w:t>
      </w:r>
      <w:r w:rsidR="00DD4124" w:rsidRPr="0098259C">
        <w:t xml:space="preserve">that are specific to the </w:t>
      </w:r>
      <w:proofErr w:type="gramStart"/>
      <w:r w:rsidR="00DD4124" w:rsidRPr="0098259C">
        <w:t xml:space="preserve">particular </w:t>
      </w:r>
      <w:r w:rsidR="000954E9" w:rsidRPr="0098259C">
        <w:t>case</w:t>
      </w:r>
      <w:r>
        <w:t>s</w:t>
      </w:r>
      <w:proofErr w:type="gramEnd"/>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EE265D">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EE265D">
        <w:t>4</w:t>
      </w:r>
      <w:r w:rsidR="000954E9" w:rsidRPr="0098259C">
        <w:fldChar w:fldCharType="end"/>
      </w:r>
      <w:r w:rsidR="00DD4124" w:rsidRPr="0098259C">
        <w:t xml:space="preserve">. </w:t>
      </w:r>
    </w:p>
    <w:p w14:paraId="22514B51" w14:textId="28BB667F" w:rsidR="001B2BD4" w:rsidRPr="0098259C" w:rsidRDefault="001B2BD4" w:rsidP="000954E9">
      <w:pPr>
        <w:pStyle w:val="Textkrper"/>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r w:rsidR="006C36ED">
        <w:t xml:space="preserve"> that</w:t>
      </w:r>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berschrift2"/>
      </w:pPr>
      <w:bookmarkStart w:id="80" w:name="_Ref288030525"/>
      <w:bookmarkStart w:id="81" w:name="_Ref289411602"/>
      <w:bookmarkStart w:id="82" w:name="_Toc55136482"/>
      <w:r w:rsidRPr="0098259C">
        <w:t xml:space="preserve">FMI </w:t>
      </w:r>
      <w:bookmarkEnd w:id="80"/>
      <w:r w:rsidRPr="0098259C">
        <w:t>Application Programming Interface</w:t>
      </w:r>
      <w:bookmarkEnd w:id="81"/>
      <w:bookmarkEnd w:id="82"/>
    </w:p>
    <w:p w14:paraId="0E79AD1A" w14:textId="77777777" w:rsidR="00D96DA8" w:rsidRDefault="001B2BD4" w:rsidP="001B2BD4">
      <w:pPr>
        <w:pStyle w:val="Textkrper"/>
      </w:pPr>
      <w:r w:rsidRPr="0098259C">
        <w:t xml:space="preserve">This section contains the common interface definitions to execute functions of </w:t>
      </w:r>
      <w:r w:rsidR="000954E9" w:rsidRPr="0098259C">
        <w:t>an FMU f</w:t>
      </w:r>
      <w:r w:rsidRPr="0098259C">
        <w:t>rom a C program.</w:t>
      </w:r>
    </w:p>
    <w:p w14:paraId="6CF2754A" w14:textId="3857DBBF" w:rsidR="001B2BD4" w:rsidRDefault="00D96DA8" w:rsidP="001B2BD4">
      <w:pPr>
        <w:pStyle w:val="Textkrper"/>
      </w:pPr>
      <w:r>
        <w:t>Note</w:t>
      </w:r>
      <w:r w:rsidR="006C36ED">
        <w:t xml:space="preserve"> that</w:t>
      </w:r>
      <w:r>
        <w:t xml:space="preserve"> the following general properties hold for an FMU:</w:t>
      </w:r>
    </w:p>
    <w:p w14:paraId="2C8A9697" w14:textId="608B19B9" w:rsidR="00D96DA8" w:rsidRDefault="00D96DA8" w:rsidP="002F3E46">
      <w:pPr>
        <w:pStyle w:val="Textkrper"/>
        <w:numPr>
          <w:ilvl w:val="0"/>
          <w:numId w:val="53"/>
        </w:numPr>
      </w:pPr>
      <w:r>
        <w:t>FMI function</w:t>
      </w:r>
      <w:r w:rsidR="007E0F17">
        <w:t>s of one instance do</w:t>
      </w:r>
      <w:r w:rsidR="00E223F8">
        <w:t xml:space="preserve"> </w:t>
      </w:r>
      <w:r w:rsidR="007E0F17">
        <w:t>n</w:t>
      </w:r>
      <w:r w:rsidR="00E223F8">
        <w:t>o</w:t>
      </w:r>
      <w:r w:rsidR="007E0F17">
        <w:t xml:space="preserve">t </w:t>
      </w:r>
      <w:r w:rsidR="00437F3C">
        <w:t>need</w:t>
      </w:r>
      <w:r w:rsidR="007E0F17">
        <w:t xml:space="preserve"> to be </w:t>
      </w:r>
      <w:proofErr w:type="gramStart"/>
      <w:r w:rsidR="00272754">
        <w:t>thread-</w:t>
      </w:r>
      <w:r w:rsidR="007E0F17">
        <w:t>safe</w:t>
      </w:r>
      <w:proofErr w:type="gramEnd"/>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EE265D">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EE265D">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049AA2B" w:rsidR="00B04343" w:rsidRDefault="004149F1" w:rsidP="002F3E46">
      <w:pPr>
        <w:pStyle w:val="Textkrper"/>
        <w:numPr>
          <w:ilvl w:val="0"/>
          <w:numId w:val="53"/>
        </w:numPr>
      </w:pPr>
      <w:r>
        <w:t>FMI functions must not cha</w:t>
      </w:r>
      <w:r w:rsidR="009826BC">
        <w:t xml:space="preserve">nge global settings which affect </w:t>
      </w:r>
      <w:r>
        <w:t xml:space="preserve">other processes/threads. An FMI function may change settings of the process/thread in which it is called (such as </w:t>
      </w:r>
      <w:proofErr w:type="gramStart"/>
      <w:r>
        <w:t>floating point</w:t>
      </w:r>
      <w:proofErr w:type="gramEnd"/>
      <w:r>
        <w:t xml:space="preserve"> control registers), provided these changes are restored before leaving the function or before a callback function is called. </w:t>
      </w:r>
      <w:r w:rsidR="00B94B26">
        <w:br/>
      </w:r>
      <w:r w:rsidR="00F03D5F">
        <w:t>[</w:t>
      </w:r>
      <w:r w:rsidR="00E223F8">
        <w:rPr>
          <w:i/>
        </w:rPr>
        <w:t>Th</w:t>
      </w:r>
      <w:r w:rsidR="0048044E">
        <w:rPr>
          <w:i/>
        </w:rPr>
        <w:t>is property ensures that</w:t>
      </w:r>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 xml:space="preserve">If an FMI function changes for example the </w:t>
      </w:r>
      <w:proofErr w:type="gramStart"/>
      <w:r w:rsidR="00B94B26" w:rsidRPr="007B0F62">
        <w:rPr>
          <w:i/>
        </w:rPr>
        <w:t>floating point</w:t>
      </w:r>
      <w:proofErr w:type="gramEnd"/>
      <w:r w:rsidR="00B94B26" w:rsidRPr="007B0F62">
        <w:rPr>
          <w:i/>
        </w:rPr>
        <w:t xml:space="preserve"> control word of the CPU, it must restore the previous value before return of the function. For x86 CPUs, the </w:t>
      </w:r>
      <w:proofErr w:type="gramStart"/>
      <w:r w:rsidR="00B94B26" w:rsidRPr="007B0F62">
        <w:rPr>
          <w:i/>
        </w:rPr>
        <w:t>floating point</w:t>
      </w:r>
      <w:proofErr w:type="gramEnd"/>
      <w:r w:rsidR="00B94B26" w:rsidRPr="007B0F62">
        <w:rPr>
          <w:i/>
        </w:rPr>
        <w:t xml:space="preserve"> control word is set using the </w:t>
      </w:r>
      <w:proofErr w:type="spellStart"/>
      <w:r w:rsidR="00B94B26" w:rsidRPr="007B0F62">
        <w:rPr>
          <w:i/>
        </w:rPr>
        <w:t>fldcw</w:t>
      </w:r>
      <w:proofErr w:type="spellEnd"/>
      <w:r w:rsidR="00B94B26" w:rsidRPr="007B0F62">
        <w:rPr>
          <w:i/>
        </w:rPr>
        <w:t xml:space="preserve"> instruction. This can be used to switch on additional exceptions such as "floating point division by zero". An FMU might temporarily change the </w:t>
      </w:r>
      <w:proofErr w:type="gramStart"/>
      <w:r w:rsidR="00B94B26" w:rsidRPr="007B0F62">
        <w:rPr>
          <w:i/>
        </w:rPr>
        <w:t>floating point</w:t>
      </w:r>
      <w:proofErr w:type="gramEnd"/>
      <w:r w:rsidR="00B94B26" w:rsidRPr="007B0F62">
        <w:rPr>
          <w:i/>
        </w:rPr>
        <w:t xml:space="preserve">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berschrift3"/>
      </w:pPr>
      <w:bookmarkStart w:id="83" w:name="_Ref289261358"/>
      <w:bookmarkStart w:id="84" w:name="_Toc55136483"/>
      <w:r w:rsidRPr="0098259C">
        <w:t>Header Files and Naming of Functions</w:t>
      </w:r>
      <w:bookmarkEnd w:id="83"/>
      <w:bookmarkEnd w:id="84"/>
    </w:p>
    <w:p w14:paraId="0A2589DE" w14:textId="78BFA489" w:rsidR="00656E44" w:rsidRPr="0098259C" w:rsidRDefault="00974F59" w:rsidP="00656E44">
      <w:pPr>
        <w:pStyle w:val="Textkrper"/>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D2781E">
        <w:rPr>
          <w:rStyle w:val="CODE"/>
          <w:spacing w:val="0"/>
          <w:lang w:eastAsia="en-US"/>
        </w:rPr>
        <w:t>fmi2</w:t>
      </w:r>
      <w:r w:rsidR="00656E44" w:rsidRPr="0098259C">
        <w:t>”:</w:t>
      </w:r>
    </w:p>
    <w:p w14:paraId="5D26CF7B" w14:textId="2571B8B6"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r w:rsidR="00D75A5A">
        <w:t>,</w:t>
      </w:r>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r w:rsidRPr="0098259C">
        <w:rPr>
          <w:u w:val="single"/>
        </w:rPr>
        <w:t>recompiled</w:t>
      </w:r>
      <w:r w:rsidRPr="0098259C">
        <w:t xml:space="preserve"> with the header file used by the </w:t>
      </w:r>
      <w:r w:rsidRPr="0098259C">
        <w:rPr>
          <w:u w:val="single"/>
        </w:rPr>
        <w:t>target simulator</w:t>
      </w:r>
      <w:r w:rsidRPr="0098259C">
        <w:t>. Note</w:t>
      </w:r>
      <w:r w:rsidR="006C36ED">
        <w:t xml:space="preserve"> that</w:t>
      </w:r>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EE265D">
        <w:t>2.1.4</w:t>
      </w:r>
      <w:r w:rsidRPr="0098259C">
        <w:fldChar w:fldCharType="end"/>
      </w:r>
      <w:r w:rsidR="000F749E">
        <w:t>)</w:t>
      </w:r>
      <w:r w:rsidRPr="0098259C">
        <w:t>.</w:t>
      </w:r>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0AF74977" w:rsidR="00974F59" w:rsidRPr="0098259C" w:rsidRDefault="00974F59" w:rsidP="006E60E6">
      <w:pPr>
        <w:pStyle w:val="Textkrper-Zeileneinzug"/>
        <w:numPr>
          <w:ilvl w:val="0"/>
          <w:numId w:val="21"/>
        </w:numPr>
        <w:spacing w:before="120"/>
        <w:jc w:val="left"/>
      </w:pPr>
      <w:r w:rsidRPr="0098259C">
        <w:t>“</w:t>
      </w:r>
      <w:r w:rsidR="00140C25">
        <w:rPr>
          <w:rStyle w:val="CODE"/>
        </w:rPr>
        <w:t>fmi2</w:t>
      </w:r>
      <w:r w:rsidRPr="0098259C">
        <w:rPr>
          <w:rStyle w:val="CODE"/>
        </w:rPr>
        <w:t>FunctionTypes.h</w:t>
      </w:r>
      <w:r w:rsidR="000F749E" w:rsidRPr="0098259C">
        <w:t>”</w:t>
      </w:r>
      <w:r w:rsidRPr="0098259C">
        <w:br/>
        <w:t xml:space="preserve">contains </w:t>
      </w:r>
      <w:r w:rsidRPr="0098259C">
        <w:rPr>
          <w:rStyle w:val="CODE"/>
          <w:b/>
        </w:rPr>
        <w:t>typedef</w:t>
      </w:r>
      <w:r w:rsidRPr="0098259C">
        <w:t xml:space="preserve"> definitions of all function prototypes of an FMU. When dynamically loading an FMU, 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proofErr w:type="gramStart"/>
      <w:r w:rsidRPr="0098259C">
        <w:rPr>
          <w:rStyle w:val="CODE"/>
        </w:rPr>
        <w:t>SetTimeTYPE(</w:t>
      </w:r>
      <w:proofErr w:type="gramEnd"/>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101028B9"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r w:rsidR="006C36ED">
        <w:t xml:space="preserve"> that</w:t>
      </w:r>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EE265D">
        <w:t>2.1.4</w:t>
      </w:r>
      <w:r w:rsidRPr="0098259C">
        <w:fldChar w:fldCharType="end"/>
      </w:r>
      <w:r w:rsidR="000F749E">
        <w:t>)</w:t>
      </w:r>
      <w:r w:rsidRPr="0098259C">
        <w:t>.</w:t>
      </w:r>
      <w:r w:rsidR="00DB2CB9" w:rsidRPr="0098259C">
        <w:t xml:space="preserve"> </w:t>
      </w:r>
      <w:r w:rsidR="009D56AE" w:rsidRPr="0098259C">
        <w:br/>
        <w:t>[</w:t>
      </w:r>
      <w:r w:rsidR="00DB2CB9" w:rsidRPr="0098259C">
        <w:rPr>
          <w:i/>
        </w:rPr>
        <w:t>Example for a definition in this header file</w:t>
      </w:r>
      <w:r w:rsidR="00DB2CB9" w:rsidRPr="0098259C">
        <w:rPr>
          <w:rStyle w:val="Funotenzeichen"/>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04863D79" w:rsidR="005B2B01" w:rsidRPr="005B2B01" w:rsidRDefault="00656E44" w:rsidP="00656E44">
      <w:pPr>
        <w:pStyle w:val="Textkrper"/>
      </w:pPr>
      <w:r w:rsidRPr="0098259C">
        <w:t>The goal is that both textual and binary representations of FMUs are supported and that several FMUs might be present at the same time in an executable (</w:t>
      </w:r>
      <w:r w:rsidR="009F2AEB" w:rsidRPr="0098259C">
        <w:t>for example</w:t>
      </w:r>
      <w:r w:rsidR="000A706F">
        <w:t>,</w:t>
      </w:r>
      <w:r w:rsidRPr="0098259C">
        <w:t xml:space="preserve"> FMU A may use </w:t>
      </w:r>
      <w:r w:rsidR="00C275B5" w:rsidRPr="0098259C">
        <w:t>a</w:t>
      </w:r>
      <w:r w:rsidR="00374F39" w:rsidRPr="0098259C">
        <w:t>n FMU</w:t>
      </w:r>
      <w:r w:rsidRPr="0098259C">
        <w:t xml:space="preserve"> B). </w:t>
      </w:r>
      <w:proofErr w:type="gramStart"/>
      <w:r w:rsidRPr="0098259C">
        <w:t xml:space="preserve">In order </w:t>
      </w:r>
      <w:r w:rsidR="007956F5" w:rsidRPr="0098259C">
        <w:t>for</w:t>
      </w:r>
      <w:proofErr w:type="gramEnd"/>
      <w:r w:rsidR="007956F5" w:rsidRPr="0098259C">
        <w:t xml:space="preserve"> </w:t>
      </w:r>
      <w:r w:rsidRPr="0098259C">
        <w:t xml:space="preserve">this </w:t>
      </w:r>
      <w:r w:rsidR="007956F5" w:rsidRPr="0098259C">
        <w:t>to be</w:t>
      </w:r>
      <w:r w:rsidRPr="0098259C">
        <w:t xml:space="preserve"> possible, the names of the functions in different FMUs must be different</w:t>
      </w:r>
      <w:r w:rsidR="000A706F">
        <w:t>,</w:t>
      </w:r>
      <w:r w:rsidRPr="0098259C">
        <w:t xml:space="preserve"> or function pointers must be used. </w:t>
      </w:r>
      <w:r w:rsidR="007956F5" w:rsidRPr="0098259C">
        <w:t>T</w:t>
      </w:r>
      <w:r w:rsidR="003B2866" w:rsidRPr="0098259C">
        <w:t>o support the first variant</w:t>
      </w:r>
      <w:r w:rsidR="00CE0DF0">
        <w:t>,</w:t>
      </w:r>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r w:rsidR="005B2B01">
        <w:br/>
      </w:r>
      <w:r w:rsidR="005B2B01" w:rsidRPr="00D2781E">
        <w:rPr>
          <w:iCs/>
        </w:rPr>
        <w:t>[</w:t>
      </w:r>
      <w:r w:rsidR="005B2B01" w:rsidRPr="005B2B01">
        <w:rPr>
          <w:i/>
          <w:iCs/>
        </w:rPr>
        <w:t xml:space="preserve">These macros can be defined differently in a target specific variant of </w:t>
      </w:r>
      <w:r w:rsidR="0094248C" w:rsidRPr="0098259C">
        <w:t>“</w:t>
      </w:r>
      <w:r w:rsidR="005B2B01" w:rsidRPr="00D2781E">
        <w:rPr>
          <w:rStyle w:val="CODE"/>
        </w:rPr>
        <w:t>fmi2Functions.h</w:t>
      </w:r>
      <w:r w:rsidR="0094248C" w:rsidRPr="0098259C">
        <w:t>“</w:t>
      </w:r>
      <w:r w:rsidR="005B2B01" w:rsidRPr="005B2B01">
        <w:rPr>
          <w:i/>
          <w:iCs/>
        </w:rPr>
        <w:t xml:space="preserve"> to adjust them to the requirements of the supported compilers and platforms of the importing tool.</w:t>
      </w:r>
      <w:r w:rsidR="005B2B01" w:rsidRPr="00D2781E">
        <w:rPr>
          <w:iCs/>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as the `</w:t>
      </w:r>
      <w:proofErr w:type="spellStart"/>
      <w:r w:rsidR="005B2B01" w:rsidRPr="005B2B01">
        <w:t>modelIdentifier</w:t>
      </w:r>
      <w:proofErr w:type="spellEnd"/>
      <w:r w:rsidR="005B2B01" w:rsidRPr="005B2B01">
        <w:t xml:space="preserve">` attribute defined in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ModelExchange</w:t>
      </w:r>
      <w:proofErr w:type="spellEnd"/>
      <w:r w:rsidR="005B2B01" w:rsidRPr="007671F4">
        <w:rPr>
          <w:rStyle w:val="CODE"/>
        </w:rPr>
        <w:t>&gt;</w:t>
      </w:r>
      <w:r w:rsidR="005B2B01" w:rsidRPr="005B2B01">
        <w:t xml:space="preserve"> or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CoSimulation</w:t>
      </w:r>
      <w:proofErr w:type="spellEnd"/>
      <w:r w:rsidR="005B2B01" w:rsidRPr="007671F4">
        <w:rPr>
          <w:rStyle w:val="CODE"/>
        </w:rPr>
        <w:t>&gt;</w:t>
      </w:r>
      <w:r w:rsidR="005B2B01" w:rsidRPr="005B2B01">
        <w:t xml:space="preserve">together with </w:t>
      </w:r>
      <w:r w:rsidR="005B2B01">
        <w:rPr>
          <w:rStyle w:val="CODE"/>
        </w:rPr>
        <w:t xml:space="preserve">_ </w:t>
      </w:r>
      <w:r w:rsidR="005B2B01" w:rsidRPr="005B2B01">
        <w:t xml:space="preserve">at the end (see sections </w:t>
      </w:r>
      <w:r w:rsidR="00FB0155">
        <w:fldChar w:fldCharType="begin"/>
      </w:r>
      <w:r w:rsidR="00FB0155">
        <w:instrText xml:space="preserve"> REF _Ref20220416 \n \h </w:instrText>
      </w:r>
      <w:r w:rsidR="00FB0155">
        <w:fldChar w:fldCharType="separate"/>
      </w:r>
      <w:r w:rsidR="00EE265D">
        <w:t>3.3.1</w:t>
      </w:r>
      <w:r w:rsidR="00FB0155">
        <w:fldChar w:fldCharType="end"/>
      </w:r>
      <w:r w:rsidR="00FB0155">
        <w:t xml:space="preserve"> and </w:t>
      </w:r>
      <w:r w:rsidR="00FB0155">
        <w:fldChar w:fldCharType="begin"/>
      </w:r>
      <w:r w:rsidR="00FB0155">
        <w:instrText xml:space="preserve"> REF _Ref298170400 \n \h </w:instrText>
      </w:r>
      <w:r w:rsidR="00FB0155">
        <w:fldChar w:fldCharType="separate"/>
      </w:r>
      <w:r w:rsidR="00EE265D">
        <w:t>4.3.1</w:t>
      </w:r>
      <w:r w:rsidR="00FB0155">
        <w:fldChar w:fldCharType="end"/>
      </w:r>
      <w:r w:rsidR="005B2B01" w:rsidRPr="005B2B01">
        <w:t>).</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w:t>
      </w:r>
      <w:proofErr w:type="spellStart"/>
      <w:r w:rsidR="005B2B01" w:rsidRPr="005B2B01">
        <w:t>follwed</w:t>
      </w:r>
      <w:proofErr w:type="spellEnd"/>
      <w:r w:rsidR="005B2B01" w:rsidRPr="005B2B01">
        <w:t xml:space="preserve">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p>
    <w:p w14:paraId="7518AEE6" w14:textId="113F24E4" w:rsidR="00656E44" w:rsidRPr="0098259C" w:rsidRDefault="009D56AE" w:rsidP="00656E44">
      <w:pPr>
        <w:pStyle w:val="Textkrper"/>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w:t>
      </w:r>
      <w:proofErr w:type="gramStart"/>
      <w:r w:rsidRPr="0098259C">
        <w:rPr>
          <w:b/>
          <w:noProof w:val="0"/>
        </w:rPr>
        <w:t>define</w:t>
      </w:r>
      <w:r w:rsidRPr="0098259C">
        <w:rPr>
          <w:noProof w:val="0"/>
        </w:rPr>
        <w:t xml:space="preserve">  </w:t>
      </w:r>
      <w:r w:rsidR="00422068">
        <w:rPr>
          <w:noProof w:val="0"/>
        </w:rPr>
        <w:t>FMI</w:t>
      </w:r>
      <w:proofErr w:type="gramEnd"/>
      <w:r w:rsidR="00A4068F">
        <w:rPr>
          <w:noProof w:val="0"/>
        </w:rPr>
        <w:t>2</w:t>
      </w:r>
      <w:r w:rsidR="00422068">
        <w:rPr>
          <w:noProof w:val="0"/>
        </w:rPr>
        <w:t>_</w:t>
      </w:r>
      <w:r w:rsidR="00354112" w:rsidRPr="0098259C">
        <w:rPr>
          <w:noProof w:val="0"/>
        </w:rPr>
        <w:t>FUNCTION_PREFIX</w:t>
      </w:r>
      <w:r w:rsidRPr="0098259C">
        <w:rPr>
          <w:noProof w:val="0"/>
        </w:rPr>
        <w:t xml:space="preserve"> </w:t>
      </w:r>
      <w:proofErr w:type="spellStart"/>
      <w:r w:rsidRPr="0098259C">
        <w:rPr>
          <w:noProof w:val="0"/>
        </w:rPr>
        <w:t>MyModel</w:t>
      </w:r>
      <w:proofErr w:type="spellEnd"/>
      <w:r w:rsidR="00354112" w:rsidRPr="0098259C">
        <w:rPr>
          <w:noProof w:val="0"/>
        </w:rPr>
        <w:t>_</w:t>
      </w:r>
    </w:p>
    <w:p w14:paraId="4AC16636" w14:textId="3A5554D8" w:rsidR="00656E44" w:rsidRPr="0098259C" w:rsidRDefault="00656E44" w:rsidP="00656E44">
      <w:pPr>
        <w:pStyle w:val="CODE1"/>
        <w:rPr>
          <w:noProof w:val="0"/>
        </w:rPr>
      </w:pPr>
      <w:bookmarkStart w:id="85"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85"/>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w:t>
      </w:r>
      <w:proofErr w:type="spellStart"/>
      <w:r w:rsidR="00107BCB" w:rsidRPr="0098259C">
        <w:rPr>
          <w:noProof w:val="0"/>
        </w:rPr>
        <w:t>SharedObject</w:t>
      </w:r>
      <w:proofErr w:type="spellEnd"/>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5F3D6669" w:rsidR="00354112" w:rsidRPr="0098259C" w:rsidRDefault="00656E44" w:rsidP="00354112">
      <w:pPr>
        <w:pStyle w:val="Textkrper"/>
      </w:pPr>
      <w:r w:rsidRPr="0098259C">
        <w:t>A function that is defined as “</w:t>
      </w:r>
      <w:r w:rsidR="00140C25">
        <w:rPr>
          <w:rStyle w:val="CODE"/>
        </w:rPr>
        <w:t>fmi2</w:t>
      </w:r>
      <w:r w:rsidRPr="0098259C">
        <w:rPr>
          <w:rStyle w:val="CODE"/>
        </w:rPr>
        <w:t>GetReal</w:t>
      </w:r>
      <w:r w:rsidRPr="0098259C">
        <w:t xml:space="preserve">” is changed by the macros to </w:t>
      </w:r>
      <w:r w:rsidR="000F749E">
        <w:t>a</w:t>
      </w:r>
      <w:r w:rsidRPr="0098259C">
        <w:t xml:space="preserve"> function name</w:t>
      </w:r>
      <w:r w:rsidR="000F749E">
        <w:t xml:space="preserve"> as follows</w:t>
      </w:r>
      <w:r w:rsidR="00354112" w:rsidRPr="0098259C">
        <w:t>:</w:t>
      </w:r>
    </w:p>
    <w:p w14:paraId="2376BEC1" w14:textId="638131EE" w:rsidR="00C0573A" w:rsidRPr="0098259C" w:rsidRDefault="000F749E" w:rsidP="006E60E6">
      <w:pPr>
        <w:pStyle w:val="Textkrper"/>
        <w:numPr>
          <w:ilvl w:val="0"/>
          <w:numId w:val="42"/>
        </w:numPr>
      </w:pPr>
      <w:r>
        <w:t xml:space="preserve">If the </w:t>
      </w:r>
      <w:r w:rsidR="00354112" w:rsidRPr="0098259C">
        <w:t xml:space="preserve">FMU is shipped with </w:t>
      </w:r>
      <w:r w:rsidR="003B3242">
        <w:t>C source</w:t>
      </w:r>
      <w:r w:rsidR="00354112" w:rsidRPr="0098259C">
        <w:t xml:space="preserve"> code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r w:rsidR="00656E44" w:rsidRPr="0098259C">
        <w:t>”</w:t>
      </w:r>
      <w:r>
        <w:t>.</w:t>
      </w:r>
      <w:r w:rsidR="00656E44" w:rsidRPr="0098259C">
        <w:t xml:space="preserve"> </w:t>
      </w:r>
      <w:r>
        <w:t>I</w:t>
      </w:r>
      <w:r w:rsidR="00D73B94" w:rsidRPr="0098259C">
        <w:t>n other words</w:t>
      </w:r>
      <w:r w:rsidR="00656E44" w:rsidRPr="0098259C">
        <w:t xml:space="preserve"> the function name is prefixed with the model name and an “_</w:t>
      </w:r>
      <w:proofErr w:type="gramStart"/>
      <w:r w:rsidR="00656E44" w:rsidRPr="0098259C">
        <w:t>”</w:t>
      </w:r>
      <w:r w:rsidR="0022690C">
        <w:t>.</w:t>
      </w:r>
      <w:r w:rsidR="00656E44" w:rsidRPr="0098259C">
        <w:t>A</w:t>
      </w:r>
      <w:proofErr w:type="gramEnd"/>
      <w:r w:rsidR="00656E44" w:rsidRPr="0098259C">
        <w:t xml:space="preserve"> simulation environment can therefore construct the relevant function names by generating code for the actual function call</w:t>
      </w:r>
      <w:r w:rsidR="00C0573A" w:rsidRPr="0098259C">
        <w:t xml:space="preserve">. In case of a static link library, the name of the library is MyModel.lib on Windows </w:t>
      </w:r>
      <w:r w:rsidR="007D3084" w:rsidRPr="0098259C">
        <w:t>and</w:t>
      </w:r>
      <w:r w:rsidR="00C0573A" w:rsidRPr="0098259C">
        <w:t xml:space="preserve"> </w:t>
      </w:r>
      <w:proofErr w:type="spellStart"/>
      <w:r w:rsidR="00C0573A" w:rsidRPr="0098259C">
        <w:t>libMyModel.a</w:t>
      </w:r>
      <w:proofErr w:type="spellEnd"/>
      <w:r w:rsidR="00C0573A" w:rsidRPr="0098259C">
        <w:t xml:space="preserve"> on Linux</w:t>
      </w:r>
      <w:r>
        <w:t>;</w:t>
      </w:r>
      <w:r w:rsidR="00A27150" w:rsidRPr="0098259C">
        <w:t xml:space="preserve"> </w:t>
      </w:r>
      <w:r w:rsidR="00D73B94" w:rsidRPr="0098259C">
        <w:t xml:space="preserve">in other </w:t>
      </w:r>
      <w:proofErr w:type="gramStart"/>
      <w:r w:rsidR="00D73B94" w:rsidRPr="0098259C">
        <w:t>words</w:t>
      </w:r>
      <w:proofErr w:type="gramEnd"/>
      <w:r w:rsidR="00A27150" w:rsidRPr="0098259C">
        <w:t xml:space="preserve"> the “</w:t>
      </w:r>
      <w:proofErr w:type="spellStart"/>
      <w:r w:rsidR="00DC16DA" w:rsidRPr="0098259C">
        <w:rPr>
          <w:rStyle w:val="CODE"/>
        </w:rPr>
        <w:t>modelIdentifier</w:t>
      </w:r>
      <w:proofErr w:type="spellEnd"/>
      <w:r w:rsidR="00A27150" w:rsidRPr="0098259C">
        <w:t>” attribute is used as library name.</w:t>
      </w:r>
    </w:p>
    <w:p w14:paraId="1D80C942" w14:textId="5B691337" w:rsidR="00C0573A" w:rsidRPr="0098259C" w:rsidRDefault="000F749E" w:rsidP="006E60E6">
      <w:pPr>
        <w:pStyle w:val="Textkrper"/>
        <w:numPr>
          <w:ilvl w:val="0"/>
          <w:numId w:val="42"/>
        </w:numPr>
      </w:pPr>
      <w:r>
        <w:t xml:space="preserve">If the </w:t>
      </w:r>
      <w:r w:rsidR="00C0573A" w:rsidRPr="0098259C">
        <w:t xml:space="preserve">FMU is shipped with </w:t>
      </w:r>
      <w:r w:rsidR="00107BCB" w:rsidRPr="0098259C">
        <w:t>DLL/</w:t>
      </w:r>
      <w:proofErr w:type="spellStart"/>
      <w:r w:rsidR="00107BCB" w:rsidRPr="0098259C">
        <w:t>SharedObject</w:t>
      </w:r>
      <w:proofErr w:type="spellEnd"/>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r w:rsidR="00430111">
        <w:t>,</w:t>
      </w:r>
      <w:r w:rsidR="00C0573A" w:rsidRPr="0098259C">
        <w:t xml:space="preserve"> it is not changed.</w:t>
      </w:r>
      <w:r w:rsidR="00C0573A" w:rsidRPr="0040289E">
        <w:t xml:space="preserve"> </w:t>
      </w:r>
      <w:r w:rsidR="0022690C" w:rsidRPr="00D2781E">
        <w:rPr>
          <w:iCs/>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r w:rsidR="001707BF" w:rsidRPr="001707BF">
        <w:rPr>
          <w:rStyle w:val="berschrift1Zchn"/>
        </w:rPr>
        <w:t xml:space="preserve"> </w:t>
      </w:r>
      <w:r w:rsidR="001B4A5F">
        <w:rPr>
          <w:rStyle w:val="berschrift1Zchn"/>
        </w:rPr>
        <w:br/>
      </w:r>
      <w:r w:rsidR="001B4A5F" w:rsidRPr="00D92E3F">
        <w:rPr>
          <w:rStyle w:val="blob-code-inner"/>
          <w:i/>
          <w:iCs/>
        </w:rPr>
        <w:t>[New in FMI 2.0.4:]</w:t>
      </w:r>
      <w:r w:rsidR="001B4A5F">
        <w:rPr>
          <w:rStyle w:val="blob-code-inner"/>
          <w:i/>
          <w:iCs/>
        </w:rPr>
        <w:t xml:space="preserve"> </w:t>
      </w:r>
      <w:r w:rsidR="001B4A5F">
        <w:rPr>
          <w:rStyle w:val="blob-code-inner"/>
        </w:rPr>
        <w:t>U</w:t>
      </w:r>
      <w:r w:rsidR="001707BF">
        <w:rPr>
          <w:rStyle w:val="blob-code-inner"/>
        </w:rPr>
        <w:t xml:space="preserve">sing the standard-supplied version of </w:t>
      </w:r>
      <w:r w:rsidR="001707BF">
        <w:rPr>
          <w:rStyle w:val="CODE"/>
        </w:rPr>
        <w:t>“fmi2Functions.h”,</w:t>
      </w:r>
      <w:r w:rsidR="001707BF">
        <w:rPr>
          <w:rStyle w:val="blob-code-inner"/>
        </w:rPr>
        <w:t xml:space="preserve"> the same effect can be achieved by defining the </w:t>
      </w:r>
      <w:r w:rsidR="001707BF">
        <w:rPr>
          <w:rStyle w:val="CODE"/>
        </w:rPr>
        <w:t>“</w:t>
      </w:r>
      <w:r w:rsidR="001707BF" w:rsidRPr="00D92E3F">
        <w:rPr>
          <w:rStyle w:val="blob-code-inner"/>
          <w:rFonts w:ascii="Courier New" w:hAnsi="Courier New" w:cs="Courier New"/>
        </w:rPr>
        <w:t>FMI2_OVERRIDE_FUNCTION_</w:t>
      </w:r>
      <w:proofErr w:type="gramStart"/>
      <w:r w:rsidR="001707BF" w:rsidRPr="00D92E3F">
        <w:rPr>
          <w:rStyle w:val="blob-code-inner"/>
          <w:rFonts w:ascii="Courier New" w:hAnsi="Courier New" w:cs="Courier New"/>
        </w:rPr>
        <w:t>PREFIX</w:t>
      </w:r>
      <w:r w:rsidR="001707BF">
        <w:rPr>
          <w:rStyle w:val="CODE"/>
        </w:rPr>
        <w:t>“</w:t>
      </w:r>
      <w:r w:rsidR="001707BF">
        <w:rPr>
          <w:rStyle w:val="blob-code-inner"/>
        </w:rPr>
        <w:t xml:space="preserve"> </w:t>
      </w:r>
      <w:proofErr w:type="spellStart"/>
      <w:r w:rsidR="001707BF">
        <w:rPr>
          <w:rStyle w:val="blob-code-inner"/>
        </w:rPr>
        <w:t>precompiler</w:t>
      </w:r>
      <w:proofErr w:type="spellEnd"/>
      <w:proofErr w:type="gramEnd"/>
      <w:r w:rsidR="001707BF">
        <w:rPr>
          <w:rStyle w:val="blob-code-inner"/>
        </w:rPr>
        <w:t xml:space="preserve"> macro prior to the inclusion of the `fmi2Functions.h` header, for example using </w:t>
      </w:r>
      <w:proofErr w:type="spellStart"/>
      <w:r w:rsidR="001707BF">
        <w:rPr>
          <w:rStyle w:val="blob-code-inner"/>
        </w:rPr>
        <w:t>precompiler</w:t>
      </w:r>
      <w:proofErr w:type="spellEnd"/>
      <w:r w:rsidR="001707BF">
        <w:rPr>
          <w:rStyle w:val="blob-code-inner"/>
        </w:rPr>
        <w:t xml:space="preserve"> command-line flags.</w:t>
      </w:r>
      <w:r w:rsidR="0022690C" w:rsidRPr="00D2781E">
        <w:rPr>
          <w:iCs/>
        </w:rPr>
        <w:t>]</w:t>
      </w:r>
      <w:r w:rsidR="0022690C">
        <w:t xml:space="preserve"> </w:t>
      </w:r>
      <w:r w:rsidR="00C0573A" w:rsidRPr="0098259C">
        <w:t>A simulation environment will then dynamically load this library and will explicitly import the function symbols by providing the FMI function names as strings. The name of the library is MyModel.dll on Windows or MyModel.so on Linux</w:t>
      </w:r>
      <w:r>
        <w:t>;</w:t>
      </w:r>
      <w:r w:rsidR="00C0573A" w:rsidRPr="0098259C">
        <w:t xml:space="preserve"> </w:t>
      </w:r>
      <w:r w:rsidR="00D73B94" w:rsidRPr="0098259C">
        <w:t xml:space="preserve">in other </w:t>
      </w:r>
      <w:proofErr w:type="gramStart"/>
      <w:r w:rsidR="00D73B94" w:rsidRPr="0098259C">
        <w:t>words</w:t>
      </w:r>
      <w:proofErr w:type="gramEnd"/>
      <w:r w:rsidR="00C0573A" w:rsidRPr="0098259C">
        <w:t xml:space="preserve"> the “</w:t>
      </w:r>
      <w:proofErr w:type="spellStart"/>
      <w:r w:rsidR="00DC16DA" w:rsidRPr="0098259C">
        <w:rPr>
          <w:rStyle w:val="CODE"/>
        </w:rPr>
        <w:t>modelIdentifier</w:t>
      </w:r>
      <w:proofErr w:type="spellEnd"/>
      <w:r w:rsidR="00C0573A" w:rsidRPr="0098259C">
        <w:t>” attribute is used as library name.</w:t>
      </w:r>
    </w:p>
    <w:p w14:paraId="70B5A5F7" w14:textId="35F8C781" w:rsidR="002358C2" w:rsidRDefault="002358C2" w:rsidP="00656E44">
      <w:pPr>
        <w:pStyle w:val="Textkrper"/>
      </w:pPr>
      <w:r>
        <w:t>[</w:t>
      </w:r>
      <w:r w:rsidRPr="003B0888">
        <w:rPr>
          <w:i/>
        </w:rPr>
        <w:t>An FMU can be optionally shipped so that it basically contains only the communication to another tool (</w:t>
      </w:r>
      <w:proofErr w:type="spellStart"/>
      <w:r w:rsidRPr="00D2781E">
        <w:rPr>
          <w:rFonts w:ascii="Courier New" w:hAnsi="Courier New" w:cs="Courier New"/>
          <w:i/>
          <w:sz w:val="19"/>
          <w:szCs w:val="19"/>
        </w:rPr>
        <w:t>needsExecutionTool</w:t>
      </w:r>
      <w:proofErr w:type="spellEnd"/>
      <w:r w:rsidRPr="00D2781E">
        <w:rPr>
          <w:rFonts w:ascii="Courier New" w:hAnsi="Courier New" w:cs="Courier New"/>
          <w:i/>
          <w:sz w:val="19"/>
          <w:szCs w:val="19"/>
        </w:rPr>
        <w:t xml:space="preserve"> = true</w:t>
      </w:r>
      <w:r>
        <w:rPr>
          <w:i/>
        </w:rPr>
        <w:t xml:space="preserv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EE265D">
        <w:rPr>
          <w:i/>
        </w:rPr>
        <w:t>4.3.1</w:t>
      </w:r>
      <w:r w:rsidRPr="002358C2">
        <w:rPr>
          <w:i/>
          <w:highlight w:val="yellow"/>
        </w:rPr>
        <w:fldChar w:fldCharType="end"/>
      </w:r>
      <w:r w:rsidRPr="003B0888">
        <w:rPr>
          <w:i/>
        </w:rPr>
        <w:t xml:space="preserve">). This is </w:t>
      </w:r>
      <w:proofErr w:type="spellStart"/>
      <w:r w:rsidRPr="003B0888">
        <w:rPr>
          <w:i/>
        </w:rPr>
        <w:t>particularily</w:t>
      </w:r>
      <w:proofErr w:type="spellEnd"/>
      <w:r w:rsidRPr="003B0888">
        <w:rPr>
          <w:i/>
        </w:rPr>
        <w:t xml:space="preserve"> common for co-simulation tasks. In FMI 1.0, the function names are always prefixed with the </w:t>
      </w:r>
      <w:proofErr w:type="gramStart"/>
      <w:r w:rsidRPr="003B0888">
        <w:rPr>
          <w:i/>
        </w:rPr>
        <w:t>model</w:t>
      </w:r>
      <w:proofErr w:type="gramEnd"/>
      <w:r w:rsidRPr="003B0888">
        <w:rPr>
          <w:i/>
        </w:rPr>
        <w:t xml:space="preserve"> name and therefore a DLL/Shared Object has to be generated for every model. FMI 2.0 improves this situation since model names are no longer used as prefix in case of D</w:t>
      </w:r>
      <w:r>
        <w:rPr>
          <w:i/>
        </w:rPr>
        <w:t xml:space="preserve">LL/Shared Objects: </w:t>
      </w:r>
      <w:proofErr w:type="gramStart"/>
      <w:r>
        <w:rPr>
          <w:i/>
        </w:rPr>
        <w:t>Therefore</w:t>
      </w:r>
      <w:proofErr w:type="gramEnd"/>
      <w:r>
        <w:rPr>
          <w:i/>
        </w:rPr>
        <w:t xml:space="preserv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437EDF85" w:rsidR="009115F0" w:rsidRPr="0098259C" w:rsidRDefault="00CD7FB8" w:rsidP="00656E44">
      <w:pPr>
        <w:pStyle w:val="Textkrper"/>
      </w:pPr>
      <w:r w:rsidRPr="0098259C">
        <w:t>Since “</w:t>
      </w:r>
      <w:proofErr w:type="spellStart"/>
      <w:r w:rsidRPr="0098259C">
        <w:rPr>
          <w:rStyle w:val="CODE"/>
        </w:rPr>
        <w:t>modelIdentifier</w:t>
      </w:r>
      <w:proofErr w:type="spellEnd"/>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r w:rsidR="00C16D64">
        <w:rPr>
          <w:i/>
        </w:rPr>
        <w:t>,</w:t>
      </w:r>
      <w:r w:rsidR="009115F0" w:rsidRPr="0098259C">
        <w:rPr>
          <w:i/>
        </w:rPr>
        <w:t xml:space="preserve"> if </w:t>
      </w:r>
      <w:proofErr w:type="spellStart"/>
      <w:r w:rsidR="009115F0" w:rsidRPr="0098259C">
        <w:rPr>
          <w:i/>
        </w:rPr>
        <w:t>modelName</w:t>
      </w:r>
      <w:proofErr w:type="spellEnd"/>
      <w:r w:rsidR="009115F0" w:rsidRPr="0098259C">
        <w:rPr>
          <w:i/>
        </w:rPr>
        <w:t xml:space="preserve"> = “A.B.C“, then </w:t>
      </w:r>
      <w:proofErr w:type="spellStart"/>
      <w:r w:rsidR="009115F0" w:rsidRPr="00D2781E">
        <w:rPr>
          <w:rFonts w:ascii="Courier New" w:hAnsi="Courier New" w:cs="Courier New"/>
          <w:i/>
          <w:sz w:val="19"/>
          <w:szCs w:val="19"/>
        </w:rPr>
        <w:t>modelIdentifier</w:t>
      </w:r>
      <w:proofErr w:type="spellEnd"/>
      <w:r w:rsidR="009115F0" w:rsidRPr="0098259C">
        <w:rPr>
          <w:i/>
        </w:rPr>
        <w:t xml:space="preserve"> might be “A</w:t>
      </w:r>
      <w:r w:rsidRPr="0098259C">
        <w:rPr>
          <w:rFonts w:cs="Arial"/>
          <w:i/>
        </w:rPr>
        <w:t>_B_</w:t>
      </w:r>
      <w:proofErr w:type="gramStart"/>
      <w:r w:rsidR="009115F0" w:rsidRPr="0098259C">
        <w:rPr>
          <w:rFonts w:cs="Arial"/>
          <w:i/>
        </w:rPr>
        <w:t>C“</w:t>
      </w:r>
      <w:proofErr w:type="gramEnd"/>
      <w:r w:rsidR="0040289E">
        <w:rPr>
          <w:rFonts w:cs="Arial"/>
          <w:i/>
        </w:rPr>
        <w:t>.</w:t>
      </w:r>
      <w:r w:rsidR="00A27150" w:rsidRPr="0098259C">
        <w:rPr>
          <w:rFonts w:cs="Arial"/>
        </w:rPr>
        <w:t>]</w:t>
      </w:r>
      <w:r w:rsidR="009115F0" w:rsidRPr="0098259C">
        <w:rPr>
          <w:rFonts w:cs="Arial"/>
        </w:rPr>
        <w:t xml:space="preserve"> Since </w:t>
      </w:r>
      <w:r w:rsidRPr="0098259C">
        <w:rPr>
          <w:rFonts w:cs="Arial"/>
        </w:rPr>
        <w:t>“</w:t>
      </w:r>
      <w:proofErr w:type="spellStart"/>
      <w:r w:rsidR="009115F0" w:rsidRPr="0098259C">
        <w:rPr>
          <w:rStyle w:val="CODE"/>
        </w:rPr>
        <w:t>modelIdentifier</w:t>
      </w:r>
      <w:proofErr w:type="spellEnd"/>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r w:rsidR="00C16D64">
        <w:t>,</w:t>
      </w:r>
      <w:r w:rsidR="009115F0" w:rsidRPr="0098259C">
        <w:t xml:space="preserve"> the Windows API only supports full path-names of a file up to 260 characters (see: </w:t>
      </w:r>
      <w:hyperlink r:id="rId31"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berschrift3"/>
        <w:rPr>
          <w:lang w:val="sv-SE"/>
        </w:rPr>
      </w:pPr>
      <w:bookmarkStart w:id="86" w:name="_Ref289633171"/>
      <w:bookmarkStart w:id="87" w:name="_Toc55136484"/>
      <w:r w:rsidRPr="00FA3E81">
        <w:rPr>
          <w:lang w:val="sv-SE"/>
        </w:rPr>
        <w:t>Platform Dependent Definitions (</w:t>
      </w:r>
      <w:r w:rsidR="00140C25" w:rsidRPr="00D2781E">
        <w:rPr>
          <w:rFonts w:ascii="Courier New" w:hAnsi="Courier New" w:cs="Courier New"/>
          <w:lang w:val="sv-SE"/>
        </w:rPr>
        <w:t>fmi2</w:t>
      </w:r>
      <w:r w:rsidR="00950F8C" w:rsidRPr="00D2781E">
        <w:rPr>
          <w:rFonts w:ascii="Courier New" w:hAnsi="Courier New" w:cs="Courier New"/>
          <w:lang w:val="sv-SE"/>
        </w:rPr>
        <w:t>TypesPlatform.h</w:t>
      </w:r>
      <w:r w:rsidRPr="00FA3E81">
        <w:rPr>
          <w:lang w:val="sv-SE"/>
        </w:rPr>
        <w:t>)</w:t>
      </w:r>
      <w:bookmarkEnd w:id="86"/>
      <w:bookmarkEnd w:id="87"/>
    </w:p>
    <w:p w14:paraId="726E937C" w14:textId="7ADAEF50" w:rsidR="00FF0916" w:rsidRPr="0098259C" w:rsidRDefault="00C275B5" w:rsidP="00FF0916">
      <w:pPr>
        <w:pStyle w:val="Textkrper"/>
        <w:spacing w:after="120"/>
      </w:pPr>
      <w:r w:rsidRPr="0098259C">
        <w:t>T</w:t>
      </w:r>
      <w:r w:rsidR="00FF0916" w:rsidRPr="0098259C">
        <w:t>o simplify porting, no C types are used in the function interfaces, but the alias types</w:t>
      </w:r>
      <w:r w:rsidR="00DE0FFF">
        <w:t xml:space="preserve"> are</w:t>
      </w:r>
      <w:r w:rsidR="00FF0916" w:rsidRPr="0098259C">
        <w:t xml:space="preserve"> 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proofErr w:type="gramStart"/>
            <w:r w:rsidR="00FD07B1" w:rsidRPr="0098259C">
              <w:rPr>
                <w:rStyle w:val="CODE"/>
              </w:rPr>
              <w:t xml:space="preserve"> </w:t>
            </w:r>
            <w:r w:rsidRPr="0098259C">
              <w:rPr>
                <w:rStyle w:val="CODE"/>
              </w:rPr>
              <w:t xml:space="preserve"> :</w:t>
            </w:r>
            <w:proofErr w:type="gramEnd"/>
            <w:r w:rsidRPr="0098259C">
              <w:rPr>
                <w:rStyle w:val="CODE"/>
              </w:rPr>
              <w:t xml:space="preserve">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w:t>
            </w:r>
            <w:proofErr w:type="gramStart"/>
            <w:r w:rsidRPr="0098259C">
              <w:rPr>
                <w:rStyle w:val="CODE"/>
              </w:rPr>
              <w:t xml:space="preserve">  :</w:t>
            </w:r>
            <w:proofErr w:type="gramEnd"/>
            <w:r w:rsidRPr="0098259C">
              <w:rPr>
                <w:rStyle w:val="CODE"/>
              </w:rPr>
              <w:t xml:space="preserve">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proofErr w:type="gramStart"/>
            <w:r w:rsidR="00FD07B1" w:rsidRPr="0098259C">
              <w:rPr>
                <w:rStyle w:val="CODE"/>
              </w:rPr>
              <w:t xml:space="preserve">  </w:t>
            </w:r>
            <w:r w:rsidRPr="0098259C">
              <w:rPr>
                <w:rStyle w:val="CODE"/>
              </w:rPr>
              <w:t>:</w:t>
            </w:r>
            <w:proofErr w:type="gramEnd"/>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proofErr w:type="gramStart"/>
            <w:r w:rsidR="00FD07B1" w:rsidRPr="0098259C">
              <w:rPr>
                <w:rStyle w:val="CODE"/>
              </w:rPr>
              <w:t xml:space="preserve">  </w:t>
            </w:r>
            <w:r w:rsidRPr="0098259C">
              <w:rPr>
                <w:rStyle w:val="CODE"/>
              </w:rPr>
              <w:t>:</w:t>
            </w:r>
            <w:proofErr w:type="gramEnd"/>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proofErr w:type="gramStart"/>
            <w:r w:rsidR="00FD07B1" w:rsidRPr="0098259C">
              <w:rPr>
                <w:rStyle w:val="CODE"/>
              </w:rPr>
              <w:t xml:space="preserve">  </w:t>
            </w:r>
            <w:r w:rsidRPr="0098259C">
              <w:rPr>
                <w:rStyle w:val="CODE"/>
              </w:rPr>
              <w:t>:</w:t>
            </w:r>
            <w:proofErr w:type="gramEnd"/>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proofErr w:type="gramStart"/>
            <w:r w:rsidR="00FD07B1" w:rsidRPr="0098259C">
              <w:rPr>
                <w:rStyle w:val="CODE"/>
              </w:rPr>
              <w:t xml:space="preserve">  </w:t>
            </w:r>
            <w:r w:rsidRPr="0098259C">
              <w:rPr>
                <w:rStyle w:val="CODE"/>
              </w:rPr>
              <w:t>:</w:t>
            </w:r>
            <w:proofErr w:type="gramEnd"/>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w:t>
            </w:r>
            <w:proofErr w:type="gramStart"/>
            <w:r>
              <w:rPr>
                <w:rStyle w:val="CODE"/>
              </w:rPr>
              <w:t xml:space="preserve">  :</w:t>
            </w:r>
            <w:proofErr w:type="gramEnd"/>
            <w:r>
              <w:rPr>
                <w:rStyle w:val="CODE"/>
              </w:rPr>
              <w:t xml:space="preserve">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proofErr w:type="gramStart"/>
            <w:r w:rsidR="00FD07B1" w:rsidRPr="0098259C">
              <w:rPr>
                <w:rStyle w:val="CODE"/>
              </w:rPr>
              <w:t xml:space="preserve">  </w:t>
            </w:r>
            <w:r w:rsidRPr="0098259C">
              <w:rPr>
                <w:rStyle w:val="CODE"/>
              </w:rPr>
              <w:t>:</w:t>
            </w:r>
            <w:proofErr w:type="gramEnd"/>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r w:rsidR="00217351">
              <w:rPr>
                <w:rStyle w:val="CODE"/>
              </w:rPr>
              <w:t>-</w:t>
            </w:r>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w:t>
            </w:r>
            <w:proofErr w:type="gramStart"/>
            <w:r w:rsidRPr="0098259C">
              <w:rPr>
                <w:rStyle w:val="CODE"/>
              </w:rPr>
              <w:t xml:space="preserve">  :</w:t>
            </w:r>
            <w:proofErr w:type="gramEnd"/>
            <w:r w:rsidRPr="0098259C">
              <w:rPr>
                <w:rStyle w:val="CODE"/>
              </w:rPr>
              <w:t xml:space="preserve">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7551C48F"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r w:rsidR="00182807">
              <w:t>;</w:t>
            </w:r>
            <w:r w:rsidRPr="0098259C">
              <w:t xml:space="preserve"> </w:t>
            </w:r>
            <w:r w:rsidR="00D73B94" w:rsidRPr="0098259C">
              <w:t>in other words</w:t>
            </w:r>
            <w:r w:rsidR="00EA2A67">
              <w:t>,</w:t>
            </w:r>
            <w:r w:rsidRPr="0098259C">
              <w:t xml:space="preserve"> the calling environment does not know its content</w:t>
            </w:r>
            <w:r w:rsidR="00EA2A67">
              <w:t>,</w:t>
            </w:r>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3EC6B8C4"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r w:rsidR="004956A0">
              <w:t>Using</w:t>
            </w:r>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r w:rsidR="00BE28AF">
              <w:rPr>
                <w:i/>
              </w:rPr>
              <w:t>,</w:t>
            </w:r>
            <w:r w:rsidR="000061EF" w:rsidRPr="0098259C">
              <w:rPr>
                <w:i/>
              </w:rPr>
              <w:t xml:space="preserve"> </w:t>
            </w:r>
            <w:r w:rsidR="00CA675C" w:rsidRPr="0098259C">
              <w:rPr>
                <w:i/>
              </w:rPr>
              <w:t xml:space="preserve">mapping of </w:t>
            </w:r>
            <w:proofErr w:type="spellStart"/>
            <w:r w:rsidR="00CA675C" w:rsidRPr="0098259C">
              <w:rPr>
                <w:i/>
              </w:rPr>
              <w:t>valueReferences</w:t>
            </w:r>
            <w:proofErr w:type="spellEnd"/>
            <w:r w:rsidR="00371D1C" w:rsidRPr="0098259C">
              <w:rPr>
                <w:i/>
              </w:rPr>
              <w:t xml:space="preserve"> to </w:t>
            </w:r>
            <w:r w:rsidR="00CA675C" w:rsidRPr="0098259C">
              <w:rPr>
                <w:i/>
              </w:rPr>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EE265D">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02E26564"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EE265D">
              <w:t>2.1.8</w:t>
            </w:r>
            <w:r w:rsidR="007D19B9">
              <w:fldChar w:fldCharType="end"/>
            </w:r>
            <w:r w:rsidRPr="0098259C">
              <w:t>)</w:t>
            </w:r>
            <w:r w:rsidR="00182807">
              <w:t>.</w:t>
            </w:r>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r w:rsidR="00BE28AF">
              <w:rPr>
                <w:i/>
              </w:rPr>
              <w:t>,</w:t>
            </w:r>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373FA148" w:rsidR="00FF0916" w:rsidRPr="0098259C" w:rsidRDefault="00FF0916" w:rsidP="00114CA2">
            <w:pPr>
              <w:pStyle w:val="Textkrper-Tabelle"/>
              <w:ind w:left="23" w:firstLine="357"/>
            </w:pPr>
            <w:r w:rsidRPr="0098259C">
              <w:t xml:space="preserve">All structured entities, </w:t>
            </w:r>
            <w:r w:rsidR="00182807">
              <w:t>such as</w:t>
            </w:r>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r w:rsidR="007A674D">
              <w:rPr>
                <w:rStyle w:val="CODE"/>
                <w:rFonts w:ascii="Arial" w:hAnsi="Arial" w:cs="Arial"/>
              </w:rPr>
              <w:t>,</w:t>
            </w:r>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547AE584"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r w:rsidR="00BE28AF">
              <w:rPr>
                <w:i/>
              </w:rPr>
              <w:t>,</w:t>
            </w:r>
            <w:r w:rsidR="000061EF" w:rsidRPr="0098259C">
              <w:rPr>
                <w:i/>
              </w:rPr>
              <w:t xml:space="preserve"> </w:t>
            </w:r>
            <w:r w:rsidRPr="0098259C">
              <w:rPr>
                <w:i/>
              </w:rPr>
              <w:t xml:space="preserve">setting a constant with a </w:t>
            </w:r>
            <w:r w:rsidR="00140C25" w:rsidRPr="00D2781E">
              <w:rPr>
                <w:rStyle w:val="CODE"/>
              </w:rPr>
              <w:t>fmi2</w:t>
            </w:r>
            <w:r w:rsidRPr="00D2781E">
              <w:rPr>
                <w:rStyle w:val="CODE"/>
              </w:rPr>
              <w:t>SetReal(..)</w:t>
            </w:r>
            <w:r w:rsidRPr="0098259C">
              <w:rPr>
                <w:i/>
              </w:rPr>
              <w:t xml:space="preserve"> function call)</w:t>
            </w:r>
            <w:r w:rsidR="00A27150" w:rsidRPr="0098259C">
              <w:t>]</w:t>
            </w:r>
            <w:r w:rsidRPr="0098259C">
              <w:t xml:space="preserve">, then the function </w:t>
            </w:r>
            <w:proofErr w:type="gramStart"/>
            <w:r w:rsidRPr="0098259C">
              <w:t>has to</w:t>
            </w:r>
            <w:proofErr w:type="gramEnd"/>
            <w:r w:rsidRPr="0098259C">
              <w:t xml:space="preserve">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EE265D">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w:t>
            </w:r>
            <w:proofErr w:type="gramStart"/>
            <w:r w:rsidRPr="0098259C">
              <w:rPr>
                <w:rStyle w:val="CODE"/>
                <w:rFonts w:cs="Courier New"/>
              </w:rPr>
              <w:t xml:space="preserve">  ;</w:t>
            </w:r>
            <w:proofErr w:type="gramEnd"/>
            <w:r w:rsidRPr="0098259C">
              <w:rPr>
                <w:rStyle w:val="CODE"/>
                <w:rFonts w:cs="Courier New"/>
              </w:rPr>
              <w:t xml:space="preserve">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proofErr w:type="gramStart"/>
            <w:r>
              <w:rPr>
                <w:rStyle w:val="CODE"/>
                <w:rFonts w:cs="Courier New"/>
              </w:rPr>
              <w:t>Char</w:t>
            </w:r>
            <w:r w:rsidRPr="0098259C">
              <w:rPr>
                <w:rStyle w:val="CODE"/>
                <w:rFonts w:cs="Courier New"/>
              </w:rPr>
              <w:t xml:space="preserve">;  </w:t>
            </w:r>
            <w:r>
              <w:rPr>
                <w:rStyle w:val="CODE"/>
                <w:rFonts w:cs="Courier New"/>
              </w:rPr>
              <w:t xml:space="preserve"> </w:t>
            </w:r>
            <w:proofErr w:type="gramEnd"/>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r w:rsidR="00217351">
              <w:rPr>
                <w:rStyle w:val="CODE"/>
                <w:rFonts w:cs="Courier New"/>
              </w:rPr>
              <w:t>-</w:t>
            </w:r>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proofErr w:type="gramStart"/>
            <w:r w:rsidRPr="0098259C">
              <w:rPr>
                <w:rStyle w:val="CODE"/>
                <w:rFonts w:cs="Courier New"/>
              </w:rPr>
              <w:t xml:space="preserve">Byte; </w:t>
            </w:r>
            <w:r w:rsidR="000101A2">
              <w:rPr>
                <w:rStyle w:val="CODE"/>
                <w:rFonts w:cs="Courier New"/>
              </w:rPr>
              <w:t xml:space="preserve">  </w:t>
            </w:r>
            <w:proofErr w:type="gramEnd"/>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proofErr w:type="gramStart"/>
            <w:r w:rsidRPr="0098259C">
              <w:rPr>
                <w:rFonts w:ascii="Courier New" w:hAnsi="Courier New" w:cs="Courier New"/>
                <w:sz w:val="19"/>
              </w:rPr>
              <w:t>True  1</w:t>
            </w:r>
            <w:proofErr w:type="gramEnd"/>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w:t>
            </w:r>
            <w:proofErr w:type="gramStart"/>
            <w:r w:rsidRPr="0098259C">
              <w:t>In order to</w:t>
            </w:r>
            <w:proofErr w:type="gramEnd"/>
            <w:r w:rsidRPr="0098259C">
              <w:t xml:space="preserve">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r w:rsidR="007A674D">
              <w:t>,</w:t>
            </w:r>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1F1B0DAB" w:rsidR="00FF0916" w:rsidRPr="0098259C" w:rsidRDefault="00FF0916" w:rsidP="005348C3">
            <w:pPr>
              <w:pStyle w:val="Textkrper-Zeileneinzug"/>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a</w:t>
            </w:r>
            <w:r w:rsidR="00C34D46">
              <w:t>n</w:t>
            </w:r>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490AAA8D" w:rsidR="00FF0916" w:rsidRPr="0098259C" w:rsidRDefault="00FF0916" w:rsidP="0059243D">
            <w:pPr>
              <w:pStyle w:val="Textkrper-Zeileneinzug"/>
            </w:pPr>
            <w:r w:rsidRPr="0098259C">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a</w:t>
            </w:r>
            <w:r w:rsidR="00C34D46">
              <w:t>n</w:t>
            </w:r>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interface functions</w:t>
            </w:r>
            <w:r w:rsidR="003A00E3">
              <w:t>.</w:t>
            </w:r>
            <w:r w:rsidRPr="0098259C">
              <w:t xml:space="preserve"> (</w:t>
            </w:r>
            <w:r w:rsidR="003A00E3">
              <w:t>T</w:t>
            </w:r>
            <w:r w:rsidRPr="0098259C">
              <w:t>he string memory might also be just a buffer that is reused</w:t>
            </w:r>
            <w:r w:rsidR="003A00E3">
              <w:t>.</w:t>
            </w:r>
            <w:r w:rsidRPr="0098259C">
              <w:t>)</w:t>
            </w:r>
          </w:p>
        </w:tc>
      </w:tr>
    </w:tbl>
    <w:p w14:paraId="63794AFD" w14:textId="77777777" w:rsidR="00DF063F" w:rsidRPr="0098259C" w:rsidRDefault="003D0107" w:rsidP="00DF063F">
      <w:pPr>
        <w:pStyle w:val="berschrift3"/>
      </w:pPr>
      <w:bookmarkStart w:id="88" w:name="_Ref289242802"/>
      <w:bookmarkStart w:id="89" w:name="_Toc55136485"/>
      <w:r w:rsidRPr="0098259C">
        <w:t>Status Returned by Functions</w:t>
      </w:r>
      <w:bookmarkEnd w:id="88"/>
      <w:bookmarkEnd w:id="89"/>
      <w:r w:rsidR="00DF063F" w:rsidRPr="0098259C">
        <w:t xml:space="preserve"> </w:t>
      </w:r>
    </w:p>
    <w:p w14:paraId="3F3EC6DE" w14:textId="4ABF487E" w:rsidR="00DF063F" w:rsidRPr="0098259C" w:rsidRDefault="00DF063F" w:rsidP="00DF063F">
      <w:pPr>
        <w:pStyle w:val="Textkrper"/>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proofErr w:type="spellStart"/>
            <w:r w:rsidRPr="0098259C">
              <w:rPr>
                <w:rStyle w:val="CODE"/>
                <w:b/>
              </w:rPr>
              <w:t>enum</w:t>
            </w:r>
            <w:proofErr w:type="spellEnd"/>
            <w:r w:rsidRPr="0098259C">
              <w:rPr>
                <w:rStyle w:val="CODE"/>
              </w:rPr>
              <w:t xml:space="preserve"> </w:t>
            </w:r>
            <w:proofErr w:type="gramStart"/>
            <w:r w:rsidRPr="0098259C">
              <w:rPr>
                <w:rStyle w:val="CODE"/>
              </w:rPr>
              <w:t>{</w:t>
            </w:r>
            <w:r w:rsidR="00975881" w:rsidRPr="0098259C">
              <w:rPr>
                <w:rStyle w:val="CODE"/>
              </w:rPr>
              <w:t xml:space="preserve"> </w:t>
            </w:r>
            <w:r w:rsidR="00140C25">
              <w:rPr>
                <w:rStyle w:val="CODE"/>
                <w:rFonts w:cs="Courier New"/>
              </w:rPr>
              <w:t>fmi</w:t>
            </w:r>
            <w:proofErr w:type="gramEnd"/>
            <w:r w:rsidR="00140C25">
              <w:rPr>
                <w:rStyle w:val="CODE"/>
                <w:rFonts w:cs="Courier New"/>
              </w:rPr>
              <w:t>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proofErr w:type="gramStart"/>
            <w:r w:rsidRPr="0098259C">
              <w:rPr>
                <w:rStyle w:val="CODE"/>
                <w:rFonts w:eastAsia="StarSymbol"/>
              </w:rPr>
              <w:t>Pending</w:t>
            </w:r>
            <w:r w:rsidRPr="0098259C">
              <w:rPr>
                <w:rStyle w:val="CODE"/>
              </w:rPr>
              <w:t xml:space="preserve"> </w:t>
            </w:r>
            <w:r w:rsidR="00DF063F" w:rsidRPr="0098259C">
              <w:rPr>
                <w:rStyle w:val="CODE"/>
              </w:rPr>
              <w:t>}</w:t>
            </w:r>
            <w:proofErr w:type="gramEnd"/>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 xml:space="preserve">Status returned by functions. The status has the following </w:t>
            </w:r>
            <w:proofErr w:type="gramStart"/>
            <w:r w:rsidRPr="0098259C">
              <w:t>meaning</w:t>
            </w:r>
            <w:proofErr w:type="gramEnd"/>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393DC142"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r w:rsidR="003A00E3">
              <w:t>,</w:t>
            </w:r>
            <w:r w:rsidR="00DF063F" w:rsidRPr="0098259C">
              <w:t xml:space="preserve"> and it is expected that this function has shown the prepared information message to the user.</w:t>
            </w:r>
          </w:p>
          <w:p w14:paraId="6BA7BCCA" w14:textId="112BD93F"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 if explicitly defined for the corresponding function</w:t>
            </w:r>
            <w:r w:rsidR="003F58B3" w:rsidRPr="0098259C">
              <w:rPr>
                <w:rStyle w:val="Funotenzeichen"/>
              </w:rPr>
              <w:footnoteReference w:id="3"/>
            </w:r>
            <w:r w:rsidR="00DF063F" w:rsidRPr="0098259C">
              <w:t xml:space="preserve"> (</w:t>
            </w:r>
            <w:proofErr w:type="spellStart"/>
            <w:r w:rsidR="003F58B3">
              <w:t>ModelExchange</w:t>
            </w:r>
            <w:proofErr w:type="spellEnd"/>
            <w:r w:rsidR="003F58B3">
              <w:t xml:space="preserv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proofErr w:type="spellStart"/>
            <w:r w:rsidR="003F58B3" w:rsidRPr="003200BB">
              <w:rPr>
                <w:rStyle w:val="CODE"/>
                <w:rFonts w:ascii="Arial" w:hAnsi="Arial" w:cs="Arial"/>
                <w:sz w:val="20"/>
                <w:szCs w:val="20"/>
              </w:rPr>
              <w:t>CoSimulation</w:t>
            </w:r>
            <w:proofErr w:type="spellEnd"/>
            <w:r w:rsidR="003F58B3" w:rsidRPr="003200BB">
              <w:rPr>
                <w:rStyle w:val="CODE"/>
                <w:rFonts w:ascii="Arial" w:hAnsi="Arial" w:cs="Arial"/>
                <w:sz w:val="20"/>
                <w:szCs w:val="20"/>
              </w:rPr>
              <w:t>:</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xml:space="preserve">, </w:t>
            </w:r>
            <w:proofErr w:type="spellStart"/>
            <w:r w:rsidR="003F58B3">
              <w:rPr>
                <w:rStyle w:val="CODE"/>
              </w:rPr>
              <w:t>fmiGetXXXStatus</w:t>
            </w:r>
            <w:proofErr w:type="spellEnd"/>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w:t>
            </w:r>
            <w:proofErr w:type="gramStart"/>
            <w:r w:rsidR="00DF063F" w:rsidRPr="0098259C">
              <w:t>has to</w:t>
            </w:r>
            <w:proofErr w:type="gramEnd"/>
            <w:r w:rsidR="00DF063F" w:rsidRPr="0098259C">
              <w:t xml:space="preserve">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(see below</w:t>
            </w:r>
            <w:proofErr w:type="gramStart"/>
            <w:r w:rsidR="00DF063F" w:rsidRPr="0098259C">
              <w:t>)</w:t>
            </w:r>
            <w:proofErr w:type="gramEnd"/>
            <w:r w:rsidR="00DF063F" w:rsidRPr="0098259C">
              <w:t xml:space="preserve"> and it is expected that this function has shown the prepared information message to the user if the </w:t>
            </w:r>
            <w:r w:rsidR="00ED58AD" w:rsidRPr="0098259C">
              <w:t xml:space="preserve">FMU </w:t>
            </w:r>
            <w:r w:rsidR="00DF063F" w:rsidRPr="0098259C">
              <w:t>was called in debug mode (</w:t>
            </w:r>
            <w:proofErr w:type="spellStart"/>
            <w:r w:rsidR="00DF063F" w:rsidRPr="0098259C">
              <w:rPr>
                <w:rStyle w:val="CODE"/>
              </w:rPr>
              <w:t>loggingOn</w:t>
            </w:r>
            <w:proofErr w:type="spellEnd"/>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66085050"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proofErr w:type="spellStart"/>
            <w:r w:rsidR="00781141" w:rsidRPr="002F3E46">
              <w:rPr>
                <w:rStyle w:val="CODE"/>
              </w:rPr>
              <w:t>canGetAndSetFMUstate</w:t>
            </w:r>
            <w:proofErr w:type="spellEnd"/>
            <w:r w:rsidR="00781141" w:rsidRPr="00781141">
              <w:t xml:space="preserve"> is true and </w:t>
            </w:r>
            <w:r w:rsidR="00781141" w:rsidRPr="002F3E46">
              <w:rPr>
                <w:rStyle w:val="CODE"/>
              </w:rPr>
              <w:t>fm</w:t>
            </w:r>
            <w:r w:rsidR="003F5151">
              <w:rPr>
                <w:rStyle w:val="CODE"/>
              </w:rPr>
              <w:t>i</w:t>
            </w:r>
            <w:r w:rsidR="00781141" w:rsidRPr="002F3E46">
              <w:rPr>
                <w:rStyle w:val="CODE"/>
              </w:rPr>
              <w:t>2GetFMUstate</w:t>
            </w:r>
            <w:r w:rsidR="00781141" w:rsidRPr="00781141">
              <w:t xml:space="preserve"> was called before in non-erroneous state</w:t>
            </w:r>
            <w:ins w:id="90" w:author="Bertsch Christian (CR/ASI3)" w:date="2024-10-16T18:28:00Z">
              <w:r w:rsidR="0017155B">
                <w:t xml:space="preserve">. </w:t>
              </w:r>
              <w:r w:rsidR="0017155B">
                <w:rPr>
                  <w:rStyle w:val="blob-code-inner"/>
                </w:rPr>
                <w:t xml:space="preserve">It is also possible to reset the instance of the FMU by calling </w:t>
              </w:r>
              <w:r w:rsidR="0017155B" w:rsidRPr="0017155B">
                <w:rPr>
                  <w:rStyle w:val="CODE"/>
                  <w:rPrChange w:id="91" w:author="Bertsch Christian (CR/ASI3)" w:date="2024-10-16T18:28:00Z">
                    <w:rPr>
                      <w:rStyle w:val="blob-code-inner"/>
                    </w:rPr>
                  </w:rPrChange>
                </w:rPr>
                <w:t>fmi2Reset</w:t>
              </w:r>
            </w:ins>
            <w:r w:rsidR="00781141" w:rsidRPr="00781141">
              <w:t>.</w:t>
            </w:r>
            <w:ins w:id="92" w:author="Bertsch Christian (CR/ASI3)" w:date="2024-06-18T19:40:00Z">
              <w:r w:rsidR="00317D71">
                <w:rPr>
                  <w:rStyle w:val="Funotenzeichen"/>
                </w:rPr>
                <w:footnoteReference w:id="4"/>
              </w:r>
            </w:ins>
            <w:r w:rsidR="00781141" w:rsidRPr="00781141">
              <w:t xml:space="preserve"> </w:t>
            </w:r>
            <w:r w:rsidR="00781141" w:rsidRPr="00317D71">
              <w:rPr>
                <w:strike/>
                <w:rPrChange w:id="95" w:author="Bertsch Christian (CR/ASI3)" w:date="2024-06-18T19:40:00Z">
                  <w:rPr/>
                </w:rPrChange>
              </w:rPr>
              <w:t xml:space="preserve">If not, the simulation cannot be continued and </w:t>
            </w:r>
            <w:r w:rsidR="00781141" w:rsidRPr="00317D71">
              <w:rPr>
                <w:rStyle w:val="CODE"/>
                <w:strike/>
                <w:rPrChange w:id="96" w:author="Bertsch Christian (CR/ASI3)" w:date="2024-06-18T19:40:00Z">
                  <w:rPr>
                    <w:rStyle w:val="CODE"/>
                  </w:rPr>
                </w:rPrChange>
              </w:rPr>
              <w:t>fmi2FreeInstance</w:t>
            </w:r>
            <w:r w:rsidR="00781141" w:rsidRPr="00317D71">
              <w:rPr>
                <w:strike/>
                <w:rPrChange w:id="97" w:author="Bertsch Christian (CR/ASI3)" w:date="2024-06-18T19:40:00Z">
                  <w:rPr/>
                </w:rPrChange>
              </w:rPr>
              <w:t xml:space="preserve"> or </w:t>
            </w:r>
            <w:r w:rsidR="00781141" w:rsidRPr="00317D71">
              <w:rPr>
                <w:rStyle w:val="CODE"/>
                <w:strike/>
                <w:rPrChange w:id="98" w:author="Bertsch Christian (CR/ASI3)" w:date="2024-06-18T19:40:00Z">
                  <w:rPr>
                    <w:rStyle w:val="CODE"/>
                  </w:rPr>
                </w:rPrChange>
              </w:rPr>
              <w:t>fmi2Reset</w:t>
            </w:r>
            <w:r w:rsidR="00781141" w:rsidRPr="00317D71">
              <w:rPr>
                <w:strike/>
                <w:rPrChange w:id="99" w:author="Bertsch Christian (CR/ASI3)" w:date="2024-06-18T19:40:00Z">
                  <w:rPr/>
                </w:rPrChange>
              </w:rPr>
              <w:t xml:space="preserve"> </w:t>
            </w:r>
            <w:r w:rsidR="00781141" w:rsidRPr="00317D71">
              <w:rPr>
                <w:strike/>
                <w:u w:val="single"/>
                <w:rPrChange w:id="100" w:author="Bertsch Christian (CR/ASI3)" w:date="2024-06-18T19:40:00Z">
                  <w:rPr>
                    <w:u w:val="single"/>
                  </w:rPr>
                </w:rPrChange>
              </w:rPr>
              <w:t>must</w:t>
            </w:r>
            <w:r w:rsidR="00781141" w:rsidRPr="00317D71">
              <w:rPr>
                <w:strike/>
                <w:rPrChange w:id="101" w:author="Bertsch Christian (CR/ASI3)" w:date="2024-06-18T19:40:00Z">
                  <w:rPr/>
                </w:rPrChange>
              </w:rPr>
              <w:t xml:space="preserve"> be called afterwards.</w:t>
            </w:r>
            <w:ins w:id="102" w:author="Bertsch Christian (CR/ASI3)" w:date="2024-06-18T19:40:00Z">
              <w:r w:rsidR="00317D71" w:rsidDel="00317D71">
                <w:rPr>
                  <w:rStyle w:val="Funotenzeichen"/>
                </w:rPr>
                <w:t xml:space="preserve"> </w:t>
              </w:r>
            </w:ins>
            <w:del w:id="103" w:author="Bertsch Christian (CR/ASI3)" w:date="2024-06-18T19:40:00Z">
              <w:r w:rsidR="004D298B" w:rsidDel="00317D71">
                <w:rPr>
                  <w:rStyle w:val="Funotenzeichen"/>
                </w:rPr>
                <w:footnoteReference w:id="5"/>
              </w:r>
            </w:del>
            <w:ins w:id="106" w:author="Bertsch Christian (CR/ASI3)" w:date="2024-06-18T19:40:00Z">
              <w:r w:rsidR="00317D71">
                <w:t xml:space="preserve"> </w:t>
              </w:r>
            </w:ins>
            <w:ins w:id="107" w:author="Bertsch Christian (CR/ASI3)" w:date="2024-06-18T19:41:00Z">
              <w:r w:rsidR="00317D71">
                <w:rPr>
                  <w:i/>
                  <w:iCs/>
                </w:rPr>
                <w:t>[Deleted in FMI 2.0.5].</w:t>
              </w:r>
            </w:ins>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Function “</w:t>
            </w:r>
            <w:r w:rsidR="00DF063F" w:rsidRPr="0098259C">
              <w:rPr>
                <w:rStyle w:val="CODE"/>
                <w:rFonts w:cs="Courier New"/>
              </w:rPr>
              <w:t>logger</w:t>
            </w:r>
            <w:r w:rsidR="00ED58AD" w:rsidRPr="0098259C">
              <w:t>” was called in the FMU</w:t>
            </w:r>
            <w:r w:rsidR="00DF063F" w:rsidRPr="0098259C">
              <w:t xml:space="preserve"> (see below)</w:t>
            </w:r>
            <w:r w:rsidR="00C85E69">
              <w:t>,</w:t>
            </w:r>
            <w:r w:rsidR="00DF063F" w:rsidRPr="0098259C">
              <w:t xml:space="preserve"> and it is expected that this function has shown the prepared information message to the user.</w:t>
            </w:r>
          </w:p>
          <w:p w14:paraId="0613BF31" w14:textId="4FFC356C" w:rsidR="00DF063F" w:rsidRPr="0098259C" w:rsidRDefault="00140C25" w:rsidP="002F3E46">
            <w:pPr>
              <w:pStyle w:val="BulletItemFirst"/>
              <w:spacing w:before="120"/>
              <w:ind w:left="238" w:hanging="238"/>
            </w:pPr>
            <w:r w:rsidRPr="00C35041">
              <w:rPr>
                <w:rStyle w:val="CODE"/>
                <w:rFonts w:cs="Courier New"/>
              </w:rPr>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 xml:space="preserve">For example, due to a run-time exception such as access violation or integer division by zero during the execution of an </w:t>
            </w:r>
            <w:proofErr w:type="spellStart"/>
            <w:r w:rsidR="00C35041" w:rsidRPr="002F3E46">
              <w:rPr>
                <w:i/>
              </w:rPr>
              <w:t>fmi</w:t>
            </w:r>
            <w:proofErr w:type="spellEnd"/>
            <w:r w:rsidR="00C35041" w:rsidRPr="002F3E46">
              <w:rPr>
                <w:i/>
              </w:rPr>
              <w:t xml:space="preserve">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r w:rsidR="00C85E69">
              <w:t>,</w:t>
            </w:r>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3B1B2928"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 </w:t>
            </w:r>
            <w:r w:rsidR="003A00E3">
              <w:t xml:space="preserve">this status </w:t>
            </w:r>
            <w:r w:rsidR="00ED58AD" w:rsidRPr="0098259C">
              <w:t xml:space="preserve">is returned </w:t>
            </w:r>
            <w:r w:rsidR="00512E08" w:rsidRPr="0098259C">
              <w:t xml:space="preserve">only from the co-simulation </w:t>
            </w:r>
            <w:proofErr w:type="gramStart"/>
            <w:r w:rsidR="00512E08" w:rsidRPr="0098259C">
              <w:t xml:space="preserve">interface, </w:t>
            </w:r>
            <w:r w:rsidR="00ED58AD" w:rsidRPr="0098259C">
              <w:t>if</w:t>
            </w:r>
            <w:proofErr w:type="gramEnd"/>
            <w:r w:rsidR="00ED58AD" w:rsidRPr="0098259C">
              <w:t xml:space="preserve"> the slave executes the function in an asynchronous way. That means the slave starts to compute but returns immediately. The master has to call </w:t>
            </w:r>
            <w:r>
              <w:rPr>
                <w:rStyle w:val="CODE"/>
                <w:rFonts w:eastAsia="StarSymbol"/>
              </w:rPr>
              <w:t>fmi2</w:t>
            </w:r>
            <w:proofErr w:type="gramStart"/>
            <w:r w:rsidR="00ED58AD" w:rsidRPr="0098259C">
              <w:rPr>
                <w:rStyle w:val="CODE"/>
              </w:rPr>
              <w:t>GetStatus(</w:t>
            </w:r>
            <w:proofErr w:type="gramEnd"/>
            <w:r w:rsidR="00ED58AD" w:rsidRPr="0098259C">
              <w:rPr>
                <w:rStyle w:val="CODE"/>
              </w:rPr>
              <w:t xml:space="preserve">..., </w:t>
            </w:r>
            <w:r>
              <w:rPr>
                <w:rStyle w:val="CODE"/>
              </w:rPr>
              <w:t>fmi2</w:t>
            </w:r>
            <w:r w:rsidR="00ED58AD" w:rsidRPr="0098259C">
              <w:rPr>
                <w:rStyle w:val="CODE"/>
              </w:rPr>
              <w:t>DoStepStatus)</w:t>
            </w:r>
            <w:r w:rsidR="00512E08" w:rsidRPr="0098259C">
              <w:t xml:space="preserve"> to determine</w:t>
            </w:r>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r w:rsidR="00546BF2">
              <w:t xml:space="preserve"> </w:t>
            </w:r>
            <w:r w:rsidR="00546BF2">
              <w:fldChar w:fldCharType="begin"/>
            </w:r>
            <w:r w:rsidR="00546BF2">
              <w:instrText xml:space="preserve"> REF _Ref20232792 \r \h </w:instrText>
            </w:r>
            <w:r w:rsidR="00546BF2">
              <w:fldChar w:fldCharType="separate"/>
            </w:r>
            <w:r w:rsidR="00EE265D">
              <w:t>4.2.3</w:t>
            </w:r>
            <w:r w:rsidR="00546BF2">
              <w:fldChar w:fldCharType="end"/>
            </w:r>
            <w:r w:rsidR="00512E08" w:rsidRPr="0098259C">
              <w:t>).</w:t>
            </w:r>
          </w:p>
        </w:tc>
      </w:tr>
    </w:tbl>
    <w:p w14:paraId="38262163" w14:textId="77777777" w:rsidR="003D0107" w:rsidRPr="0098259C" w:rsidRDefault="003D0107" w:rsidP="00FF0916">
      <w:pPr>
        <w:pStyle w:val="berschrift3"/>
      </w:pPr>
      <w:bookmarkStart w:id="108" w:name="_Ref289256130"/>
      <w:bookmarkStart w:id="109" w:name="_Toc55136486"/>
      <w:r w:rsidRPr="0098259C">
        <w:t>Inquire Platform and Version Number of Header Files</w:t>
      </w:r>
      <w:bookmarkEnd w:id="108"/>
      <w:bookmarkEnd w:id="109"/>
    </w:p>
    <w:p w14:paraId="29DBB68C" w14:textId="77777777" w:rsidR="00DF063F" w:rsidRPr="0098259C" w:rsidRDefault="00DF063F" w:rsidP="00C2398F">
      <w:pPr>
        <w:pStyle w:val="Textkrper"/>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proofErr w:type="spellStart"/>
            <w:r w:rsidRPr="0098259C">
              <w:rPr>
                <w:rStyle w:val="CODE"/>
              </w:rPr>
              <w:t>fmiVersion</w:t>
            </w:r>
            <w:proofErr w:type="spellEnd"/>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berschrift3"/>
      </w:pPr>
      <w:bookmarkStart w:id="110" w:name="_Ref289413928"/>
      <w:bookmarkStart w:id="111" w:name="_Ref289414283"/>
      <w:bookmarkStart w:id="112" w:name="_Toc55136487"/>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110"/>
      <w:bookmarkEnd w:id="111"/>
      <w:bookmarkEnd w:id="112"/>
    </w:p>
    <w:p w14:paraId="7CA0884B" w14:textId="77777777" w:rsidR="0043791A" w:rsidRPr="0098259C" w:rsidRDefault="0043791A" w:rsidP="0043791A">
      <w:pPr>
        <w:pStyle w:val="Textkrper"/>
      </w:pPr>
      <w:r w:rsidRPr="0098259C">
        <w:t>This section documents functions that deal with instantiation</w:t>
      </w:r>
      <w:r w:rsidR="006A1530">
        <w:t xml:space="preserve">, </w:t>
      </w:r>
      <w:proofErr w:type="gramStart"/>
      <w:r w:rsidR="006A1530">
        <w:t>destruction</w:t>
      </w:r>
      <w:proofErr w:type="gramEnd"/>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Textkrper"/>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proofErr w:type="gramStart"/>
            <w:r w:rsidR="0043791A" w:rsidRPr="0098259C">
              <w:rPr>
                <w:rStyle w:val="CODE"/>
                <w:rFonts w:cs="Courier New"/>
              </w:rPr>
              <w:t>Instantiate(</w:t>
            </w:r>
            <w:proofErr w:type="gramEnd"/>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proofErr w:type="spellStart"/>
            <w:r w:rsidR="0043791A" w:rsidRPr="0098259C">
              <w:rPr>
                <w:rStyle w:val="CODE"/>
                <w:rFonts w:cs="Courier New"/>
              </w:rPr>
              <w:t>instanceName</w:t>
            </w:r>
            <w:proofErr w:type="spellEnd"/>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 xml:space="preserve">Type    </w:t>
            </w:r>
            <w:proofErr w:type="spellStart"/>
            <w:r>
              <w:rPr>
                <w:rStyle w:val="CODE"/>
              </w:rPr>
              <w:t>fmuType</w:t>
            </w:r>
            <w:proofErr w:type="spellEnd"/>
            <w:r>
              <w:rPr>
                <w:rStyle w:val="CODE"/>
              </w:rPr>
              <w:t>,</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proofErr w:type="gramStart"/>
            <w:r w:rsidR="0043791A" w:rsidRPr="0098259C">
              <w:rPr>
                <w:rStyle w:val="CODE"/>
                <w:rFonts w:cs="Courier New"/>
              </w:rPr>
              <w:t xml:space="preserve">String </w:t>
            </w:r>
            <w:r>
              <w:rPr>
                <w:rStyle w:val="CODE"/>
                <w:rFonts w:cs="Courier New"/>
              </w:rPr>
              <w:t xml:space="preserve"> </w:t>
            </w:r>
            <w:proofErr w:type="spellStart"/>
            <w:r w:rsidR="005F5F93" w:rsidRPr="0098259C">
              <w:rPr>
                <w:rStyle w:val="CODE"/>
                <w:rFonts w:cs="Courier New"/>
              </w:rPr>
              <w:t>fmu</w:t>
            </w:r>
            <w:r w:rsidR="0043791A" w:rsidRPr="0098259C">
              <w:rPr>
                <w:rStyle w:val="CODE"/>
                <w:rFonts w:cs="Courier New"/>
              </w:rPr>
              <w:t>GUID</w:t>
            </w:r>
            <w:proofErr w:type="spellEnd"/>
            <w:proofErr w:type="gramEnd"/>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proofErr w:type="gramStart"/>
            <w:r w:rsidRPr="0098259C">
              <w:rPr>
                <w:rStyle w:val="CODE"/>
              </w:rPr>
              <w:t xml:space="preserve">String </w:t>
            </w:r>
            <w:r w:rsidR="00B47E60" w:rsidRPr="0098259C">
              <w:rPr>
                <w:rStyle w:val="CODE"/>
              </w:rPr>
              <w:t xml:space="preserve"> </w:t>
            </w:r>
            <w:proofErr w:type="spellStart"/>
            <w:r w:rsidRPr="0098259C">
              <w:rPr>
                <w:rStyle w:val="CODE"/>
              </w:rPr>
              <w:t>fmuResourceLocation</w:t>
            </w:r>
            <w:proofErr w:type="spellEnd"/>
            <w:proofErr w:type="gramEnd"/>
            <w:r w:rsidRPr="0098259C">
              <w:rPr>
                <w:rStyle w:val="CODE"/>
              </w:rPr>
              <w:t>,</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proofErr w:type="spellStart"/>
            <w:r w:rsidRPr="0098259C">
              <w:rPr>
                <w:rStyle w:val="CODE"/>
              </w:rPr>
              <w:t>loggingOn</w:t>
            </w:r>
            <w:proofErr w:type="spellEnd"/>
            <w:proofErr w:type="gramStart"/>
            <w:r w:rsidRPr="0098259C">
              <w:rPr>
                <w:rStyle w:val="CODE"/>
                <w:rFonts w:cs="Courier New"/>
              </w:rPr>
              <w:t>);</w:t>
            </w:r>
            <w:proofErr w:type="gramEnd"/>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proofErr w:type="spellStart"/>
            <w:r w:rsidRPr="00512046">
              <w:rPr>
                <w:rStyle w:val="CODE"/>
                <w:rFonts w:eastAsia="StarSymbol" w:cs="Courier New"/>
                <w:b/>
              </w:rPr>
              <w:t>enum</w:t>
            </w:r>
            <w:proofErr w:type="spellEnd"/>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proofErr w:type="gramStart"/>
            <w:r w:rsidRPr="00512046">
              <w:rPr>
                <w:rStyle w:val="CODE"/>
                <w:rFonts w:eastAsia="StarSymbol" w:cs="Courier New"/>
              </w:rPr>
              <w:t>}</w:t>
            </w:r>
            <w:r w:rsidR="00140C25">
              <w:rPr>
                <w:rStyle w:val="CODE"/>
                <w:rFonts w:eastAsia="StarSymbol" w:cs="Courier New"/>
              </w:rPr>
              <w:t>fmi</w:t>
            </w:r>
            <w:proofErr w:type="gramEnd"/>
            <w:r w:rsidR="00140C25">
              <w:rPr>
                <w:rStyle w:val="CODE"/>
                <w:rFonts w:eastAsia="StarSymbol" w:cs="Courier New"/>
              </w:rPr>
              <w:t>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0792C05F"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r w:rsidR="00A15F12">
              <w:t>is</w:t>
            </w:r>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proofErr w:type="spellStart"/>
            <w:r w:rsidR="006A1530" w:rsidRPr="0098259C">
              <w:rPr>
                <w:rStyle w:val="CODE"/>
              </w:rPr>
              <w:t>canBeInstantiatedOnlyOncePerProcess</w:t>
            </w:r>
            <w:proofErr w:type="spellEnd"/>
            <w:r w:rsidR="006A1530" w:rsidRPr="0098259C">
              <w:rPr>
                <w:rStyle w:val="CODE"/>
              </w:rPr>
              <w:t xml:space="preserve"> = false</w:t>
            </w:r>
            <w:r w:rsidR="006A1530">
              <w:t>).</w:t>
            </w:r>
          </w:p>
          <w:p w14:paraId="2EBBE80A" w14:textId="23EAB77B" w:rsidR="0043791A" w:rsidRDefault="0043791A" w:rsidP="005A1732">
            <w:pPr>
              <w:pStyle w:val="Textkrper-Tabelle"/>
              <w:spacing w:before="120"/>
              <w:ind w:left="23"/>
              <w:rPr>
                <w:ins w:id="113" w:author="Bertsch Christian (CR/ADX2.2)" w:date="2024-04-05T16:35:00Z"/>
              </w:rPr>
            </w:pPr>
            <w:r w:rsidRPr="0098259C">
              <w:t xml:space="preserve">This function must be called successfully before any of the following functions can be called. </w:t>
            </w:r>
            <w:r w:rsidR="00F47752" w:rsidRPr="0098259C">
              <w:t xml:space="preserve">For co-simulation, this function call </w:t>
            </w:r>
            <w:proofErr w:type="gramStart"/>
            <w:r w:rsidRPr="0098259C">
              <w:t>has to</w:t>
            </w:r>
            <w:proofErr w:type="gramEnd"/>
            <w:r w:rsidRPr="0098259C">
              <w:t xml:space="preserve"> perform all actions</w:t>
            </w:r>
            <w:r w:rsidR="00F47752" w:rsidRPr="0098259C">
              <w:t xml:space="preserve"> of a slave</w:t>
            </w:r>
            <w:r w:rsidRPr="0098259C">
              <w:t xml:space="preserve"> which are necessary before a simulation run starts (</w:t>
            </w:r>
            <w:r w:rsidR="000061EF" w:rsidRPr="0098259C">
              <w:t>for example</w:t>
            </w:r>
            <w:r w:rsidR="00A15F12">
              <w:t>,</w:t>
            </w:r>
            <w:r w:rsidR="000061EF" w:rsidRPr="0098259C">
              <w:t xml:space="preserve"> </w:t>
            </w:r>
            <w:r w:rsidRPr="0098259C">
              <w:t>loading the model file, compilation...).</w:t>
            </w:r>
          </w:p>
          <w:p w14:paraId="6B62BEA0" w14:textId="3375C640" w:rsidR="00095271" w:rsidRPr="00095271" w:rsidRDefault="00095271" w:rsidP="00095271">
            <w:pPr>
              <w:pStyle w:val="Textkrper-Tabelle"/>
              <w:spacing w:before="120"/>
              <w:ind w:left="23"/>
              <w:rPr>
                <w:i/>
                <w:iCs/>
                <w:rPrChange w:id="114" w:author="Bertsch Christian (CR/ADX2.2)" w:date="2024-04-05T16:36:00Z">
                  <w:rPr/>
                </w:rPrChange>
              </w:rPr>
            </w:pPr>
            <w:ins w:id="115" w:author="Bertsch Christian (CR/ADX2.2)" w:date="2024-04-05T16:35:00Z">
              <w:r w:rsidRPr="00095271">
                <w:rPr>
                  <w:i/>
                  <w:iCs/>
                  <w:rPrChange w:id="116" w:author="Bertsch Christian (CR/ADX2.2)" w:date="2024-04-05T16:36:00Z">
                    <w:rPr/>
                  </w:rPrChange>
                </w:rPr>
                <w:t>[Note that all pointers passed into this function are only valid during the extent of the call.</w:t>
              </w:r>
            </w:ins>
            <w:ins w:id="117" w:author="Bertsch Christian (CR/ADX2.2)" w:date="2024-04-05T16:36:00Z">
              <w:r w:rsidRPr="00095271">
                <w:rPr>
                  <w:i/>
                  <w:iCs/>
                  <w:rPrChange w:id="118" w:author="Bertsch Christian (CR/ADX2.2)" w:date="2024-04-05T16:36:00Z">
                    <w:rPr/>
                  </w:rPrChange>
                </w:rPr>
                <w:br/>
              </w:r>
            </w:ins>
            <w:ins w:id="119" w:author="Bertsch Christian (CR/ADX2.2)" w:date="2024-04-05T16:35:00Z">
              <w:r w:rsidRPr="00095271">
                <w:rPr>
                  <w:i/>
                  <w:iCs/>
                  <w:rPrChange w:id="120" w:author="Bertsch Christian (CR/ADX2.2)" w:date="2024-04-05T16:36:00Z">
                    <w:rPr/>
                  </w:rPrChange>
                </w:rPr>
                <w:t xml:space="preserve">This also applies to the struct pointer passed as the `functions` argument, even though the </w:t>
              </w:r>
              <w:proofErr w:type="gramStart"/>
              <w:r w:rsidRPr="00095271">
                <w:rPr>
                  <w:i/>
                  <w:iCs/>
                  <w:rPrChange w:id="121" w:author="Bertsch Christian (CR/ADX2.2)" w:date="2024-04-05T16:36:00Z">
                    <w:rPr/>
                  </w:rPrChange>
                </w:rPr>
                <w:t>pointers</w:t>
              </w:r>
              <w:proofErr w:type="gramEnd"/>
              <w:r w:rsidRPr="00095271">
                <w:rPr>
                  <w:i/>
                  <w:iCs/>
                  <w:rPrChange w:id="122" w:author="Bertsch Christian (CR/ADX2.2)" w:date="2024-04-05T16:36:00Z">
                    <w:rPr/>
                  </w:rPrChange>
                </w:rPr>
                <w:t xml:space="preserve"> to the callback functions themselves have a longer lifetime, as specified below.]</w:t>
              </w:r>
            </w:ins>
          </w:p>
          <w:p w14:paraId="79C19661" w14:textId="74990268" w:rsidR="0043791A" w:rsidRDefault="0043791A" w:rsidP="00E96FCF">
            <w:pPr>
              <w:pStyle w:val="Textkrper-Tabelle"/>
              <w:spacing w:before="120"/>
              <w:ind w:left="0"/>
            </w:pPr>
            <w:r w:rsidRPr="0098259C">
              <w:t xml:space="preserve">Argument </w:t>
            </w:r>
            <w:proofErr w:type="spellStart"/>
            <w:r w:rsidRPr="0098259C">
              <w:rPr>
                <w:rStyle w:val="CODE"/>
                <w:rFonts w:eastAsia="StarSymbol"/>
              </w:rPr>
              <w:t>instanceName</w:t>
            </w:r>
            <w:proofErr w:type="spellEnd"/>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r w:rsidR="004F04F3">
              <w:t>,</w:t>
            </w:r>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r w:rsidR="004F04F3">
              <w:t>,</w:t>
            </w:r>
            <w:r w:rsidR="00F47752" w:rsidRPr="0098259C">
              <w:t xml:space="preserve"> must have at least one character that is no white space).</w:t>
            </w:r>
            <w:r w:rsidR="00C95A9B" w:rsidRPr="0098259C">
              <w:t xml:space="preserve"> [</w:t>
            </w:r>
            <w:r w:rsidR="00C95A9B" w:rsidRPr="0098259C">
              <w:rPr>
                <w:i/>
              </w:rPr>
              <w:t xml:space="preserve">If only one FMU is simulated, as </w:t>
            </w:r>
            <w:proofErr w:type="spellStart"/>
            <w:r w:rsidR="00C95A9B" w:rsidRPr="0098259C">
              <w:rPr>
                <w:i/>
              </w:rPr>
              <w:t>instanceName</w:t>
            </w:r>
            <w:proofErr w:type="spellEnd"/>
            <w:r w:rsidR="00C95A9B" w:rsidRPr="0098259C">
              <w:rPr>
                <w:i/>
              </w:rPr>
              <w:t xml:space="preserve"> attribute </w:t>
            </w:r>
            <w:proofErr w:type="spellStart"/>
            <w:r w:rsidR="00C95A9B" w:rsidRPr="0098259C">
              <w:rPr>
                <w:rStyle w:val="CODE"/>
                <w:i/>
              </w:rPr>
              <w:t>modelName</w:t>
            </w:r>
            <w:proofErr w:type="spellEnd"/>
            <w:r w:rsidR="00C95A9B" w:rsidRPr="0098259C">
              <w:rPr>
                <w:i/>
              </w:rPr>
              <w:t xml:space="preserve"> or </w:t>
            </w:r>
            <w:r w:rsidR="005A1732">
              <w:rPr>
                <w:i/>
              </w:rPr>
              <w:t>&lt;</w:t>
            </w:r>
            <w:proofErr w:type="spellStart"/>
            <w:r w:rsidR="005A1732">
              <w:rPr>
                <w:rStyle w:val="CODE"/>
                <w:i/>
              </w:rPr>
              <w:t>M</w:t>
            </w:r>
            <w:r w:rsidR="00C95A9B" w:rsidRPr="0098259C">
              <w:rPr>
                <w:rStyle w:val="CODE"/>
                <w:i/>
              </w:rPr>
              <w:t>odelExchange</w:t>
            </w:r>
            <w:proofErr w:type="spellEnd"/>
            <w:r w:rsidR="00C95A9B" w:rsidRPr="0098259C">
              <w:rPr>
                <w:rStyle w:val="CODE"/>
                <w:i/>
              </w:rPr>
              <w:t>/</w:t>
            </w:r>
            <w:proofErr w:type="spellStart"/>
            <w:r w:rsidR="00C95A9B" w:rsidRPr="0098259C">
              <w:rPr>
                <w:rStyle w:val="CODE"/>
                <w:i/>
              </w:rPr>
              <w:t>CoSimulation</w:t>
            </w:r>
            <w:proofErr w:type="spellEnd"/>
            <w:r w:rsidR="005A1732">
              <w:rPr>
                <w:rStyle w:val="CODE"/>
                <w:i/>
              </w:rPr>
              <w:t xml:space="preserve"> </w:t>
            </w:r>
            <w:proofErr w:type="spellStart"/>
            <w:r w:rsidR="00C95A9B" w:rsidRPr="0098259C">
              <w:rPr>
                <w:rStyle w:val="CODE"/>
                <w:i/>
              </w:rPr>
              <w:t>modelIdentifier</w:t>
            </w:r>
            <w:proofErr w:type="spellEnd"/>
            <w:r w:rsidR="005A1732">
              <w:rPr>
                <w:rStyle w:val="CODE"/>
                <w:i/>
              </w:rPr>
              <w:t>=</w:t>
            </w:r>
            <w:proofErr w:type="gramStart"/>
            <w:r w:rsidR="005A1732">
              <w:rPr>
                <w:rStyle w:val="CODE"/>
                <w:i/>
              </w:rPr>
              <w:t>”..</w:t>
            </w:r>
            <w:proofErr w:type="gramEnd"/>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proofErr w:type="spellStart"/>
            <w:r w:rsidR="00C95A9B" w:rsidRPr="0098259C">
              <w:rPr>
                <w:rStyle w:val="CODE"/>
                <w:i/>
              </w:rPr>
              <w:t>fmiModelDescription</w:t>
            </w:r>
            <w:proofErr w:type="spellEnd"/>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proofErr w:type="spellStart"/>
            <w:r w:rsidRPr="0098259C">
              <w:rPr>
                <w:rStyle w:val="CODE"/>
                <w:rFonts w:eastAsia="StarSymbol"/>
              </w:rPr>
              <w:t>fmu</w:t>
            </w:r>
            <w:r>
              <w:rPr>
                <w:rStyle w:val="CODE"/>
                <w:rFonts w:eastAsia="StarSymbol"/>
              </w:rPr>
              <w:t>Type</w:t>
            </w:r>
            <w:proofErr w:type="spellEnd"/>
            <w:r w:rsidRPr="0098259C">
              <w:t xml:space="preserve"> </w:t>
            </w:r>
            <w:r>
              <w:t>defines the type of the FMU:</w:t>
            </w:r>
          </w:p>
          <w:p w14:paraId="78A47235" w14:textId="48C14103"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EE265D">
              <w:t>3</w:t>
            </w:r>
            <w:r>
              <w:fldChar w:fldCharType="end"/>
            </w:r>
            <w:r>
              <w:t>).</w:t>
            </w:r>
          </w:p>
          <w:p w14:paraId="57BE4CB2" w14:textId="34E6570C"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EE265D">
              <w:t>4</w:t>
            </w:r>
            <w:r>
              <w:fldChar w:fldCharType="end"/>
            </w:r>
            <w:r>
              <w:t>).</w:t>
            </w:r>
          </w:p>
          <w:p w14:paraId="3A9122CE" w14:textId="58C6B10B" w:rsidR="0043791A" w:rsidRPr="0098259C" w:rsidRDefault="0043791A" w:rsidP="00E96FCF">
            <w:pPr>
              <w:pStyle w:val="Textkrper-Tabelle"/>
              <w:spacing w:before="120"/>
              <w:ind w:left="23"/>
            </w:pPr>
            <w:r w:rsidRPr="0098259C">
              <w:t xml:space="preserve">Argument </w:t>
            </w:r>
            <w:proofErr w:type="spellStart"/>
            <w:r w:rsidRPr="0098259C">
              <w:rPr>
                <w:rStyle w:val="CODE"/>
                <w:rFonts w:eastAsia="StarSymbol"/>
              </w:rPr>
              <w:t>fmuGUID</w:t>
            </w:r>
            <w:proofErr w:type="spellEnd"/>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EE265D">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r w:rsidR="00705843">
              <w:t>,</w:t>
            </w:r>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w:t>
            </w:r>
            <w:proofErr w:type="spellStart"/>
            <w:r w:rsidR="003E4392" w:rsidRPr="0098259C">
              <w:t>guid</w:t>
            </w:r>
            <w:proofErr w:type="spellEnd"/>
            <w:r w:rsidR="003E4392" w:rsidRPr="0098259C">
              <w:t>”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EE265D">
              <w:t>0</w:t>
            </w:r>
            <w:r w:rsidR="006D2A1B" w:rsidRPr="0098259C">
              <w:fldChar w:fldCharType="end"/>
            </w:r>
            <w:r w:rsidR="003E4392" w:rsidRPr="0098259C">
              <w:t xml:space="preserve">) and </w:t>
            </w:r>
            <w:proofErr w:type="gramStart"/>
            <w:r w:rsidR="003E4392" w:rsidRPr="0098259C">
              <w:t>has to</w:t>
            </w:r>
            <w:proofErr w:type="gramEnd"/>
            <w:r w:rsidR="003E4392" w:rsidRPr="0098259C">
              <w:t xml:space="preserve">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proofErr w:type="spellStart"/>
            <w:r w:rsidRPr="0098259C">
              <w:rPr>
                <w:rStyle w:val="CODE"/>
                <w:rFonts w:eastAsia="StarSymbol"/>
              </w:rPr>
              <w:t>fmuGUID</w:t>
            </w:r>
            <w:proofErr w:type="spellEnd"/>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r w:rsidR="00CE6EAF">
              <w:t>;</w:t>
            </w:r>
            <w:r w:rsidR="003E4392" w:rsidRPr="0098259C">
              <w:t xml:space="preserve"> </w:t>
            </w:r>
            <w:proofErr w:type="gramStart"/>
            <w:r w:rsidR="00705843">
              <w:t>o</w:t>
            </w:r>
            <w:r w:rsidRPr="0098259C">
              <w:t>therwise</w:t>
            </w:r>
            <w:proofErr w:type="gramEnd"/>
            <w:r w:rsidRPr="0098259C">
              <w:t xml:space="preserv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r w:rsidR="00CE6EAF">
              <w:t>with</w:t>
            </w:r>
            <w:r w:rsidR="00CE6EAF" w:rsidRPr="0098259C">
              <w:t xml:space="preserve"> </w:t>
            </w:r>
            <w:r w:rsidRPr="0098259C">
              <w:t>each other. This argument cannot be null.</w:t>
            </w:r>
          </w:p>
          <w:p w14:paraId="6CF10004" w14:textId="7E942799" w:rsidR="00787BFC" w:rsidRPr="0098259C" w:rsidRDefault="00285F16" w:rsidP="00E96FCF">
            <w:pPr>
              <w:pStyle w:val="Textkrper-Tabelle"/>
              <w:spacing w:before="120"/>
              <w:ind w:left="23"/>
            </w:pPr>
            <w:r w:rsidRPr="0098259C">
              <w:t xml:space="preserve">Argument </w:t>
            </w:r>
            <w:proofErr w:type="spellStart"/>
            <w:r w:rsidRPr="0098259C">
              <w:rPr>
                <w:rStyle w:val="CODE"/>
                <w:rFonts w:eastAsia="StarSymbol"/>
              </w:rPr>
              <w:t>fmuResourceLocation</w:t>
            </w:r>
            <w:proofErr w:type="spellEnd"/>
            <w:r w:rsidRPr="0098259C">
              <w:t xml:space="preserve"> is a URI according to the </w:t>
            </w:r>
            <w:hyperlink r:id="rId32"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D2781E">
            <w:pPr>
              <w:pStyle w:val="Textkrper-Tabelle"/>
              <w:spacing w:before="120"/>
              <w:ind w:left="23"/>
            </w:pPr>
            <w:r w:rsidRPr="0098259C">
              <w:t>Mandatory: “</w:t>
            </w:r>
            <w:r w:rsidRPr="00D2781E">
              <w:rPr>
                <w:rStyle w:val="CODE"/>
                <w:rFonts w:eastAsia="StarSymbol"/>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D2781E">
              <w:rPr>
                <w:rStyle w:val="CODE"/>
                <w:rFonts w:eastAsia="StarSymbol"/>
              </w:rPr>
              <w:t>http</w:t>
            </w:r>
            <w:r w:rsidRPr="0098259C">
              <w:t>”, “</w:t>
            </w:r>
            <w:r w:rsidRPr="00D2781E">
              <w:rPr>
                <w:rStyle w:val="CODE"/>
                <w:rFonts w:eastAsia="StarSymbol"/>
              </w:rPr>
              <w:t>https</w:t>
            </w:r>
            <w:r w:rsidRPr="0098259C">
              <w:t>”, “</w:t>
            </w:r>
            <w:r w:rsidRPr="00D2781E">
              <w:rPr>
                <w:rStyle w:val="CODE"/>
                <w:rFonts w:eastAsia="StarSymbol"/>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D2781E">
              <w:rPr>
                <w:rStyle w:val="CODE"/>
                <w:rFonts w:eastAsia="StarSymbol"/>
              </w:rPr>
              <w:t>fmi2</w:t>
            </w:r>
            <w:r w:rsidRPr="0098259C">
              <w:t>”</w:t>
            </w:r>
            <w:r w:rsidR="00E867BF" w:rsidRPr="0098259C">
              <w:t xml:space="preserve"> for FMI</w:t>
            </w:r>
            <w:r w:rsidRPr="0098259C">
              <w:t xml:space="preserve"> for PLM.</w:t>
            </w:r>
          </w:p>
          <w:p w14:paraId="6F9FF7D1" w14:textId="7E9633B7" w:rsidR="00285F16" w:rsidRPr="0098259C" w:rsidRDefault="00285F16" w:rsidP="000127CB">
            <w:pPr>
              <w:pStyle w:val="Textkrper"/>
              <w:spacing w:before="0"/>
            </w:pPr>
            <w:r w:rsidRPr="0098259C">
              <w:t>[</w:t>
            </w:r>
            <w:r w:rsidRPr="0098259C">
              <w:rPr>
                <w:i/>
              </w:rPr>
              <w:t>Example: An FMU is unzipped in directory “</w:t>
            </w:r>
            <w:r w:rsidRPr="00D2781E">
              <w:rPr>
                <w:rStyle w:val="CODE"/>
                <w:rFonts w:eastAsia="StarSymbol"/>
                <w:spacing w:val="0"/>
                <w:szCs w:val="21"/>
                <w:lang w:eastAsia="en-US"/>
              </w:rPr>
              <w:t>C:\temp\</w:t>
            </w:r>
            <w:proofErr w:type="spellStart"/>
            <w:r w:rsidRPr="00D2781E">
              <w:rPr>
                <w:rStyle w:val="CODE"/>
                <w:rFonts w:eastAsia="StarSymbol"/>
                <w:spacing w:val="0"/>
                <w:szCs w:val="21"/>
                <w:lang w:eastAsia="en-US"/>
              </w:rPr>
              <w:t>MyFMU</w:t>
            </w:r>
            <w:proofErr w:type="spellEnd"/>
            <w:r w:rsidRPr="0098259C">
              <w:rPr>
                <w:i/>
              </w:rPr>
              <w:t xml:space="preserve">”, </w:t>
            </w:r>
            <w:r w:rsidRPr="00D2781E">
              <w:rPr>
                <w:rStyle w:val="CODE"/>
                <w:rFonts w:eastAsia="StarSymbol"/>
                <w:spacing w:val="0"/>
                <w:szCs w:val="21"/>
                <w:lang w:eastAsia="en-US"/>
              </w:rPr>
              <w:t xml:space="preserve">then </w:t>
            </w:r>
            <w:proofErr w:type="spellStart"/>
            <w:r w:rsidRPr="00D2781E">
              <w:rPr>
                <w:rStyle w:val="CODE"/>
                <w:rFonts w:eastAsia="StarSymbol"/>
                <w:spacing w:val="0"/>
                <w:szCs w:val="21"/>
                <w:lang w:eastAsia="en-US"/>
              </w:rPr>
              <w:t>fmuResourceLocation</w:t>
            </w:r>
            <w:proofErr w:type="spellEnd"/>
            <w:r w:rsidRPr="00D2781E">
              <w:rPr>
                <w:rStyle w:val="CODE"/>
                <w:rFonts w:eastAsia="StarSymbol"/>
                <w:spacing w:val="0"/>
                <w:szCs w:val="21"/>
                <w:lang w:eastAsia="en-US"/>
              </w:rPr>
              <w:t xml:space="preserve"> = </w:t>
            </w:r>
            <w:r w:rsidR="008641F2" w:rsidRPr="00D2781E">
              <w:rPr>
                <w:rStyle w:val="CODE"/>
                <w:rFonts w:eastAsia="StarSymbol"/>
                <w:spacing w:val="0"/>
                <w:szCs w:val="21"/>
                <w:lang w:eastAsia="en-US"/>
              </w:rPr>
              <w:t>“</w:t>
            </w:r>
            <w:r w:rsidR="00B24353" w:rsidRPr="00D2781E">
              <w:rPr>
                <w:rStyle w:val="CODE"/>
                <w:rFonts w:eastAsia="StarSymbol"/>
                <w:spacing w:val="0"/>
                <w:szCs w:val="21"/>
                <w:lang w:eastAsia="en-US"/>
              </w:rPr>
              <w:t>file:///C:/temp/MyFMU/resources</w:t>
            </w:r>
            <w:r w:rsidR="008641F2" w:rsidRPr="0098259C">
              <w:t>”</w:t>
            </w:r>
            <w:r w:rsidR="00B24353">
              <w:rPr>
                <w:i/>
              </w:rPr>
              <w:t xml:space="preserve"> or </w:t>
            </w:r>
            <w:r w:rsidR="008641F2" w:rsidRPr="0098259C">
              <w:rPr>
                <w:i/>
              </w:rPr>
              <w:t>“</w:t>
            </w:r>
            <w:r w:rsidR="00B24353" w:rsidRPr="00D2781E">
              <w:rPr>
                <w:rStyle w:val="CODE"/>
                <w:rFonts w:eastAsia="StarSymbol"/>
                <w:spacing w:val="0"/>
                <w:szCs w:val="21"/>
                <w:lang w:eastAsia="en-US"/>
              </w:rPr>
              <w:t>file:/C:/temp/MyFMU/resources</w:t>
            </w:r>
            <w:r w:rsidR="008641F2" w:rsidRPr="0098259C">
              <w:t>”</w:t>
            </w:r>
            <w:r w:rsidRPr="0098259C">
              <w:rPr>
                <w:i/>
              </w:rPr>
              <w:t xml:space="preserve">. Function </w:t>
            </w:r>
            <w:r w:rsidR="00140C25" w:rsidRPr="00D2781E">
              <w:rPr>
                <w:rStyle w:val="CODE"/>
                <w:rFonts w:eastAsia="StarSymbol"/>
                <w:spacing w:val="0"/>
                <w:szCs w:val="21"/>
                <w:lang w:eastAsia="en-US"/>
              </w:rPr>
              <w:t>fmi2</w:t>
            </w:r>
            <w:r w:rsidRPr="00D2781E">
              <w:rPr>
                <w:rStyle w:val="CODE"/>
                <w:rFonts w:eastAsia="StarSymbol"/>
                <w:spacing w:val="0"/>
                <w:szCs w:val="21"/>
                <w:lang w:eastAsia="en-US"/>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4E78E6A0"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r w:rsidR="00CE6EAF">
              <w:t>.</w:t>
            </w:r>
            <w:r w:rsidRPr="0098259C">
              <w:t xml:space="preserve"> </w:t>
            </w:r>
            <w:r w:rsidR="00CE6EAF">
              <w:t>I</w:t>
            </w:r>
            <w:r w:rsidR="00D73B94" w:rsidRPr="0098259C">
              <w:t>n other words</w:t>
            </w:r>
            <w:r w:rsidR="00705843">
              <w:t>,</w:t>
            </w:r>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r w:rsidR="00705843">
              <w:t>,</w:t>
            </w:r>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True</w:t>
            </w:r>
            <w:r w:rsidRPr="0098259C">
              <w:t xml:space="preserve">, debug logging is enabled. If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proofErr w:type="spellStart"/>
            <w:r w:rsidR="00EC508A" w:rsidRPr="002F3E46">
              <w:rPr>
                <w:rStyle w:val="CODE"/>
                <w:rFonts w:eastAsia="StarSymbol"/>
              </w:rPr>
              <w:t>L</w:t>
            </w:r>
            <w:r w:rsidR="00E53A5D" w:rsidRPr="002F3E46">
              <w:rPr>
                <w:rStyle w:val="CODE"/>
                <w:rFonts w:eastAsia="StarSymbol"/>
              </w:rPr>
              <w:t>ogCategories</w:t>
            </w:r>
            <w:proofErr w:type="spellEnd"/>
            <w:r w:rsidR="00E53A5D">
              <w:rPr>
                <w:i/>
              </w:rPr>
              <w:t xml:space="preserve"> </w:t>
            </w:r>
            <w:r w:rsidR="004A3693">
              <w:rPr>
                <w:i/>
              </w:rPr>
              <w:t xml:space="preserve">which are useful for debugging </w:t>
            </w:r>
            <w:r w:rsidR="00E53A5D">
              <w:rPr>
                <w:i/>
              </w:rPr>
              <w:t xml:space="preserve">according to this argument. Which </w:t>
            </w:r>
            <w:proofErr w:type="spellStart"/>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proofErr w:type="spellEnd"/>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proofErr w:type="gramStart"/>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w:t>
            </w:r>
            <w:proofErr w:type="gramEnd"/>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proofErr w:type="spellStart"/>
            <w:r w:rsidR="00CA675C" w:rsidRPr="0098259C">
              <w:rPr>
                <w:rStyle w:val="CODE"/>
                <w:rFonts w:eastAsia="StarSymbol"/>
              </w:rPr>
              <w:t>componentEnvironment</w:t>
            </w:r>
            <w:proofErr w:type="spellEnd"/>
            <w:r w:rsidR="00CA675C" w:rsidRPr="0098259C">
              <w:rPr>
                <w:rStyle w:val="CODE"/>
                <w:rFonts w:eastAsia="StarSymbol"/>
              </w:rPr>
              <w: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 xml:space="preserve">String </w:t>
            </w:r>
            <w:proofErr w:type="spellStart"/>
            <w:r w:rsidR="0043791A" w:rsidRPr="0098259C">
              <w:rPr>
                <w:rStyle w:val="CODE"/>
                <w:rFonts w:eastAsia="StarSymbol"/>
              </w:rPr>
              <w:t>instanceName</w:t>
            </w:r>
            <w:proofErr w:type="spellEnd"/>
            <w:r w:rsidR="0043791A" w:rsidRPr="0098259C">
              <w:rPr>
                <w:rStyle w:val="CODE"/>
                <w:rFonts w:eastAsia="StarSymbol"/>
              </w:rPr>
              <w:t>,</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roofErr w:type="gramStart"/>
            <w:r w:rsidR="0043791A" w:rsidRPr="0098259C">
              <w:rPr>
                <w:rStyle w:val="CODE"/>
                <w:rFonts w:eastAsia="StarSymbol"/>
              </w:rPr>
              <w:t>);</w:t>
            </w:r>
            <w:proofErr w:type="gramEnd"/>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w:t>
            </w:r>
            <w:proofErr w:type="spellStart"/>
            <w:proofErr w:type="gramStart"/>
            <w:r w:rsidR="0043791A" w:rsidRPr="0098259C">
              <w:rPr>
                <w:rStyle w:val="CODE"/>
              </w:rPr>
              <w:t>allocateMemory</w:t>
            </w:r>
            <w:proofErr w:type="spellEnd"/>
            <w:r w:rsidR="0043791A" w:rsidRPr="0098259C">
              <w:rPr>
                <w:rStyle w:val="CODE"/>
              </w:rPr>
              <w:t>)(</w:t>
            </w:r>
            <w:proofErr w:type="spellStart"/>
            <w:proofErr w:type="gramEnd"/>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w:t>
            </w:r>
            <w:proofErr w:type="spellStart"/>
            <w:r w:rsidR="0043791A" w:rsidRPr="0098259C">
              <w:rPr>
                <w:rStyle w:val="CODE"/>
              </w:rPr>
              <w:t>nobj</w:t>
            </w:r>
            <w:proofErr w:type="spellEnd"/>
            <w:r w:rsidR="0043791A" w:rsidRPr="0098259C">
              <w:rPr>
                <w:rStyle w:val="CODE"/>
              </w:rPr>
              <w:t xml:space="preserve">, </w:t>
            </w:r>
            <w:proofErr w:type="spellStart"/>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t xml:space="preserve">     </w:t>
            </w:r>
            <w:proofErr w:type="gramStart"/>
            <w:r w:rsidR="0043791A" w:rsidRPr="0098259C">
              <w:rPr>
                <w:rStyle w:val="CODE"/>
                <w:b/>
              </w:rPr>
              <w:t>void</w:t>
            </w:r>
            <w:r w:rsidR="0043791A" w:rsidRPr="0098259C">
              <w:rPr>
                <w:rStyle w:val="CODE"/>
              </w:rPr>
              <w:t xml:space="preserve">  (</w:t>
            </w:r>
            <w:proofErr w:type="gramEnd"/>
            <w:r w:rsidR="0043791A" w:rsidRPr="0098259C">
              <w:rPr>
                <w:rStyle w:val="CODE"/>
              </w:rPr>
              <w:t>*</w:t>
            </w:r>
            <w:proofErr w:type="spellStart"/>
            <w:r w:rsidR="0043791A" w:rsidRPr="0098259C">
              <w:rPr>
                <w:rStyle w:val="CODE"/>
              </w:rPr>
              <w:t>freeMemory</w:t>
            </w:r>
            <w:proofErr w:type="spellEnd"/>
            <w:r w:rsidR="0043791A" w:rsidRPr="0098259C">
              <w:rPr>
                <w:rStyle w:val="CODE"/>
              </w:rPr>
              <w:t>)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w:t>
            </w:r>
            <w:proofErr w:type="gramStart"/>
            <w:r w:rsidRPr="0098259C">
              <w:rPr>
                <w:rStyle w:val="CODE"/>
                <w:rFonts w:eastAsia="StarSymbol"/>
                <w:b/>
              </w:rPr>
              <w:t>void</w:t>
            </w:r>
            <w:r w:rsidRPr="0098259C">
              <w:rPr>
                <w:rStyle w:val="CODE"/>
                <w:rFonts w:eastAsia="StarSymbol"/>
              </w:rPr>
              <w:t xml:space="preserve">  (</w:t>
            </w:r>
            <w:proofErr w:type="gramEnd"/>
            <w:r w:rsidRPr="0098259C">
              <w:rPr>
                <w:rStyle w:val="CODE"/>
                <w:rFonts w:eastAsia="StarSymbol"/>
              </w:rPr>
              <w:t>*</w:t>
            </w:r>
            <w:proofErr w:type="spellStart"/>
            <w:r w:rsidRPr="0098259C">
              <w:rPr>
                <w:rStyle w:val="CODE"/>
                <w:rFonts w:eastAsia="StarSymbol"/>
              </w:rPr>
              <w:t>stepFinished</w:t>
            </w:r>
            <w:proofErr w:type="spellEnd"/>
            <w:r w:rsidRPr="0098259C">
              <w:rPr>
                <w:rStyle w:val="CODE"/>
                <w:rFonts w:eastAsia="StarSymbol"/>
              </w:rPr>
              <w:t xml:space="preserve">)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w:t>
            </w:r>
            <w:proofErr w:type="spellStart"/>
            <w:r w:rsidR="000C150E" w:rsidRPr="0098259C">
              <w:rPr>
                <w:rStyle w:val="CODE"/>
                <w:rFonts w:eastAsia="StarSymbol"/>
              </w:rPr>
              <w:t>componentEnvironment</w:t>
            </w:r>
            <w:proofErr w:type="spellEnd"/>
            <w:r w:rsidR="000C150E" w:rsidRPr="0098259C">
              <w:rPr>
                <w:rStyle w:val="CODE"/>
                <w:rFonts w:eastAsia="StarSymbol"/>
              </w:rPr>
              <w: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roofErr w:type="gramStart"/>
            <w:r w:rsidR="00CA675C" w:rsidRPr="0098259C">
              <w:rPr>
                <w:rStyle w:val="CODE"/>
                <w:rFonts w:eastAsia="StarSymbol"/>
              </w:rPr>
              <w:t>);</w:t>
            </w:r>
            <w:proofErr w:type="gramEnd"/>
          </w:p>
          <w:p w14:paraId="788C022A" w14:textId="1D24F2D8" w:rsidR="00371D1C" w:rsidRPr="0098259C" w:rsidRDefault="00371D1C" w:rsidP="00CA675C">
            <w:pPr>
              <w:pStyle w:val="Textkrper-Tabelle"/>
              <w:tabs>
                <w:tab w:val="left" w:pos="1852"/>
              </w:tabs>
              <w:ind w:left="0"/>
              <w:rPr>
                <w:rStyle w:val="CODE"/>
              </w:rPr>
            </w:pPr>
            <w:r w:rsidRPr="0098259C">
              <w:rPr>
                <w:rStyle w:val="CODE"/>
              </w:rPr>
              <w:t xml:space="preserve">     </w:t>
            </w:r>
            <w:r w:rsidR="00140C25">
              <w:rPr>
                <w:rStyle w:val="CODE"/>
              </w:rPr>
              <w:t>fmi2</w:t>
            </w:r>
            <w:r w:rsidRPr="0098259C">
              <w:rPr>
                <w:rStyle w:val="CODE"/>
              </w:rPr>
              <w:t xml:space="preserve">ComponentEnvironment </w:t>
            </w:r>
            <w:proofErr w:type="spellStart"/>
            <w:proofErr w:type="gramStart"/>
            <w:r w:rsidRPr="0098259C">
              <w:rPr>
                <w:rStyle w:val="CODE"/>
              </w:rPr>
              <w:t>componentEnvironment</w:t>
            </w:r>
            <w:proofErr w:type="spellEnd"/>
            <w:r w:rsidRPr="0098259C">
              <w:rPr>
                <w:rStyle w:val="CODE"/>
              </w:rPr>
              <w:t>;</w:t>
            </w:r>
            <w:proofErr w:type="gramEnd"/>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Additionally, a pointer to the environment is provided (</w:t>
            </w:r>
            <w:proofErr w:type="spellStart"/>
            <w:r w:rsidR="00CA675C" w:rsidRPr="0098259C">
              <w:t>componentEnvironment</w:t>
            </w:r>
            <w:proofErr w:type="spellEnd"/>
            <w:r w:rsidR="00CA675C" w:rsidRPr="0098259C">
              <w:t xml:space="preserve">) that needs to be passed to the “logger” function, in order that the logger function can utilize data from the environment, such as mapping a </w:t>
            </w:r>
            <w:proofErr w:type="spellStart"/>
            <w:r w:rsidR="00CA675C" w:rsidRPr="0098259C">
              <w:rPr>
                <w:rStyle w:val="CODE"/>
              </w:rPr>
              <w:t>valueReference</w:t>
            </w:r>
            <w:proofErr w:type="spellEnd"/>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w:t>
            </w:r>
            <w:proofErr w:type="gramStart"/>
            <w:r w:rsidR="00CA675C" w:rsidRPr="0098259C">
              <w:t>has to</w:t>
            </w:r>
            <w:proofErr w:type="gramEnd"/>
            <w:r w:rsidR="00CA675C" w:rsidRPr="0098259C">
              <w:t xml:space="preserve"> be passed via</w:t>
            </w:r>
            <w:r w:rsidR="00672741" w:rsidRPr="0098259C">
              <w:t xml:space="preserve"> argument </w:t>
            </w:r>
            <w:proofErr w:type="spellStart"/>
            <w:r w:rsidR="00672741" w:rsidRPr="0053248D">
              <w:rPr>
                <w:rStyle w:val="CODE"/>
              </w:rPr>
              <w:t>componentEnvironment</w:t>
            </w:r>
            <w:proofErr w:type="spellEnd"/>
            <w:r w:rsidR="00CA675C" w:rsidRPr="0098259C">
              <w:t>.</w:t>
            </w:r>
            <w:r w:rsidR="00672741" w:rsidRPr="0098259C">
              <w:t xml:space="preserve"> Argument </w:t>
            </w:r>
            <w:proofErr w:type="spellStart"/>
            <w:r w:rsidR="00672741" w:rsidRPr="0053248D">
              <w:rPr>
                <w:rStyle w:val="CODE"/>
              </w:rPr>
              <w:t>componentEnvironment</w:t>
            </w:r>
            <w:proofErr w:type="spellEnd"/>
            <w:r w:rsidR="00672741" w:rsidRPr="0098259C">
              <w:t xml:space="preserve"> may be a null pointer.</w:t>
            </w:r>
            <w:r w:rsidR="003E1D26" w:rsidRPr="0098259C">
              <w:br/>
              <w:t xml:space="preserve">The </w:t>
            </w:r>
            <w:proofErr w:type="spellStart"/>
            <w:r w:rsidR="003E1D26" w:rsidRPr="0053248D">
              <w:rPr>
                <w:rStyle w:val="CODE"/>
              </w:rPr>
              <w:t>componentEnvironment</w:t>
            </w:r>
            <w:proofErr w:type="spellEnd"/>
            <w:r w:rsidR="003E1D26" w:rsidRPr="0098259C">
              <w:t xml:space="preserve"> pointer is also passed to the </w:t>
            </w:r>
            <w:proofErr w:type="spellStart"/>
            <w:r w:rsidR="003E1D26" w:rsidRPr="0098259C">
              <w:rPr>
                <w:rStyle w:val="CODE"/>
              </w:rPr>
              <w:t>stepFinished</w:t>
            </w:r>
            <w:proofErr w:type="spellEnd"/>
            <w:r w:rsidR="003E1D26" w:rsidRPr="0098259C">
              <w:rPr>
                <w:rStyle w:val="CODE"/>
              </w:rPr>
              <w:t>(..)</w:t>
            </w:r>
            <w:r w:rsidR="003E1D26" w:rsidRPr="0098259C">
              <w:t xml:space="preserve"> function in order that the environment can provide an efficient way to identify the slave that called </w:t>
            </w:r>
            <w:proofErr w:type="spellStart"/>
            <w:r w:rsidR="003E1D26" w:rsidRPr="0098259C">
              <w:rPr>
                <w:rStyle w:val="CODE"/>
              </w:rPr>
              <w:t>stepFinished</w:t>
            </w:r>
            <w:proofErr w:type="spellEnd"/>
            <w:r w:rsidR="003E1D26" w:rsidRPr="0098259C">
              <w:rPr>
                <w:rStyle w:val="CODE"/>
              </w:rPr>
              <w:t>(..)</w:t>
            </w:r>
            <w:r w:rsidR="003E1D26" w:rsidRPr="0098259C">
              <w:t>.</w:t>
            </w:r>
          </w:p>
          <w:p w14:paraId="1BDA9F80" w14:textId="0F34781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r w:rsidR="00392B29">
              <w:t>;</w:t>
            </w:r>
            <w:r w:rsidRPr="0098259C">
              <w:t xml:space="preserve"> </w:t>
            </w:r>
            <w:r w:rsidR="00392B29">
              <w:t>t</w:t>
            </w:r>
            <w:r w:rsidRPr="0098259C">
              <w:t>his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5DCA8BEF" w14:textId="7C05CC19" w:rsidR="003D3D9B" w:rsidRDefault="003D3D9B" w:rsidP="00865E89">
            <w:pPr>
              <w:pStyle w:val="Textkrper-Tabelle"/>
              <w:ind w:left="23" w:firstLine="357"/>
            </w:pPr>
          </w:p>
          <w:p w14:paraId="571115C3" w14:textId="77777777" w:rsidR="003D3D9B" w:rsidRDefault="003D3D9B" w:rsidP="003D3D9B">
            <w:pPr>
              <w:pStyle w:val="Textkrper-Tabelle"/>
            </w:pPr>
            <w:r>
              <w:t xml:space="preserve">Pointer to a function that is called by the FMU [usually if an </w:t>
            </w:r>
            <w:r w:rsidRPr="009E5B13">
              <w:rPr>
                <w:rStyle w:val="CODE"/>
              </w:rPr>
              <w:t>fmi2XXX</w:t>
            </w:r>
            <w:r>
              <w:t xml:space="preserve"> function, does </w:t>
            </w:r>
            <w:proofErr w:type="gramStart"/>
            <w:r>
              <w:t>not</w:t>
            </w:r>
            <w:proofErr w:type="gramEnd"/>
            <w:r>
              <w:t xml:space="preserve"> </w:t>
            </w:r>
          </w:p>
          <w:p w14:paraId="457CBA1F" w14:textId="77777777" w:rsidR="003D3D9B" w:rsidRDefault="003D3D9B" w:rsidP="003D3D9B">
            <w:pPr>
              <w:pStyle w:val="Textkrper-Tabelle"/>
            </w:pPr>
            <w:r>
              <w:t xml:space="preserve">behave as desired]. If </w:t>
            </w:r>
            <w:r w:rsidRPr="003D3D9B">
              <w:t>“</w:t>
            </w:r>
            <w:r w:rsidRPr="009E5B13">
              <w:rPr>
                <w:rStyle w:val="CODE"/>
              </w:rPr>
              <w:t>status = fmi2OK</w:t>
            </w:r>
            <w:r>
              <w:t xml:space="preserve">”, the message is a pure information message. </w:t>
            </w:r>
          </w:p>
          <w:p w14:paraId="5CFD20C2" w14:textId="77777777" w:rsidR="003D3D9B" w:rsidRDefault="003D3D9B" w:rsidP="003D3D9B">
            <w:pPr>
              <w:pStyle w:val="Textkrper-Tabelle"/>
            </w:pPr>
            <w:r>
              <w:t>“</w:t>
            </w:r>
            <w:proofErr w:type="spellStart"/>
            <w:r w:rsidRPr="009E5B13">
              <w:rPr>
                <w:rStyle w:val="CODE"/>
              </w:rPr>
              <w:t>instanceName</w:t>
            </w:r>
            <w:proofErr w:type="spellEnd"/>
            <w:r>
              <w:t>” is the name of the FMU instance that calls this function. “</w:t>
            </w:r>
            <w:r w:rsidRPr="009E5B13">
              <w:rPr>
                <w:rStyle w:val="CODE"/>
              </w:rPr>
              <w:t>category</w:t>
            </w:r>
            <w:r>
              <w:t xml:space="preserve">” is the </w:t>
            </w:r>
          </w:p>
          <w:p w14:paraId="75DEA916" w14:textId="77777777" w:rsidR="003D3D9B" w:rsidRDefault="003D3D9B" w:rsidP="003D3D9B">
            <w:pPr>
              <w:pStyle w:val="Textkrper-Tabelle"/>
            </w:pPr>
            <w:r>
              <w:t xml:space="preserve">category of the message. </w:t>
            </w:r>
          </w:p>
          <w:p w14:paraId="5E365BA2" w14:textId="77777777" w:rsidR="003D3D9B" w:rsidRDefault="003D3D9B" w:rsidP="003D3D9B">
            <w:pPr>
              <w:pStyle w:val="Textkrper-Tabelle"/>
            </w:pPr>
            <w:r>
              <w:t>The allowed values for “</w:t>
            </w:r>
            <w:r w:rsidRPr="009E5B13">
              <w:rPr>
                <w:rStyle w:val="CODE"/>
              </w:rPr>
              <w:t>category</w:t>
            </w:r>
            <w:r>
              <w:t xml:space="preserve">” are defined in the modelDescription.xml file via the </w:t>
            </w:r>
          </w:p>
          <w:p w14:paraId="66664EDC" w14:textId="77777777" w:rsidR="003D3D9B" w:rsidRDefault="003D3D9B" w:rsidP="003D3D9B">
            <w:pPr>
              <w:pStyle w:val="Textkrper-Tabelle"/>
            </w:pPr>
            <w:r>
              <w:t>element “</w:t>
            </w:r>
            <w:r w:rsidRPr="009E5B13">
              <w:rPr>
                <w:rStyle w:val="CODE"/>
              </w:rPr>
              <w:t>&lt;</w:t>
            </w:r>
            <w:proofErr w:type="spellStart"/>
            <w:r w:rsidRPr="009E5B13">
              <w:rPr>
                <w:rStyle w:val="CODE"/>
              </w:rPr>
              <w:t>fmiModelDescription</w:t>
            </w:r>
            <w:proofErr w:type="spellEnd"/>
            <w:r w:rsidRPr="009E5B13">
              <w:rPr>
                <w:rStyle w:val="CODE"/>
              </w:rPr>
              <w:t>&gt;&lt;</w:t>
            </w:r>
            <w:proofErr w:type="spellStart"/>
            <w:r w:rsidRPr="009E5B13">
              <w:rPr>
                <w:rStyle w:val="CODE"/>
              </w:rPr>
              <w:t>LogCategories</w:t>
            </w:r>
            <w:proofErr w:type="spellEnd"/>
            <w:r w:rsidRPr="009E5B13">
              <w:rPr>
                <w:rStyle w:val="CODE"/>
              </w:rPr>
              <w:t>&gt;</w:t>
            </w:r>
            <w:r w:rsidRPr="003D3D9B">
              <w:t xml:space="preserve">”, </w:t>
            </w:r>
            <w:r>
              <w:t>see section 2.2.4. “</w:t>
            </w:r>
            <w:r w:rsidRPr="009E5B13">
              <w:rPr>
                <w:rStyle w:val="CODE"/>
              </w:rPr>
              <w:t>logger</w:t>
            </w:r>
            <w:r>
              <w:t xml:space="preserve">” should </w:t>
            </w:r>
          </w:p>
          <w:p w14:paraId="7DEC352B" w14:textId="77777777" w:rsidR="003D3D9B" w:rsidRDefault="003D3D9B" w:rsidP="003D3D9B">
            <w:pPr>
              <w:pStyle w:val="Textkrper-Tabelle"/>
            </w:pPr>
            <w:r>
              <w:t xml:space="preserve">only be called for log categories that were enabled by a call to fmi2SetDebugLogging (see </w:t>
            </w:r>
          </w:p>
          <w:p w14:paraId="69C0BE5C" w14:textId="77777777" w:rsidR="003D3D9B" w:rsidRDefault="003D3D9B" w:rsidP="003D3D9B">
            <w:pPr>
              <w:pStyle w:val="Textkrper-Tabelle"/>
            </w:pPr>
            <w:r>
              <w:t>below) or via “</w:t>
            </w:r>
            <w:proofErr w:type="spellStart"/>
            <w:r w:rsidRPr="009E5B13">
              <w:rPr>
                <w:rStyle w:val="CODE"/>
              </w:rPr>
              <w:t>loggingOn</w:t>
            </w:r>
            <w:proofErr w:type="spellEnd"/>
            <w:r w:rsidRPr="009E5B13">
              <w:rPr>
                <w:rStyle w:val="CODE"/>
              </w:rPr>
              <w:t xml:space="preserve"> = fmi2True</w:t>
            </w:r>
            <w:r>
              <w:t xml:space="preserve">” in </w:t>
            </w:r>
            <w:r w:rsidRPr="009E5B13">
              <w:rPr>
                <w:rStyle w:val="CODE"/>
              </w:rPr>
              <w:t>fmi2Instantiate</w:t>
            </w:r>
            <w:r>
              <w:t xml:space="preserve">. </w:t>
            </w:r>
          </w:p>
          <w:p w14:paraId="2253C67C" w14:textId="77777777" w:rsidR="003D3D9B" w:rsidRDefault="003D3D9B" w:rsidP="003D3D9B">
            <w:pPr>
              <w:pStyle w:val="Textkrper-Tabelle"/>
            </w:pPr>
            <w:r>
              <w:t>If the FMU does not define any log categories, “</w:t>
            </w:r>
            <w:r w:rsidRPr="009E5B13">
              <w:rPr>
                <w:rStyle w:val="CODE"/>
              </w:rPr>
              <w:t>category</w:t>
            </w:r>
            <w:r>
              <w:t>” must be “</w:t>
            </w:r>
            <w:r w:rsidRPr="009E5B13">
              <w:rPr>
                <w:rStyle w:val="CODE"/>
              </w:rPr>
              <w:t>NULL</w:t>
            </w:r>
            <w:r>
              <w:t>”.</w:t>
            </w:r>
          </w:p>
          <w:p w14:paraId="02F24E94" w14:textId="77777777" w:rsidR="003D3D9B" w:rsidRDefault="003D3D9B" w:rsidP="003D3D9B">
            <w:pPr>
              <w:pStyle w:val="Textkrper-Tabelle"/>
            </w:pPr>
            <w:r>
              <w:t>Argument “</w:t>
            </w:r>
            <w:r w:rsidRPr="009E5B13">
              <w:rPr>
                <w:rStyle w:val="CODE"/>
              </w:rPr>
              <w:t>message</w:t>
            </w:r>
            <w:r>
              <w:t>” is a string that contains the message to log. It may contain line-</w:t>
            </w:r>
            <w:proofErr w:type="gramStart"/>
            <w:r>
              <w:t>breaks</w:t>
            </w:r>
            <w:proofErr w:type="gramEnd"/>
            <w:r>
              <w:t xml:space="preserve"> </w:t>
            </w:r>
          </w:p>
          <w:p w14:paraId="24BD3AD7" w14:textId="77777777" w:rsidR="003D3D9B" w:rsidRDefault="003D3D9B" w:rsidP="003D3D9B">
            <w:pPr>
              <w:pStyle w:val="Textkrper-Tabelle"/>
            </w:pPr>
            <w:r>
              <w:t>(“</w:t>
            </w:r>
            <w:r w:rsidRPr="009E5B13">
              <w:rPr>
                <w:rStyle w:val="CODE"/>
              </w:rPr>
              <w:t>\n</w:t>
            </w:r>
            <w:r>
              <w:t xml:space="preserve">”), but should not have a trailing line break and is provided in the same way and with the </w:t>
            </w:r>
          </w:p>
          <w:p w14:paraId="7AA3A44E" w14:textId="6B462C45" w:rsidR="003D3D9B" w:rsidRDefault="003D3D9B" w:rsidP="003D3D9B">
            <w:pPr>
              <w:pStyle w:val="Textkrper-Tabelle"/>
            </w:pPr>
            <w:r>
              <w:t>same format control as in function “</w:t>
            </w:r>
            <w:proofErr w:type="spellStart"/>
            <w:r>
              <w:t>printf</w:t>
            </w:r>
            <w:proofErr w:type="spellEnd"/>
            <w:r>
              <w:t xml:space="preserve">” from the C standard library. </w:t>
            </w:r>
            <w:r>
              <w:br/>
            </w:r>
            <w:r w:rsidRPr="009E5B13">
              <w:rPr>
                <w:i/>
              </w:rPr>
              <w:t>[Typically, this function prints the message and stores it optionally in a log file.]</w:t>
            </w:r>
          </w:p>
          <w:p w14:paraId="72E341D7" w14:textId="77777777" w:rsidR="003D3D9B" w:rsidRDefault="003D3D9B" w:rsidP="003D3D9B">
            <w:pPr>
              <w:pStyle w:val="Textkrper-Tabelle"/>
            </w:pPr>
            <w:r>
              <w:t xml:space="preserve">    All string-valued arguments passed by the FMU to the logger may be deallocated by the </w:t>
            </w:r>
          </w:p>
          <w:p w14:paraId="1AD57722" w14:textId="12092F37" w:rsidR="003D3D9B" w:rsidRDefault="003D3D9B" w:rsidP="009E5B13">
            <w:pPr>
              <w:pStyle w:val="Textkrper-Tabelle"/>
            </w:pPr>
            <w:r>
              <w:t>FMU directly after function logger returns.</w:t>
            </w:r>
            <w:r>
              <w:br/>
            </w:r>
            <w:r w:rsidRPr="009E5B13">
              <w:rPr>
                <w:i/>
              </w:rPr>
              <w:t xml:space="preserve"> [The simulation environment must therefore create copies of these strings, if it needs to access these strings later.]</w:t>
            </w:r>
          </w:p>
          <w:p w14:paraId="5869FF8A" w14:textId="77777777" w:rsidR="003D3D9B" w:rsidRPr="0098259C" w:rsidRDefault="003D3D9B" w:rsidP="00865E89">
            <w:pPr>
              <w:pStyle w:val="Textkrper-Tabelle"/>
              <w:ind w:left="23" w:firstLine="357"/>
            </w:pPr>
          </w:p>
          <w:p w14:paraId="655C1429" w14:textId="3539C45A" w:rsidR="0043791A" w:rsidRPr="0098259C" w:rsidRDefault="0043791A" w:rsidP="00F54046">
            <w:pPr>
              <w:pStyle w:val="Textkrper-Tabelle"/>
              <w:ind w:firstLine="360"/>
              <w:rPr>
                <w:i/>
              </w:rPr>
            </w:pPr>
            <w:r w:rsidRPr="0098259C">
              <w:t>Variables are referenced in a message with “#&lt;Type&gt;&lt;</w:t>
            </w:r>
            <w:proofErr w:type="spellStart"/>
            <w:r w:rsidRPr="0098259C">
              <w:t>ValueReference</w:t>
            </w:r>
            <w:proofErr w:type="spellEnd"/>
            <w:r w:rsidRPr="0098259C">
              <w:t xml:space="preserve">&gt;#” where &lt;Type&gt; is “r” for </w:t>
            </w:r>
            <w:r w:rsidR="00140C25">
              <w:rPr>
                <w:rStyle w:val="CODE"/>
              </w:rPr>
              <w:t>fmi2</w:t>
            </w:r>
            <w:r w:rsidRPr="0098259C">
              <w:rPr>
                <w:rStyle w:val="CODE"/>
              </w:rPr>
              <w:t>Real</w:t>
            </w:r>
            <w:r w:rsidRPr="0098259C">
              <w:t>, “</w:t>
            </w:r>
            <w:proofErr w:type="spellStart"/>
            <w:r w:rsidRPr="0098259C">
              <w:t>i</w:t>
            </w:r>
            <w:proofErr w:type="spellEnd"/>
            <w:r w:rsidRPr="0098259C">
              <w:t xml:space="preserve">”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If character “</w:t>
            </w:r>
            <w:proofErr w:type="gramStart"/>
            <w:r w:rsidRPr="0098259C">
              <w:t>#”shall</w:t>
            </w:r>
            <w:proofErr w:type="gramEnd"/>
            <w:r w:rsidRPr="0098259C">
              <w:t xml:space="preserve">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proofErr w:type="spellStart"/>
            <w:proofErr w:type="gramStart"/>
            <w:r w:rsidRPr="0098259C">
              <w:rPr>
                <w:rStyle w:val="CODE"/>
                <w:rFonts w:eastAsia="StarSymbol"/>
                <w:i/>
              </w:rPr>
              <w:t>body</w:t>
            </w:r>
            <w:proofErr w:type="gramEnd"/>
            <w:r w:rsidRPr="0098259C">
              <w:rPr>
                <w:rStyle w:val="CODE"/>
                <w:rFonts w:eastAsia="StarSymbol"/>
                <w:i/>
              </w:rPr>
              <w:t>.m</w:t>
            </w:r>
            <w:proofErr w:type="spellEnd"/>
            <w:r w:rsidRPr="0098259C">
              <w:rPr>
                <w:rStyle w:val="CODE"/>
                <w:rFonts w:eastAsia="StarSymbol"/>
                <w:i/>
              </w:rPr>
              <w:t xml:space="preserve">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t>if “</w:t>
            </w:r>
            <w:proofErr w:type="spellStart"/>
            <w:r w:rsidRPr="0098259C">
              <w:rPr>
                <w:rStyle w:val="CODE"/>
                <w:rFonts w:eastAsia="StarSymbol"/>
                <w:i/>
              </w:rPr>
              <w:t>body.m</w:t>
            </w:r>
            <w:proofErr w:type="spellEnd"/>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proofErr w:type="spellStart"/>
            <w:r w:rsidRPr="0098259C">
              <w:rPr>
                <w:b/>
              </w:rPr>
              <w:t>allocateMemory</w:t>
            </w:r>
            <w:proofErr w:type="spellEnd"/>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53248D">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allocateMemory</w:t>
            </w:r>
            <w:proofErr w:type="spellEnd"/>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proofErr w:type="spellStart"/>
            <w:r w:rsidRPr="0098259C">
              <w:rPr>
                <w:rStyle w:val="CODE"/>
              </w:rPr>
              <w:t>calloc</w:t>
            </w:r>
            <w:proofErr w:type="spellEnd"/>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proofErr w:type="spellStart"/>
            <w:r w:rsidRPr="0098259C">
              <w:rPr>
                <w:rStyle w:val="CODE"/>
                <w:rFonts w:cs="Courier New"/>
              </w:rPr>
              <w:t>allocateMemory</w:t>
            </w:r>
            <w:proofErr w:type="spellEnd"/>
            <w:r w:rsidRPr="0098259C">
              <w:t xml:space="preserve"> returns a pointer to space for a vector of </w:t>
            </w:r>
            <w:proofErr w:type="spellStart"/>
            <w:r w:rsidRPr="0098259C">
              <w:rPr>
                <w:rStyle w:val="CODE"/>
              </w:rPr>
              <w:t>nobj</w:t>
            </w:r>
            <w:proofErr w:type="spellEnd"/>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proofErr w:type="spellStart"/>
            <w:r w:rsidRPr="0098259C">
              <w:rPr>
                <w:rStyle w:val="CODE"/>
                <w:i/>
              </w:rPr>
              <w:t>calloc</w:t>
            </w:r>
            <w:proofErr w:type="spellEnd"/>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proofErr w:type="spellStart"/>
            <w:r w:rsidRPr="0098259C">
              <w:rPr>
                <w:b/>
              </w:rPr>
              <w:t>freeMemory</w:t>
            </w:r>
            <w:proofErr w:type="spellEnd"/>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proofErr w:type="spellStart"/>
            <w:r w:rsidRPr="0098259C">
              <w:rPr>
                <w:rStyle w:val="CODE"/>
              </w:rPr>
              <w:t>allocateMemory</w:t>
            </w:r>
            <w:proofErr w:type="spellEnd"/>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7C0100" w:rsidRPr="0098259C">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freeMemory</w:t>
            </w:r>
            <w:proofErr w:type="spellEnd"/>
            <w:r w:rsidR="007C0100" w:rsidRPr="0098259C">
              <w:t xml:space="preserve"> is not used in the FMU and a </w:t>
            </w:r>
            <w:r w:rsidR="00CA0FD9">
              <w:t xml:space="preserve">null </w:t>
            </w:r>
            <w:r w:rsidR="007C0100" w:rsidRPr="0098259C">
              <w:t>pointer can be provided.</w:t>
            </w:r>
          </w:p>
          <w:p w14:paraId="0FFA6B04" w14:textId="59277A29" w:rsidR="00794D85" w:rsidRDefault="00672741">
            <w:pPr>
              <w:pStyle w:val="Blocktext"/>
              <w:spacing w:before="120" w:after="0" w:line="260" w:lineRule="exact"/>
              <w:ind w:left="0" w:right="482"/>
            </w:pPr>
            <w:r w:rsidRPr="0098259C">
              <w:t xml:space="preserve">Function </w:t>
            </w:r>
            <w:proofErr w:type="spellStart"/>
            <w:r w:rsidRPr="0098259C">
              <w:rPr>
                <w:b/>
                <w:szCs w:val="21"/>
              </w:rPr>
              <w:t>stepFinished</w:t>
            </w:r>
            <w:proofErr w:type="spellEnd"/>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proofErr w:type="spellStart"/>
            <w:r w:rsidR="00794D85" w:rsidRPr="002F3E46">
              <w:rPr>
                <w:rStyle w:val="CODE"/>
              </w:rPr>
              <w:t>fmiGetStatus</w:t>
            </w:r>
            <w:proofErr w:type="spellEnd"/>
            <w:r w:rsidR="00794D85" w:rsidRPr="002F3E46">
              <w:rPr>
                <w:rStyle w:val="CODE"/>
              </w:rPr>
              <w:t>(..)</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p w14:paraId="1ADC5C47" w14:textId="7E816749" w:rsidR="006E16E3" w:rsidRPr="00466CB8" w:rsidRDefault="006E16E3" w:rsidP="00466CB8">
            <w:pPr>
              <w:pStyle w:val="Blocktext"/>
              <w:spacing w:before="120" w:line="260" w:lineRule="exact"/>
              <w:ind w:left="0" w:right="482"/>
              <w:rPr>
                <w:i/>
              </w:rPr>
            </w:pPr>
            <w:r>
              <w:rPr>
                <w:i/>
              </w:rPr>
              <w:t>[</w:t>
            </w:r>
            <w:r w:rsidRPr="00466CB8">
              <w:rPr>
                <w:i/>
              </w:rPr>
              <w:t xml:space="preserve">Note: In FMI 3.0, memory callback functions were removed, because their intended uses failed to </w:t>
            </w:r>
            <w:proofErr w:type="gramStart"/>
            <w:r w:rsidRPr="00466CB8">
              <w:rPr>
                <w:i/>
              </w:rPr>
              <w:t>materialize</w:t>
            </w:r>
            <w:proofErr w:type="gramEnd"/>
            <w:r w:rsidRPr="00466CB8">
              <w:rPr>
                <w:i/>
              </w:rPr>
              <w:t xml:space="preserve"> and the implementations often had issues. </w:t>
            </w:r>
            <w:r w:rsidR="001544C4">
              <w:rPr>
                <w:i/>
              </w:rPr>
              <w:br/>
            </w:r>
            <w:r w:rsidR="001544C4" w:rsidRPr="00466CB8">
              <w:rPr>
                <w:i/>
              </w:rPr>
              <w:t>New in FMI 2.0.2:</w:t>
            </w:r>
            <w:r w:rsidR="001544C4">
              <w:t xml:space="preserve"> </w:t>
            </w:r>
            <w:r w:rsidRPr="00466CB8">
              <w:rPr>
                <w:i/>
              </w:rPr>
              <w:t xml:space="preserve">It is </w:t>
            </w:r>
            <w:r w:rsidR="00BC3FFD" w:rsidRPr="00466CB8">
              <w:rPr>
                <w:i/>
              </w:rPr>
              <w:t>discouraged</w:t>
            </w:r>
            <w:r w:rsidR="00BC3FFD">
              <w:t xml:space="preserve"> </w:t>
            </w:r>
            <w:r w:rsidRPr="00466CB8">
              <w:rPr>
                <w:i/>
              </w:rPr>
              <w:t>to use the memory callback functions.]</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D2781E" w:rsidRDefault="00140C25">
            <w:pPr>
              <w:pStyle w:val="CODE1"/>
              <w:spacing w:before="240"/>
              <w:ind w:left="0"/>
              <w:rPr>
                <w:noProof w:val="0"/>
              </w:rPr>
            </w:pPr>
            <w:r w:rsidRPr="002F3E46">
              <w:rPr>
                <w:rStyle w:val="CODE"/>
              </w:rPr>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proofErr w:type="spellStart"/>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proofErr w:type="spellEnd"/>
            <w:r w:rsidR="006A1530" w:rsidRPr="0098259C">
              <w:rPr>
                <w:rStyle w:val="CODE"/>
                <w:noProof w:val="0"/>
              </w:rPr>
              <w:t xml:space="preserve"> </w:t>
            </w:r>
            <w:proofErr w:type="spellStart"/>
            <w:r w:rsidR="006A1530" w:rsidRPr="0098259C">
              <w:rPr>
                <w:rStyle w:val="CODE"/>
                <w:noProof w:val="0"/>
              </w:rPr>
              <w:t>nCategories</w:t>
            </w:r>
            <w:proofErr w:type="spellEnd"/>
            <w:r w:rsidR="006A1530" w:rsidRPr="0098259C">
              <w:rPr>
                <w:rStyle w:val="CODE"/>
                <w:noProof w:val="0"/>
              </w:rPr>
              <w:t xml:space="preserve">,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 xml:space="preserve">String </w:t>
            </w:r>
            <w:proofErr w:type="gramStart"/>
            <w:r w:rsidR="006A1530" w:rsidRPr="0098259C">
              <w:rPr>
                <w:rStyle w:val="CODE"/>
                <w:noProof w:val="0"/>
              </w:rPr>
              <w:t>categories[</w:t>
            </w:r>
            <w:proofErr w:type="gramEnd"/>
            <w:r w:rsidR="006A1530" w:rsidRPr="0098259C">
              <w:rPr>
                <w:rStyle w:val="CODE"/>
                <w:noProof w:val="0"/>
              </w:rPr>
              <w:t>]</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51A18199" w14:textId="214F6DFF" w:rsidR="003D3D9B" w:rsidRDefault="003D3D9B" w:rsidP="003D3D9B">
            <w:pPr>
              <w:pStyle w:val="Textkrper-Tabelle"/>
              <w:ind w:left="23"/>
            </w:pPr>
            <w:r>
              <w:t xml:space="preserve">The function controls the debug logging that is output via the logger callback function by the FMU. </w:t>
            </w:r>
          </w:p>
          <w:p w14:paraId="3BF59FB3" w14:textId="77777777" w:rsidR="003D3D9B" w:rsidRDefault="003D3D9B" w:rsidP="003D3D9B">
            <w:pPr>
              <w:pStyle w:val="Textkrper-Tabelle"/>
              <w:ind w:left="23"/>
            </w:pPr>
            <w:r>
              <w:t xml:space="preserve">If </w:t>
            </w:r>
            <w:proofErr w:type="spellStart"/>
            <w:r w:rsidRPr="009E5B13">
              <w:rPr>
                <w:rStyle w:val="CODE"/>
                <w:rFonts w:eastAsia="StarSymbol"/>
              </w:rPr>
              <w:t>loggingOn</w:t>
            </w:r>
            <w:proofErr w:type="spellEnd"/>
            <w:r w:rsidRPr="009E5B13">
              <w:rPr>
                <w:rStyle w:val="CODE"/>
                <w:rFonts w:eastAsia="StarSymbol"/>
              </w:rPr>
              <w:t xml:space="preserve"> = fmi2True</w:t>
            </w:r>
            <w:r>
              <w:t xml:space="preserve">, debug logging is enabled for the log categories specified in </w:t>
            </w:r>
          </w:p>
          <w:p w14:paraId="58FC7D0D" w14:textId="77777777" w:rsidR="003D3D9B" w:rsidRDefault="003D3D9B" w:rsidP="003D3D9B">
            <w:pPr>
              <w:pStyle w:val="Textkrper-Tabelle"/>
              <w:ind w:left="23"/>
            </w:pPr>
            <w:r w:rsidRPr="009E5B13">
              <w:rPr>
                <w:rStyle w:val="CODE"/>
                <w:rFonts w:eastAsia="StarSymbol"/>
              </w:rPr>
              <w:t>categories</w:t>
            </w:r>
            <w:r>
              <w:t xml:space="preserve">, </w:t>
            </w:r>
            <w:proofErr w:type="gramStart"/>
            <w:r>
              <w:t>otherwise</w:t>
            </w:r>
            <w:proofErr w:type="gramEnd"/>
            <w:r>
              <w:t xml:space="preserve"> it is disabled. </w:t>
            </w:r>
            <w:proofErr w:type="spellStart"/>
            <w:r w:rsidRPr="009E5B13">
              <w:rPr>
                <w:rStyle w:val="CODE"/>
                <w:rFonts w:eastAsia="StarSymbol"/>
              </w:rPr>
              <w:t>nCategories</w:t>
            </w:r>
            <w:proofErr w:type="spellEnd"/>
            <w:r>
              <w:t xml:space="preserve"> defines the length of the </w:t>
            </w:r>
            <w:proofErr w:type="gramStart"/>
            <w:r>
              <w:t>argument</w:t>
            </w:r>
            <w:proofErr w:type="gramEnd"/>
            <w:r>
              <w:t xml:space="preserve"> </w:t>
            </w:r>
          </w:p>
          <w:p w14:paraId="6956528F" w14:textId="77777777" w:rsidR="003D3D9B" w:rsidRDefault="003D3D9B" w:rsidP="003D3D9B">
            <w:pPr>
              <w:pStyle w:val="Textkrper-Tabelle"/>
              <w:ind w:left="23"/>
            </w:pPr>
            <w:r w:rsidRPr="009E5B13">
              <w:rPr>
                <w:rStyle w:val="CODE"/>
                <w:rFonts w:eastAsia="StarSymbol"/>
              </w:rPr>
              <w:t>categories</w:t>
            </w:r>
            <w:r>
              <w:t>.</w:t>
            </w:r>
          </w:p>
          <w:p w14:paraId="2FAA14F0" w14:textId="77777777" w:rsidR="003D3D9B" w:rsidRDefault="003D3D9B" w:rsidP="003D3D9B">
            <w:pPr>
              <w:pStyle w:val="Textkrper-Tabelle"/>
              <w:ind w:left="23"/>
            </w:pPr>
            <w:r>
              <w:t xml:space="preserve">If </w:t>
            </w:r>
            <w:proofErr w:type="spellStart"/>
            <w:r w:rsidRPr="009E5B13">
              <w:rPr>
                <w:rStyle w:val="CODE"/>
                <w:rFonts w:eastAsia="StarSymbol"/>
              </w:rPr>
              <w:t>nCategories</w:t>
            </w:r>
            <w:proofErr w:type="spellEnd"/>
            <w:r w:rsidRPr="009E5B13">
              <w:rPr>
                <w:rStyle w:val="CODE"/>
                <w:rFonts w:eastAsia="StarSymbol"/>
              </w:rPr>
              <w:t xml:space="preserve"> == 0</w:t>
            </w:r>
            <w:r>
              <w:t xml:space="preserve">, </w:t>
            </w:r>
            <w:proofErr w:type="spellStart"/>
            <w:r w:rsidRPr="009E5B13">
              <w:rPr>
                <w:rStyle w:val="CODE"/>
                <w:rFonts w:eastAsia="StarSymbol"/>
              </w:rPr>
              <w:t>loggingOn</w:t>
            </w:r>
            <w:proofErr w:type="spellEnd"/>
            <w:r>
              <w:t xml:space="preserve"> applies to all log categories and the value of </w:t>
            </w:r>
          </w:p>
          <w:p w14:paraId="2AF1FEA0" w14:textId="77777777" w:rsidR="003D3D9B" w:rsidRDefault="003D3D9B" w:rsidP="003D3D9B">
            <w:pPr>
              <w:pStyle w:val="Textkrper-Tabelle"/>
              <w:ind w:left="23"/>
            </w:pPr>
            <w:r w:rsidRPr="009E5B13">
              <w:rPr>
                <w:rStyle w:val="CODE"/>
                <w:rFonts w:eastAsia="StarSymbol"/>
              </w:rPr>
              <w:t>categories</w:t>
            </w:r>
            <w:r>
              <w:t xml:space="preserve"> </w:t>
            </w:r>
            <w:proofErr w:type="gramStart"/>
            <w:r>
              <w:t>is</w:t>
            </w:r>
            <w:proofErr w:type="gramEnd"/>
            <w:r>
              <w:t xml:space="preserve"> undefined. </w:t>
            </w:r>
          </w:p>
          <w:p w14:paraId="20C205E3" w14:textId="77777777" w:rsidR="003D3D9B" w:rsidRDefault="003D3D9B" w:rsidP="003D3D9B">
            <w:pPr>
              <w:pStyle w:val="Textkrper-Tabelle"/>
              <w:ind w:left="23"/>
            </w:pPr>
            <w:r>
              <w:t xml:space="preserve">The allowed values of </w:t>
            </w:r>
            <w:r w:rsidRPr="009E5B13">
              <w:rPr>
                <w:rStyle w:val="CODE"/>
                <w:rFonts w:eastAsia="StarSymbol"/>
              </w:rPr>
              <w:t>categories</w:t>
            </w:r>
            <w:r>
              <w:t xml:space="preserve"> are defined in the </w:t>
            </w:r>
            <w:r w:rsidRPr="009E5B13">
              <w:rPr>
                <w:rStyle w:val="CODE"/>
                <w:rFonts w:eastAsia="StarSymbol"/>
              </w:rPr>
              <w:t>modelDescription.xm</w:t>
            </w:r>
            <w:r>
              <w:t xml:space="preserve">l file via </w:t>
            </w:r>
          </w:p>
          <w:p w14:paraId="7183C3A4" w14:textId="4E688D10" w:rsidR="003D3D9B" w:rsidRPr="0098259C" w:rsidRDefault="003D3D9B" w:rsidP="003D3D9B">
            <w:pPr>
              <w:pStyle w:val="Textkrper-Tabelle"/>
              <w:ind w:left="23"/>
            </w:pPr>
            <w:r>
              <w:t>element “</w:t>
            </w:r>
            <w:r w:rsidRPr="009E5B13">
              <w:rPr>
                <w:rStyle w:val="CODE"/>
                <w:rFonts w:eastAsia="StarSymbol"/>
              </w:rPr>
              <w:t>&lt;</w:t>
            </w:r>
            <w:proofErr w:type="spellStart"/>
            <w:r w:rsidRPr="009E5B13">
              <w:rPr>
                <w:rStyle w:val="CODE"/>
                <w:rFonts w:eastAsia="StarSymbol"/>
              </w:rPr>
              <w:t>LogCategories</w:t>
            </w:r>
            <w:proofErr w:type="spellEnd"/>
            <w:r w:rsidRPr="009E5B13">
              <w:rPr>
                <w:rStyle w:val="CODE"/>
                <w:rFonts w:eastAsia="StarSymbol"/>
              </w:rPr>
              <w:t>&gt;</w:t>
            </w:r>
            <w:r>
              <w:t>”, see section 2.2.4.</w:t>
            </w:r>
          </w:p>
        </w:tc>
      </w:tr>
    </w:tbl>
    <w:p w14:paraId="70984631" w14:textId="77777777" w:rsidR="00E93AC0" w:rsidRPr="0098259C" w:rsidRDefault="00E93AC0" w:rsidP="00E93AC0">
      <w:pPr>
        <w:pStyle w:val="berschrift3"/>
      </w:pPr>
      <w:bookmarkStart w:id="123" w:name="_Toc55136488"/>
      <w:bookmarkStart w:id="124" w:name="_Ref289783610"/>
      <w:r w:rsidRPr="0098259C">
        <w:t>Initialization</w:t>
      </w:r>
      <w:r>
        <w:t>,</w:t>
      </w:r>
      <w:r w:rsidRPr="0098259C">
        <w:t xml:space="preserve"> Termination</w:t>
      </w:r>
      <w:r>
        <w:t>, and Resetting an FMU</w:t>
      </w:r>
      <w:bookmarkEnd w:id="123"/>
    </w:p>
    <w:p w14:paraId="1CC9C688" w14:textId="77777777" w:rsidR="00E93AC0" w:rsidRPr="0098259C" w:rsidRDefault="00E93AC0" w:rsidP="00E93AC0">
      <w:pPr>
        <w:pStyle w:val="Textkrper"/>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Textkrper"/>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proofErr w:type="gramStart"/>
            <w:r w:rsidR="00101915">
              <w:rPr>
                <w:rStyle w:val="CODE"/>
                <w:rFonts w:eastAsia="StarSymbol" w:cs="Courier New"/>
              </w:rPr>
              <w:t>SetupExperiment</w:t>
            </w:r>
            <w:r w:rsidR="00E93AC0" w:rsidRPr="0098259C">
              <w:rPr>
                <w:rStyle w:val="CODE"/>
                <w:rFonts w:eastAsia="StarSymbol" w:cs="Courier New"/>
              </w:rPr>
              <w:t>(</w:t>
            </w:r>
            <w:proofErr w:type="gramEnd"/>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 xml:space="preserve">Boolean   </w:t>
            </w:r>
            <w:proofErr w:type="spellStart"/>
            <w:r w:rsidR="00D900E6">
              <w:rPr>
                <w:rStyle w:val="CODE"/>
                <w:rFonts w:cs="Courier New"/>
              </w:rPr>
              <w:t>t</w:t>
            </w:r>
            <w:r>
              <w:rPr>
                <w:rStyle w:val="CODE"/>
                <w:rFonts w:cs="Courier New"/>
              </w:rPr>
              <w:t>oleranceDefined</w:t>
            </w:r>
            <w:proofErr w:type="spellEnd"/>
            <w:r>
              <w:rPr>
                <w:rStyle w:val="CODE"/>
                <w:rFonts w:cs="Courier New"/>
              </w:rPr>
              <w:t>,</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startTime</w:t>
            </w:r>
            <w:proofErr w:type="spellEnd"/>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proofErr w:type="spellStart"/>
            <w:r w:rsidR="00CD193A">
              <w:rPr>
                <w:rStyle w:val="CODE"/>
                <w:rFonts w:eastAsia="StarSymbol" w:cs="Courier New"/>
              </w:rPr>
              <w:t>stopTime</w:t>
            </w:r>
            <w:r w:rsidRPr="0098259C">
              <w:rPr>
                <w:rStyle w:val="CODE"/>
                <w:rFonts w:eastAsia="StarSymbol" w:cs="Courier New"/>
              </w:rPr>
              <w:t>Defined</w:t>
            </w:r>
            <w:proofErr w:type="spellEnd"/>
            <w:r w:rsidRPr="0098259C">
              <w:rPr>
                <w:rStyle w:val="CODE"/>
                <w:rFonts w:eastAsia="StarSymbol" w:cs="Courier New"/>
              </w:rPr>
              <w:t>,</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stopTime</w:t>
            </w:r>
            <w:proofErr w:type="spellEnd"/>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53068CA1" w:rsidR="00101915" w:rsidRPr="008A0DA7" w:rsidRDefault="00101915" w:rsidP="00101915">
            <w:pPr>
              <w:pStyle w:val="Textkrper-Tabelle"/>
              <w:rPr>
                <w:b/>
              </w:rPr>
            </w:pPr>
            <w:r>
              <w:t xml:space="preserve">Informs the FMU to setup the experiment. This function </w:t>
            </w:r>
            <w:r w:rsidR="0022690C">
              <w:t xml:space="preserve">must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proofErr w:type="spellStart"/>
            <w:r w:rsidR="00D900E6">
              <w:rPr>
                <w:rStyle w:val="CODE"/>
                <w:rFonts w:cs="Courier New"/>
              </w:rPr>
              <w:t>t</w:t>
            </w:r>
            <w:r>
              <w:rPr>
                <w:rStyle w:val="CODE"/>
                <w:rFonts w:cs="Courier New"/>
              </w:rPr>
              <w:t>oleranceDefined</w:t>
            </w:r>
            <w:proofErr w:type="spellEnd"/>
            <w:r>
              <w:t xml:space="preserve"> and </w:t>
            </w:r>
            <w:r w:rsidR="00D900E6">
              <w:rPr>
                <w:rStyle w:val="CODE"/>
                <w:rFonts w:cs="Courier New"/>
              </w:rPr>
              <w:t>t</w:t>
            </w:r>
            <w:r w:rsidRPr="0098259C">
              <w:rPr>
                <w:rStyle w:val="CODE"/>
                <w:rFonts w:cs="Courier New"/>
              </w:rPr>
              <w:t>olerance</w:t>
            </w:r>
            <w:r>
              <w:t xml:space="preserve"> depend on the FMU type:</w:t>
            </w:r>
            <w:r>
              <w:br/>
            </w:r>
            <w:r>
              <w:br/>
            </w:r>
            <w:proofErr w:type="spellStart"/>
            <w:r w:rsidRPr="008A0DA7">
              <w:rPr>
                <w:b/>
              </w:rPr>
              <w:t>fmuType</w:t>
            </w:r>
            <w:proofErr w:type="spellEnd"/>
            <w:r w:rsidRPr="008A0DA7">
              <w:rPr>
                <w:b/>
              </w:rPr>
              <w:t xml:space="preserve"> = </w:t>
            </w:r>
            <w:r w:rsidR="00140C25">
              <w:rPr>
                <w:b/>
              </w:rPr>
              <w:t>fmi2</w:t>
            </w:r>
            <w:r w:rsidRPr="008A0DA7">
              <w:rPr>
                <w:b/>
              </w:rPr>
              <w:t>ModelExchange:</w:t>
            </w:r>
          </w:p>
          <w:p w14:paraId="7120FFAC" w14:textId="3D4DE5D7" w:rsidR="00101915" w:rsidRDefault="00101915" w:rsidP="00101915">
            <w:pPr>
              <w:pStyle w:val="Textkrper-Tabelle"/>
              <w:ind w:left="284"/>
            </w:pPr>
            <w:r w:rsidRPr="0098259C">
              <w:t>If “</w:t>
            </w:r>
            <w:proofErr w:type="spellStart"/>
            <w:r w:rsidR="00D900E6">
              <w:rPr>
                <w:rStyle w:val="CODE"/>
                <w:rFonts w:cs="Courier New"/>
                <w:szCs w:val="24"/>
                <w:lang w:eastAsia="nl-NL"/>
              </w:rPr>
              <w:t>t</w:t>
            </w:r>
            <w:r w:rsidRPr="007814B1">
              <w:rPr>
                <w:rStyle w:val="CODE"/>
                <w:rFonts w:cs="Courier New"/>
                <w:szCs w:val="24"/>
                <w:lang w:eastAsia="nl-NL"/>
              </w:rPr>
              <w:t>oleranceDefined</w:t>
            </w:r>
            <w:proofErr w:type="spellEnd"/>
            <w:r w:rsidRPr="0098259C">
              <w:rPr>
                <w:rStyle w:val="CODE"/>
              </w:rPr>
              <w:t xml:space="preserve"> = </w:t>
            </w:r>
            <w:r w:rsidR="00140C25">
              <w:rPr>
                <w:rStyle w:val="CODE"/>
              </w:rPr>
              <w:t>fmi2</w:t>
            </w:r>
            <w:r w:rsidRPr="0098259C">
              <w:rPr>
                <w:rStyle w:val="CODE"/>
              </w:rPr>
              <w:t>True</w:t>
            </w:r>
            <w:r w:rsidRPr="0098259C">
              <w:t>”</w:t>
            </w:r>
            <w:r w:rsidR="00EB188D">
              <w:t>,</w:t>
            </w:r>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r w:rsidR="00EB188D">
              <w:t>,</w:t>
            </w:r>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proofErr w:type="spellStart"/>
            <w:r w:rsidRPr="008A0DA7">
              <w:rPr>
                <w:b/>
              </w:rPr>
              <w:t>fmuType</w:t>
            </w:r>
            <w:proofErr w:type="spellEnd"/>
            <w:r w:rsidRPr="008A0DA7">
              <w:rPr>
                <w:b/>
              </w:rPr>
              <w:t xml:space="preserve"> = </w:t>
            </w:r>
            <w:r w:rsidR="00140C25">
              <w:rPr>
                <w:b/>
              </w:rPr>
              <w:t>fmi2</w:t>
            </w:r>
            <w:r>
              <w:rPr>
                <w:b/>
              </w:rPr>
              <w:t>CoSimulation</w:t>
            </w:r>
            <w:r w:rsidRPr="008A0DA7">
              <w:rPr>
                <w:b/>
              </w:rPr>
              <w:t>:</w:t>
            </w:r>
          </w:p>
          <w:p w14:paraId="27231569" w14:textId="70772B6A" w:rsidR="00101915" w:rsidRDefault="00101915" w:rsidP="00101915">
            <w:pPr>
              <w:pStyle w:val="Textkrper-Tabelle"/>
              <w:ind w:left="284"/>
            </w:pPr>
            <w:r w:rsidRPr="0098259C">
              <w:t>If “</w:t>
            </w:r>
            <w:proofErr w:type="spellStart"/>
            <w:r w:rsidR="00D900E6">
              <w:rPr>
                <w:rStyle w:val="CODE"/>
                <w:rFonts w:cs="Courier New"/>
                <w:szCs w:val="24"/>
                <w:lang w:eastAsia="nl-NL"/>
              </w:rPr>
              <w:t>to</w:t>
            </w:r>
            <w:r w:rsidRPr="007814B1">
              <w:rPr>
                <w:rStyle w:val="CODE"/>
                <w:rFonts w:cs="Courier New"/>
                <w:szCs w:val="24"/>
                <w:lang w:eastAsia="nl-NL"/>
              </w:rPr>
              <w:t>leranceDefined</w:t>
            </w:r>
            <w:proofErr w:type="spellEnd"/>
            <w:r w:rsidRPr="0098259C">
              <w:rPr>
                <w:rStyle w:val="CODE"/>
              </w:rPr>
              <w:t xml:space="preserve"> = </w:t>
            </w:r>
            <w:r w:rsidR="00140C25">
              <w:rPr>
                <w:rStyle w:val="CODE"/>
              </w:rPr>
              <w:t>fmi2</w:t>
            </w:r>
            <w:r w:rsidRPr="0098259C">
              <w:rPr>
                <w:rStyle w:val="CODE"/>
              </w:rPr>
              <w:t>True</w:t>
            </w:r>
            <w:r w:rsidRPr="0098259C">
              <w:t>”</w:t>
            </w:r>
            <w:r w:rsidR="00171BFA">
              <w:t>,</w:t>
            </w:r>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proofErr w:type="spellStart"/>
            <w:r w:rsidR="00CD193A">
              <w:rPr>
                <w:rStyle w:val="CODE"/>
              </w:rPr>
              <w:t>startTime</w:t>
            </w:r>
            <w:proofErr w:type="spellEnd"/>
            <w:r w:rsidRPr="0098259C">
              <w:t xml:space="preserve"> and </w:t>
            </w:r>
            <w:proofErr w:type="spellStart"/>
            <w:r w:rsidR="00CD193A">
              <w:rPr>
                <w:rStyle w:val="CODE"/>
              </w:rPr>
              <w:t>stopTime</w:t>
            </w:r>
            <w:proofErr w:type="spellEnd"/>
            <w:r w:rsidRPr="0098259C">
              <w:t xml:space="preserve"> can be used to check whether the model is valid within the given boundaries or to allocate memory which is necessary for storing results.</w:t>
            </w:r>
            <w:r>
              <w:t xml:space="preserve"> Argument </w:t>
            </w:r>
            <w:proofErr w:type="spellStart"/>
            <w:r w:rsidR="00CD193A">
              <w:rPr>
                <w:rStyle w:val="CODE"/>
              </w:rPr>
              <w:t>startTime</w:t>
            </w:r>
            <w:proofErr w:type="spellEnd"/>
            <w:r>
              <w:t xml:space="preserve"> is the </w:t>
            </w:r>
            <w:r w:rsidR="00062146">
              <w:t>fixed initial value of the independent variable</w:t>
            </w:r>
            <w:r w:rsidR="00BE1273">
              <w:rPr>
                <w:rStyle w:val="Funotenzeichen"/>
              </w:rPr>
              <w:footnoteReference w:id="6"/>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proofErr w:type="spellStart"/>
            <w:r w:rsidR="00062146" w:rsidRPr="002F3E46">
              <w:rPr>
                <w:rStyle w:val="CODE"/>
                <w:i/>
              </w:rPr>
              <w:t>startTime</w:t>
            </w:r>
            <w:proofErr w:type="spellEnd"/>
            <w:r w:rsidR="00062146" w:rsidRPr="002F3E46">
              <w:rPr>
                <w:i/>
              </w:rPr>
              <w:t xml:space="preserve"> is the </w:t>
            </w:r>
            <w:r w:rsidRPr="002F3E46">
              <w:rPr>
                <w:i/>
              </w:rPr>
              <w:t xml:space="preserve">starting time of </w:t>
            </w:r>
            <w:proofErr w:type="spellStart"/>
            <w:r w:rsidRPr="002F3E46">
              <w:rPr>
                <w:i/>
              </w:rPr>
              <w:t>initializaton</w:t>
            </w:r>
            <w:proofErr w:type="spellEnd"/>
            <w:r w:rsidR="00062146">
              <w:t>]</w:t>
            </w:r>
            <w:r>
              <w:t xml:space="preserve">. </w:t>
            </w:r>
            <w:r w:rsidRPr="0098259C">
              <w:t xml:space="preserve">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True</w:t>
            </w:r>
            <w:r w:rsidRPr="0098259C">
              <w:t xml:space="preserve">, then </w:t>
            </w:r>
            <w:proofErr w:type="spellStart"/>
            <w:r w:rsidR="00CD193A">
              <w:rPr>
                <w:rStyle w:val="CODE"/>
              </w:rPr>
              <w:t>stopTime</w:t>
            </w:r>
            <w:proofErr w:type="spellEnd"/>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proofErr w:type="spellStart"/>
            <w:r w:rsidR="00062146">
              <w:rPr>
                <w:rStyle w:val="CODE"/>
                <w:i/>
              </w:rPr>
              <w:t>stop</w:t>
            </w:r>
            <w:r w:rsidR="00062146" w:rsidRPr="00843CBD">
              <w:rPr>
                <w:rStyle w:val="CODE"/>
                <w:i/>
              </w:rPr>
              <w:t>Time</w:t>
            </w:r>
            <w:proofErr w:type="spellEnd"/>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proofErr w:type="spellStart"/>
            <w:r w:rsidR="00CD193A">
              <w:rPr>
                <w:rStyle w:val="CODE"/>
              </w:rPr>
              <w:t>stopTime</w:t>
            </w:r>
            <w:proofErr w:type="spellEnd"/>
            <w:r>
              <w:t xml:space="preserve"> the FMU</w:t>
            </w:r>
            <w:r w:rsidRPr="0098259C">
              <w:t xml:space="preserve"> </w:t>
            </w:r>
            <w:proofErr w:type="gramStart"/>
            <w:r w:rsidRPr="0098259C">
              <w:t>has to</w:t>
            </w:r>
            <w:proofErr w:type="gramEnd"/>
            <w:r w:rsidRPr="0098259C">
              <w:t xml:space="preserve">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proofErr w:type="spellStart"/>
            <w:r w:rsidR="00CD193A">
              <w:rPr>
                <w:rStyle w:val="CODE"/>
              </w:rPr>
              <w:t>stopTime</w:t>
            </w:r>
            <w:proofErr w:type="spellEnd"/>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proofErr w:type="gramStart"/>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proofErr w:type="gramEnd"/>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09ED7FEF"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proofErr w:type="spellStart"/>
            <w:r w:rsidR="0053248D">
              <w:rPr>
                <w:rStyle w:val="CODE"/>
              </w:rPr>
              <w:t>ScalarVariable</w:t>
            </w:r>
            <w:proofErr w:type="spellEnd"/>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proofErr w:type="spellStart"/>
            <w:r w:rsidRPr="00EB5245">
              <w:rPr>
                <w:rStyle w:val="CODE"/>
              </w:rPr>
              <w:t>approx</w:t>
            </w:r>
            <w:proofErr w:type="spellEnd"/>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proofErr w:type="spellStart"/>
            <w:r w:rsidRPr="00674861">
              <w:rPr>
                <w:rStyle w:val="CODE"/>
              </w:rPr>
              <w:t>ScalarVariable</w:t>
            </w:r>
            <w:proofErr w:type="spellEnd"/>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EE265D">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proofErr w:type="spellStart"/>
            <w:r w:rsidR="00DF000F" w:rsidRPr="00DF000F">
              <w:rPr>
                <w:rStyle w:val="CODE"/>
              </w:rPr>
              <w:t>startTime</w:t>
            </w:r>
            <w:proofErr w:type="spellEnd"/>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proofErr w:type="gramStart"/>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proofErr w:type="gramEnd"/>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1A14E537" w:rsidR="004100A9" w:rsidRPr="0098259C" w:rsidRDefault="00E93AC0" w:rsidP="00510401">
            <w:pPr>
              <w:pStyle w:val="Textkrper-Tabelle"/>
            </w:pPr>
            <w:r>
              <w:t>Informs the FMU to exit Initialization Mode.</w:t>
            </w:r>
            <w:r w:rsidR="004100A9">
              <w:br/>
              <w:t xml:space="preserve">For </w:t>
            </w:r>
            <w:proofErr w:type="spellStart"/>
            <w:r w:rsidR="004100A9" w:rsidRPr="004100A9">
              <w:rPr>
                <w:rStyle w:val="CODE"/>
              </w:rPr>
              <w:t>fmuType</w:t>
            </w:r>
            <w:proofErr w:type="spellEnd"/>
            <w:r w:rsidR="004100A9" w:rsidRPr="004100A9">
              <w:rPr>
                <w:rStyle w:val="CODE"/>
              </w:rPr>
              <w:t xml:space="preserve"> = </w:t>
            </w:r>
            <w:r w:rsidR="00140C25">
              <w:rPr>
                <w:rStyle w:val="CODE"/>
              </w:rPr>
              <w:t>fmi2</w:t>
            </w:r>
            <w:r w:rsidR="004100A9" w:rsidRPr="004100A9">
              <w:rPr>
                <w:rStyle w:val="CODE"/>
              </w:rPr>
              <w:t>ModelExchange</w:t>
            </w:r>
            <w:r w:rsidR="004100A9">
              <w:t>, this function switches off all initialization equations</w:t>
            </w:r>
            <w:r w:rsidR="00F73BAA">
              <w:t>,</w:t>
            </w:r>
            <w:r w:rsidR="004100A9">
              <w:t xml:space="preserve"> and the FMU enters Event Mode</w:t>
            </w:r>
            <w:r w:rsidR="00510401">
              <w:t xml:space="preserve"> implicitly;</w:t>
            </w:r>
            <w:r w:rsidR="004100A9">
              <w:t xml:space="preserve"> that is</w:t>
            </w:r>
            <w:r w:rsidR="00F73BAA">
              <w:t>,</w:t>
            </w:r>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proofErr w:type="gramStart"/>
            <w:r w:rsidR="00E93AC0" w:rsidRPr="0098259C">
              <w:rPr>
                <w:rStyle w:val="CODE"/>
                <w:rFonts w:eastAsia="StarSymbol"/>
              </w:rPr>
              <w:t>Terminate</w:t>
            </w:r>
            <w:r w:rsidR="00E93AC0" w:rsidRPr="0098259C">
              <w:rPr>
                <w:rStyle w:val="CODE"/>
                <w:rFonts w:eastAsia="StarSymbol" w:cs="Courier New"/>
              </w:rPr>
              <w:t>(</w:t>
            </w:r>
            <w:proofErr w:type="gramEnd"/>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proofErr w:type="gramStart"/>
            <w:r w:rsidR="00E93AC0" w:rsidRPr="0098259C">
              <w:rPr>
                <w:rStyle w:val="CODE"/>
                <w:rFonts w:eastAsia="StarSymbol"/>
              </w:rPr>
              <w:t>Reset</w:t>
            </w:r>
            <w:r w:rsidR="00E93AC0" w:rsidRPr="0098259C">
              <w:rPr>
                <w:rStyle w:val="CODE"/>
                <w:rFonts w:eastAsia="StarSymbol" w:cs="Courier New"/>
              </w:rPr>
              <w:t>(</w:t>
            </w:r>
            <w:proofErr w:type="gramEnd"/>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proofErr w:type="gramStart"/>
            <w:r w:rsidR="00D01B29" w:rsidRPr="0098259C">
              <w:t>ha</w:t>
            </w:r>
            <w:r w:rsidR="00D01B29">
              <w:t>ve</w:t>
            </w:r>
            <w:r w:rsidR="00D01B29" w:rsidRPr="0098259C">
              <w:t xml:space="preserve"> </w:t>
            </w:r>
            <w:r w:rsidRPr="0098259C">
              <w:t>to</w:t>
            </w:r>
            <w:proofErr w:type="gramEnd"/>
            <w:r w:rsidRPr="0098259C">
              <w:t xml:space="preserve"> be</w:t>
            </w:r>
            <w:r w:rsidR="00101915">
              <w:t xml:space="preserve"> called</w:t>
            </w:r>
            <w:r w:rsidRPr="0098259C">
              <w:t>.</w:t>
            </w:r>
          </w:p>
        </w:tc>
      </w:tr>
    </w:tbl>
    <w:p w14:paraId="7DCB729F" w14:textId="421F2FFF" w:rsidR="003D0107" w:rsidRPr="0098259C" w:rsidRDefault="00B35DE5" w:rsidP="00FF0916">
      <w:pPr>
        <w:pStyle w:val="berschrift3"/>
      </w:pPr>
      <w:bookmarkStart w:id="125" w:name="_Ref383617125"/>
      <w:bookmarkStart w:id="126" w:name="_Ref383617168"/>
      <w:bookmarkStart w:id="127" w:name="_Toc55136489"/>
      <w:r w:rsidRPr="0098259C">
        <w:t xml:space="preserve">Getting and </w:t>
      </w:r>
      <w:r w:rsidR="00DF4861" w:rsidRPr="0098259C">
        <w:t>Set</w:t>
      </w:r>
      <w:r w:rsidR="00EC58B8" w:rsidRPr="0098259C">
        <w:t xml:space="preserve">ting </w:t>
      </w:r>
      <w:r w:rsidR="00DF4861" w:rsidRPr="0098259C">
        <w:t>Variable Values</w:t>
      </w:r>
      <w:bookmarkEnd w:id="124"/>
      <w:bookmarkEnd w:id="125"/>
      <w:bookmarkEnd w:id="126"/>
      <w:bookmarkEnd w:id="127"/>
      <w:r w:rsidR="0038726F">
        <w:t xml:space="preserve"> </w:t>
      </w:r>
    </w:p>
    <w:p w14:paraId="00F93CC5" w14:textId="56982AA9" w:rsidR="006D2A1B" w:rsidRPr="0098259C" w:rsidRDefault="00DF4861" w:rsidP="00DF4861">
      <w:pPr>
        <w:pStyle w:val="Textkrper"/>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proofErr w:type="spellStart"/>
      <w:r w:rsidRPr="0098259C">
        <w:rPr>
          <w:rStyle w:val="CODE"/>
        </w:rPr>
        <w:t>valueReference</w:t>
      </w:r>
      <w:proofErr w:type="spellEnd"/>
      <w:r w:rsidRPr="0098259C">
        <w:t>” in element “</w:t>
      </w:r>
      <w:proofErr w:type="spellStart"/>
      <w:r w:rsidRPr="0098259C">
        <w:rPr>
          <w:rStyle w:val="CODE"/>
        </w:rPr>
        <w:t>ScalarVariable</w:t>
      </w:r>
      <w:proofErr w:type="spellEnd"/>
      <w:r w:rsidRPr="0098259C">
        <w:t xml:space="preserve">”). </w:t>
      </w:r>
      <w:r w:rsidR="00E9550E" w:rsidRPr="0098259C">
        <w:t>Element “</w:t>
      </w:r>
      <w:proofErr w:type="spellStart"/>
      <w:r w:rsidR="00E9550E" w:rsidRPr="0098259C">
        <w:rPr>
          <w:rStyle w:val="CODE"/>
        </w:rPr>
        <w:t>valueReference</w:t>
      </w:r>
      <w:proofErr w:type="spellEnd"/>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proofErr w:type="spellStart"/>
      <w:r w:rsidR="00E9550E" w:rsidRPr="0098259C">
        <w:rPr>
          <w:rStyle w:val="CODE"/>
        </w:rPr>
        <w:t>valueReference</w:t>
      </w:r>
      <w:proofErr w:type="spellEnd"/>
      <w:r w:rsidR="00E9550E" w:rsidRPr="0098259C">
        <w:t xml:space="preserve">, then they have identical </w:t>
      </w:r>
      <w:proofErr w:type="gramStart"/>
      <w:r w:rsidR="00E9550E" w:rsidRPr="0098259C">
        <w:t>values</w:t>
      </w:r>
      <w:proofErr w:type="gramEnd"/>
      <w:r w:rsidR="00760DB5" w:rsidRPr="0098259C">
        <w:t xml:space="preserve"> but other parts of the variable definition might be different [</w:t>
      </w:r>
      <w:r w:rsidR="00760DB5" w:rsidRPr="0098259C">
        <w:rPr>
          <w:i/>
        </w:rPr>
        <w:t>(</w:t>
      </w:r>
      <w:r w:rsidR="000061EF" w:rsidRPr="0098259C">
        <w:rPr>
          <w:i/>
        </w:rPr>
        <w:t>for example</w:t>
      </w:r>
      <w:r w:rsidR="00F73BAA">
        <w:rPr>
          <w:i/>
        </w:rPr>
        <w:t>,</w:t>
      </w:r>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7E8E5FCC" w:rsidR="003D0107" w:rsidRPr="0098259C" w:rsidRDefault="00DF4861" w:rsidP="003D0107">
      <w:pPr>
        <w:pStyle w:val="Textkrper"/>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r w:rsidR="00B20A8B">
        <w:t xml:space="preserve"> (</w:t>
      </w:r>
      <w:r w:rsidR="00B20A8B">
        <w:rPr>
          <w:rStyle w:val="x"/>
        </w:rPr>
        <w:t>restrictions for calling these functions might be present for the different FMI kinds, see below)</w:t>
      </w:r>
      <w:r w:rsidRPr="0098259C">
        <w:t>:</w:t>
      </w:r>
      <w:r w:rsidR="00AA2C1D">
        <w:t xml:space="preserve"> </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w:t>
            </w:r>
            <w:proofErr w:type="gramStart"/>
            <w:r w:rsidR="00DF4861" w:rsidRPr="0098259C">
              <w:rPr>
                <w:rStyle w:val="CODE"/>
              </w:rPr>
              <w:t xml:space="preserve">   (</w:t>
            </w:r>
            <w:proofErr w:type="gramEnd"/>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w:t>
            </w:r>
            <w:proofErr w:type="spellStart"/>
            <w:r w:rsidR="00DF4861" w:rsidRPr="0098259C">
              <w:rPr>
                <w:rStyle w:val="CODE"/>
              </w:rPr>
              <w:t>vr</w:t>
            </w:r>
            <w:proofErr w:type="spellEnd"/>
            <w:r w:rsidR="00DF4861" w:rsidRPr="0098259C">
              <w:rPr>
                <w:rStyle w:val="CODE"/>
              </w:rPr>
              <w:t xml:space="preserve">[], </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proofErr w:type="gramStart"/>
            <w:r w:rsidR="00DF4861" w:rsidRPr="0098259C">
              <w:rPr>
                <w:rStyle w:val="CODE"/>
                <w:rFonts w:cs="Courier New"/>
              </w:rPr>
              <w:t>GetInteger(</w:t>
            </w:r>
            <w:proofErr w:type="gramEnd"/>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vr</w:t>
            </w:r>
            <w:proofErr w:type="spell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 xml:space="preserve">,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proofErr w:type="gramStart"/>
            <w:r w:rsidR="00DF4861" w:rsidRPr="0098259C">
              <w:rPr>
                <w:rStyle w:val="CODE"/>
                <w:rFonts w:cs="Courier New"/>
              </w:rPr>
              <w:t>GetBoolean(</w:t>
            </w:r>
            <w:proofErr w:type="gramEnd"/>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w:t>
            </w:r>
            <w:r w:rsidR="00DF4861" w:rsidRPr="0098259C">
              <w:rPr>
                <w:rStyle w:val="CODE"/>
              </w:rPr>
              <w:t>r</w:t>
            </w:r>
            <w:proofErr w:type="spellEnd"/>
            <w:r w:rsidR="00DF4861" w:rsidRPr="0098259C">
              <w:rPr>
                <w:rStyle w:val="CODE"/>
              </w:rPr>
              <w:t>[],</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proofErr w:type="gramStart"/>
            <w:r w:rsidR="00DF4861" w:rsidRPr="0098259C">
              <w:rPr>
                <w:rStyle w:val="CODE"/>
                <w:rFonts w:cs="Courier New"/>
              </w:rPr>
              <w:t>vr</w:t>
            </w:r>
            <w:proofErr w:type="spellEnd"/>
            <w:r w:rsidR="00DF4861" w:rsidRPr="0098259C">
              <w:rPr>
                <w:rStyle w:val="CODE"/>
                <w:rFonts w:cs="Courier New"/>
              </w:rPr>
              <w:t>[</w:t>
            </w:r>
            <w:proofErr w:type="gram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14F32AF9"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w:t>
            </w:r>
            <w:proofErr w:type="gramStart"/>
            <w:r w:rsidRPr="0098259C">
              <w:rPr>
                <w:i/>
              </w:rPr>
              <w:t>is connected with</w:t>
            </w:r>
            <w:proofErr w:type="gramEnd"/>
            <w:r w:rsidRPr="0098259C">
              <w:rPr>
                <w:i/>
              </w:rPr>
              <w:t xml:space="preserve"> other models. </w:t>
            </w:r>
            <w:r w:rsidR="00D03483" w:rsidRPr="0098259C">
              <w:rPr>
                <w:i/>
              </w:rPr>
              <w:t xml:space="preserve">Since state derivatives are also </w:t>
            </w:r>
            <w:proofErr w:type="spellStart"/>
            <w:r w:rsidR="00D03483" w:rsidRPr="0098259C">
              <w:rPr>
                <w:i/>
              </w:rPr>
              <w:t>ScalarVariables</w:t>
            </w:r>
            <w:proofErr w:type="spellEnd"/>
            <w:r w:rsidR="00D03483" w:rsidRPr="0098259C">
              <w:rPr>
                <w:i/>
              </w:rPr>
              <w:t xml:space="preserve">,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 xml:space="preserve">the </w:t>
            </w:r>
            <w:proofErr w:type="gramStart"/>
            <w:r w:rsidR="006E2326" w:rsidRPr="0098259C">
              <w:rPr>
                <w:i/>
              </w:rPr>
              <w:t>actually defined</w:t>
            </w:r>
            <w:proofErr w:type="gramEnd"/>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EE265D">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EAA3AA9"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t>Note</w:t>
            </w:r>
            <w:r w:rsidR="003F58B3">
              <w:t xml:space="preserve"> for </w:t>
            </w:r>
            <w:proofErr w:type="spellStart"/>
            <w:r w:rsidR="003F58B3">
              <w:t>ModelExchange</w:t>
            </w:r>
            <w:proofErr w:type="spellEnd"/>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because these are discrete</w:t>
            </w:r>
            <w:r w:rsidR="00674861">
              <w:t>-time</w:t>
            </w:r>
            <w:r w:rsidRPr="0098259C">
              <w:t xml:space="preserve"> </w:t>
            </w:r>
            <w:proofErr w:type="gramStart"/>
            <w:r w:rsidRPr="0098259C">
              <w:t>variables</w:t>
            </w:r>
            <w:proofErr w:type="gramEnd"/>
            <w:r w:rsidRPr="0098259C">
              <w:t xml:space="preserve">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Textkrper"/>
      </w:pPr>
      <w:r w:rsidRPr="0098259C">
        <w:t xml:space="preserve">It is also possible to </w:t>
      </w:r>
      <w:r w:rsidRPr="0098259C">
        <w:rPr>
          <w:u w:val="single"/>
        </w:rPr>
        <w:t>set</w:t>
      </w:r>
      <w:r w:rsidRPr="0098259C">
        <w:t xml:space="preserve"> the values of </w:t>
      </w:r>
      <w:r w:rsidRPr="0098259C">
        <w:rPr>
          <w:u w:val="single"/>
        </w:rPr>
        <w:t>certain</w:t>
      </w:r>
      <w:r w:rsidRPr="0098259C">
        <w:t xml:space="preserve"> variables at </w:t>
      </w:r>
      <w:proofErr w:type="gramStart"/>
      <w:r w:rsidRPr="0098259C">
        <w:t>particular instants</w:t>
      </w:r>
      <w:proofErr w:type="gramEnd"/>
      <w:r w:rsidRPr="0098259C">
        <w:t xml:space="preserve">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w:t>
            </w:r>
            <w:proofErr w:type="gramStart"/>
            <w:r w:rsidR="003F0941" w:rsidRPr="0098259C">
              <w:rPr>
                <w:rStyle w:val="CODE"/>
              </w:rPr>
              <w:t xml:space="preserve">   (</w:t>
            </w:r>
            <w:proofErr w:type="gramEnd"/>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w:t>
            </w:r>
            <w:proofErr w:type="spellStart"/>
            <w:r w:rsidR="003F0941" w:rsidRPr="0098259C">
              <w:rPr>
                <w:rStyle w:val="CODE"/>
              </w:rPr>
              <w:t>vr</w:t>
            </w:r>
            <w:proofErr w:type="spellEnd"/>
            <w:r w:rsidR="003F0941" w:rsidRPr="0098259C">
              <w:rPr>
                <w:rStyle w:val="CODE"/>
              </w:rPr>
              <w:t xml:space="preserve">[], </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proofErr w:type="gramStart"/>
            <w:r w:rsidR="003F0941" w:rsidRPr="0098259C">
              <w:rPr>
                <w:rStyle w:val="CODE"/>
                <w:rFonts w:cs="Courier New"/>
              </w:rPr>
              <w:t>SetInteger(</w:t>
            </w:r>
            <w:proofErr w:type="gramEnd"/>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vr</w:t>
            </w:r>
            <w:proofErr w:type="spellEnd"/>
            <w:r w:rsidR="003F0941" w:rsidRPr="0098259C">
              <w:rPr>
                <w:rStyle w:val="CODE"/>
                <w:rFonts w:cs="Courier New"/>
              </w:rPr>
              <w:t xml:space="preserve">[], </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proofErr w:type="gramStart"/>
            <w:r w:rsidR="003F0941" w:rsidRPr="0098259C">
              <w:rPr>
                <w:rStyle w:val="CODE"/>
                <w:rFonts w:cs="Courier New"/>
              </w:rPr>
              <w:t>SetBoolean(</w:t>
            </w:r>
            <w:proofErr w:type="gramEnd"/>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w:t>
            </w:r>
            <w:r w:rsidR="003F0941" w:rsidRPr="0098259C">
              <w:rPr>
                <w:rStyle w:val="CODE"/>
              </w:rPr>
              <w:t>r</w:t>
            </w:r>
            <w:proofErr w:type="spellEnd"/>
            <w:r w:rsidR="003F0941" w:rsidRPr="0098259C">
              <w:rPr>
                <w:rStyle w:val="CODE"/>
              </w:rPr>
              <w:t>[],</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proofErr w:type="gramStart"/>
            <w:r w:rsidR="003F0941" w:rsidRPr="0098259C">
              <w:rPr>
                <w:rStyle w:val="CODE"/>
                <w:rFonts w:cs="Courier New"/>
              </w:rPr>
              <w:t>vr</w:t>
            </w:r>
            <w:proofErr w:type="spellEnd"/>
            <w:r w:rsidR="003F0941" w:rsidRPr="0098259C">
              <w:rPr>
                <w:rStyle w:val="CODE"/>
                <w:rFonts w:cs="Courier New"/>
              </w:rPr>
              <w:t>[</w:t>
            </w:r>
            <w:proofErr w:type="gramEnd"/>
            <w:r w:rsidR="003F0941" w:rsidRPr="0098259C">
              <w:rPr>
                <w:rStyle w:val="CODE"/>
                <w:rFonts w:cs="Courier New"/>
              </w:rPr>
              <w:t>],</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10DE3745" w:rsidR="003F0941" w:rsidRPr="0098259C" w:rsidRDefault="003F0941" w:rsidP="00656E44">
            <w:pPr>
              <w:pStyle w:val="Textkrper-Tabelle"/>
            </w:pPr>
            <w:r w:rsidRPr="0098259C">
              <w:t xml:space="preserve">Set parameters, inputs, </w:t>
            </w:r>
            <w:r w:rsidR="00510401">
              <w:t xml:space="preserve">and </w:t>
            </w:r>
            <w:r w:rsidRPr="0098259C">
              <w:t>start values</w:t>
            </w:r>
            <w:r w:rsidR="003B66F9">
              <w:t>,</w:t>
            </w:r>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EE265D">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EE265D">
              <w:t>3.2.3</w:t>
            </w:r>
            <w:r w:rsidR="00A85BC7">
              <w:fldChar w:fldCharType="end"/>
            </w:r>
            <w:r w:rsidR="00A6617F">
              <w:t xml:space="preserve"> in case of </w:t>
            </w:r>
            <w:proofErr w:type="spellStart"/>
            <w:r w:rsidR="00A6617F">
              <w:t>ModelExchange</w:t>
            </w:r>
            <w:proofErr w:type="spellEnd"/>
            <w:r w:rsidR="00A6617F">
              <w:t xml:space="preserv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EE265D">
              <w:rPr>
                <w:color w:val="000000"/>
                <w:szCs w:val="20"/>
              </w:rPr>
              <w:t>4.2.4</w:t>
            </w:r>
            <w:r w:rsidR="00A85BC7">
              <w:rPr>
                <w:color w:val="000000"/>
                <w:szCs w:val="20"/>
              </w:rPr>
              <w:fldChar w:fldCharType="end"/>
            </w:r>
            <w:r w:rsidR="00A6617F">
              <w:rPr>
                <w:color w:val="000000"/>
                <w:szCs w:val="20"/>
              </w:rPr>
              <w:t xml:space="preserve"> in case of </w:t>
            </w:r>
            <w:proofErr w:type="spellStart"/>
            <w:r w:rsidR="00A6617F">
              <w:rPr>
                <w:color w:val="000000"/>
                <w:szCs w:val="20"/>
              </w:rPr>
              <w:t>CoSimulation</w:t>
            </w:r>
            <w:proofErr w:type="spellEnd"/>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53992A67" w:rsidR="003F0941" w:rsidRPr="0098259C" w:rsidRDefault="003F0941" w:rsidP="006E60E6">
            <w:pPr>
              <w:pStyle w:val="Textkrper-Zeileneinzug"/>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 when this function returns.</w:t>
            </w:r>
          </w:p>
          <w:p w14:paraId="28DCFA58" w14:textId="3C00FC50" w:rsidR="000E0ED2" w:rsidRPr="0098259C" w:rsidRDefault="003F0941" w:rsidP="002F3E46">
            <w:pPr>
              <w:pStyle w:val="Textkrper-Zeileneinzug"/>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351EAB03" w:rsidR="003F0941" w:rsidRDefault="00473BC8" w:rsidP="003D0107">
      <w:pPr>
        <w:pStyle w:val="Textkrper"/>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EE265D">
        <w:t>4.2.1</w:t>
      </w:r>
      <w:r w:rsidR="002A2099">
        <w:fldChar w:fldCharType="end"/>
      </w:r>
      <w:r w:rsidRPr="0098259C">
        <w:t xml:space="preserve"> to set and inquire derivatives </w:t>
      </w:r>
      <w:r w:rsidR="00BE4E91" w:rsidRPr="0098259C">
        <w:t xml:space="preserve">of variables </w:t>
      </w:r>
      <w:r w:rsidR="000E0ED2" w:rsidRPr="0098259C">
        <w:t xml:space="preserve">with respect to time </w:t>
      </w:r>
      <w:proofErr w:type="gramStart"/>
      <w:r w:rsidR="000E0ED2" w:rsidRPr="0098259C">
        <w:t>in order to</w:t>
      </w:r>
      <w:proofErr w:type="gramEnd"/>
      <w:r w:rsidR="000E0ED2" w:rsidRPr="0098259C">
        <w:t xml:space="preserve"> allow interpolation</w:t>
      </w:r>
      <w:r w:rsidRPr="0098259C">
        <w:t>.</w:t>
      </w:r>
    </w:p>
    <w:p w14:paraId="32BB13AE" w14:textId="77777777" w:rsidR="00C31261" w:rsidRPr="0098259C" w:rsidRDefault="00B35DE5" w:rsidP="00F554E4">
      <w:pPr>
        <w:pStyle w:val="berschrift3"/>
      </w:pPr>
      <w:bookmarkStart w:id="128" w:name="_Ref290826787"/>
      <w:bookmarkStart w:id="129" w:name="_Ref290826791"/>
      <w:bookmarkStart w:id="130" w:name="_Toc55136490"/>
      <w:r w:rsidRPr="0098259C">
        <w:t xml:space="preserve">Getting and </w:t>
      </w:r>
      <w:r w:rsidR="00C31261" w:rsidRPr="0098259C">
        <w:t>Setting the Complete FMU State</w:t>
      </w:r>
      <w:bookmarkEnd w:id="128"/>
      <w:bookmarkEnd w:id="129"/>
      <w:bookmarkEnd w:id="130"/>
    </w:p>
    <w:p w14:paraId="4DEECB95" w14:textId="1AFCD32C" w:rsidR="00213980" w:rsidRDefault="0097786D" w:rsidP="002F3E46">
      <w:pPr>
        <w:pStyle w:val="Textkrper"/>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r w:rsidR="00486A16">
        <w:t>,</w:t>
      </w:r>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w:t>
      </w:r>
      <w:proofErr w:type="gramStart"/>
      <w:r w:rsidR="00D53B4F" w:rsidRPr="0098259C">
        <w:t>in order to</w:t>
      </w:r>
      <w:proofErr w:type="gramEnd"/>
      <w:r w:rsidR="00D53B4F" w:rsidRPr="0098259C">
        <w:t xml:space="preserve"> continue the simulation from it. </w:t>
      </w:r>
    </w:p>
    <w:p w14:paraId="5D04F702" w14:textId="35FC966C" w:rsidR="00DC6FAE" w:rsidRPr="0098259C" w:rsidRDefault="00BE4E91" w:rsidP="00C31261">
      <w:pPr>
        <w:pStyle w:val="Textkrper"/>
        <w:rPr>
          <w:i/>
        </w:rPr>
      </w:pPr>
      <w:r w:rsidRPr="0098259C">
        <w:t>[</w:t>
      </w:r>
      <w:r w:rsidR="009F2AEB" w:rsidRPr="001707BD">
        <w:rPr>
          <w:i/>
        </w:rPr>
        <w:t>Examples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 xml:space="preserve">every sample period, set new continuous states from an observer, </w:t>
      </w:r>
      <w:proofErr w:type="gramStart"/>
      <w:r w:rsidR="00044961" w:rsidRPr="0098259C">
        <w:rPr>
          <w:i/>
        </w:rPr>
        <w:t>initialize</w:t>
      </w:r>
      <w:proofErr w:type="gramEnd"/>
      <w:r w:rsidR="00044961" w:rsidRPr="0098259C">
        <w:rPr>
          <w:i/>
        </w:rPr>
        <w:t xml:space="preserve"> and get the FMU state after initialization. From this state, perform many simulations that are restarted after the initialization with new input signals proposed by the optimizer).</w:t>
      </w:r>
      <w:r w:rsidR="00BE4E91" w:rsidRPr="0098259C">
        <w:t>]</w:t>
      </w:r>
    </w:p>
    <w:p w14:paraId="5FE2489C" w14:textId="0B273F68" w:rsidR="00C31261" w:rsidRPr="0098259C" w:rsidRDefault="00D53B4F" w:rsidP="00C31261">
      <w:pPr>
        <w:pStyle w:val="Textkrper"/>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r w:rsidR="00486A16">
        <w:rPr>
          <w:i/>
        </w:rPr>
        <w:t>,</w:t>
      </w:r>
      <w:r w:rsidRPr="0098259C">
        <w:rPr>
          <w:i/>
        </w:rPr>
        <w:t xml:space="preserve"> used to </w:t>
      </w:r>
      <w:r w:rsidR="00044961" w:rsidRPr="0098259C">
        <w:rPr>
          <w:i/>
        </w:rPr>
        <w:t>perform an expens</w:t>
      </w:r>
      <w:r w:rsidR="0004467B" w:rsidRPr="0098259C">
        <w:rPr>
          <w:i/>
        </w:rPr>
        <w:t>ive steady-state initialization, copy the received FMU state in a byte vector and store this vector on file. Whenever needed, the byte vector can be loaded from file</w:t>
      </w:r>
      <w:r w:rsidR="00DD0AE9">
        <w:rPr>
          <w:i/>
        </w:rPr>
        <w:t xml:space="preserve"> and</w:t>
      </w:r>
      <w:r w:rsidR="0004467B" w:rsidRPr="0098259C">
        <w:rPr>
          <w:i/>
        </w:rPr>
        <w:t xml:space="preserve"> deserialized</w:t>
      </w:r>
      <w:r w:rsidR="00486A16">
        <w:rPr>
          <w:i/>
        </w:rPr>
        <w:t>,</w:t>
      </w:r>
      <w:r w:rsidR="0004467B" w:rsidRPr="0098259C">
        <w:rPr>
          <w:i/>
        </w:rPr>
        <w:t xml:space="preserve"> and </w:t>
      </w:r>
      <w:r w:rsidR="004D404E" w:rsidRPr="0098259C">
        <w:rPr>
          <w:i/>
        </w:rPr>
        <w:t xml:space="preserve">the </w:t>
      </w:r>
      <w:r w:rsidR="0004467B" w:rsidRPr="0098259C">
        <w:rPr>
          <w:i/>
        </w:rPr>
        <w:t xml:space="preserve">simulation </w:t>
      </w:r>
      <w:r w:rsidR="00486A16">
        <w:rPr>
          <w:i/>
        </w:rPr>
        <w:t>can be</w:t>
      </w:r>
      <w:r w:rsidR="00486A16" w:rsidRPr="0098259C">
        <w:rPr>
          <w:i/>
        </w:rPr>
        <w:t xml:space="preserve"> </w:t>
      </w:r>
      <w:r w:rsidR="0004467B" w:rsidRPr="0098259C">
        <w:rPr>
          <w:i/>
        </w:rPr>
        <w:t xml:space="preserve">restarted from this FMU state, </w:t>
      </w:r>
      <w:r w:rsidR="00D73B94" w:rsidRPr="0098259C">
        <w:rPr>
          <w:i/>
        </w:rPr>
        <w:t>in other words</w:t>
      </w:r>
      <w:r w:rsidR="00DD0AE9">
        <w:rPr>
          <w:i/>
        </w:rPr>
        <w:t>,</w:t>
      </w:r>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proofErr w:type="gramStart"/>
            <w:r w:rsidR="00520CE8" w:rsidRPr="0098259C">
              <w:rPr>
                <w:rStyle w:val="CODE"/>
              </w:rPr>
              <w:t>);</w:t>
            </w:r>
            <w:proofErr w:type="gramEnd"/>
          </w:p>
          <w:p w14:paraId="6B8C4129" w14:textId="77F2746F" w:rsidR="00520CE8" w:rsidRPr="0098259C" w:rsidRDefault="00140C25" w:rsidP="00520CE8">
            <w:pPr>
              <w:pStyle w:val="Textkrper-Tabelle"/>
              <w:rPr>
                <w:rStyle w:val="CODE"/>
              </w:rPr>
            </w:pPr>
            <w:r>
              <w:rPr>
                <w:rStyle w:val="CODE"/>
              </w:rPr>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proofErr w:type="gramStart"/>
            <w:r w:rsidR="00520CE8" w:rsidRPr="0098259C">
              <w:rPr>
                <w:rStyle w:val="CODE"/>
              </w:rPr>
              <w:t xml:space="preserve">FMUstate  </w:t>
            </w:r>
            <w:proofErr w:type="spellStart"/>
            <w:r w:rsidR="00520CE8" w:rsidRPr="0098259C">
              <w:rPr>
                <w:rStyle w:val="CODE"/>
              </w:rPr>
              <w:t>FMUstate</w:t>
            </w:r>
            <w:proofErr w:type="spellEnd"/>
            <w:proofErr w:type="gramEnd"/>
            <w:r w:rsidR="00520CE8" w:rsidRPr="0098259C">
              <w:rPr>
                <w:rStyle w:val="CODE"/>
              </w:rPr>
              <w:t>);</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proofErr w:type="gramStart"/>
            <w:r w:rsidR="00520CE8" w:rsidRPr="0098259C">
              <w:rPr>
                <w:rStyle w:val="CODE"/>
              </w:rPr>
              <w:t>FreeFMUstate(</w:t>
            </w:r>
            <w:proofErr w:type="gramEnd"/>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proofErr w:type="spellStart"/>
            <w:r w:rsidR="00520CE8" w:rsidRPr="0098259C">
              <w:rPr>
                <w:rStyle w:val="CODE"/>
              </w:rPr>
              <w:t>FMUstate</w:t>
            </w:r>
            <w:proofErr w:type="spellEnd"/>
            <w:r w:rsidR="00520CE8" w:rsidRPr="0098259C">
              <w:t>).</w:t>
            </w:r>
            <w:r w:rsidR="00B85BF7">
              <w:t xml:space="preserve"> If on entry </w:t>
            </w:r>
            <w:r w:rsidR="00B85BF7" w:rsidRPr="000D0C24">
              <w:rPr>
                <w:rStyle w:val="CODE"/>
              </w:rPr>
              <w:t>*</w:t>
            </w:r>
            <w:proofErr w:type="spellStart"/>
            <w:r w:rsidR="00B85BF7" w:rsidRPr="000D0C24">
              <w:rPr>
                <w:rStyle w:val="CODE"/>
              </w:rPr>
              <w:t>FMUstate</w:t>
            </w:r>
            <w:proofErr w:type="spellEnd"/>
            <w:r w:rsidR="00B85BF7" w:rsidRPr="000D0C24">
              <w:rPr>
                <w:rStyle w:val="CODE"/>
              </w:rPr>
              <w:t xml:space="preserve"> == NULL</w:t>
            </w:r>
            <w:r w:rsidR="00B85BF7">
              <w:t xml:space="preserve">, a new allocation is required. If </w:t>
            </w:r>
            <w:r w:rsidR="00B85BF7" w:rsidRPr="000D0C24">
              <w:rPr>
                <w:rStyle w:val="CODE"/>
              </w:rPr>
              <w:t>*</w:t>
            </w:r>
            <w:proofErr w:type="spellStart"/>
            <w:proofErr w:type="gramStart"/>
            <w:r w:rsidR="00B85BF7" w:rsidRPr="000D0C24">
              <w:rPr>
                <w:rStyle w:val="CODE"/>
              </w:rPr>
              <w:t>FMUstate</w:t>
            </w:r>
            <w:proofErr w:type="spellEnd"/>
            <w:r w:rsidR="00B85BF7" w:rsidRPr="000D0C24">
              <w:rPr>
                <w:rStyle w:val="CODE"/>
              </w:rPr>
              <w:t xml:space="preserve"> !</w:t>
            </w:r>
            <w:proofErr w:type="gramEnd"/>
            <w:r w:rsidR="00B85BF7" w:rsidRPr="000D0C24">
              <w:rPr>
                <w:rStyle w:val="CODE"/>
              </w:rPr>
              <w:t>= NULL</w:t>
            </w:r>
            <w:r w:rsidR="00B85BF7">
              <w:t xml:space="preserve">, then </w:t>
            </w:r>
            <w:r w:rsidR="00B85BF7" w:rsidRPr="000D0C24">
              <w:rPr>
                <w:rStyle w:val="CODE"/>
              </w:rPr>
              <w:t>*</w:t>
            </w:r>
            <w:proofErr w:type="spellStart"/>
            <w:r w:rsidR="00B85BF7" w:rsidRPr="000D0C24">
              <w:rPr>
                <w:rStyle w:val="CODE"/>
              </w:rPr>
              <w:t>FMUstate</w:t>
            </w:r>
            <w:proofErr w:type="spellEnd"/>
            <w:r w:rsidR="00B85BF7">
              <w:t xml:space="preserve"> points to a previously returned </w:t>
            </w:r>
            <w:proofErr w:type="spellStart"/>
            <w:r w:rsidR="00B85BF7" w:rsidRPr="000D0C24">
              <w:rPr>
                <w:rStyle w:val="CODE"/>
              </w:rPr>
              <w:t>FMUstate</w:t>
            </w:r>
            <w:proofErr w:type="spellEnd"/>
            <w:r w:rsidR="00B85BF7">
              <w:t xml:space="preserve"> that has not been modified since. </w:t>
            </w:r>
            <w:proofErr w:type="gramStart"/>
            <w:r w:rsidR="00B85BF7">
              <w:t xml:space="preserve">In particular, </w:t>
            </w:r>
            <w:r>
              <w:rPr>
                <w:rStyle w:val="CODE"/>
              </w:rPr>
              <w:t>fmi2</w:t>
            </w:r>
            <w:r w:rsidR="00B85BF7" w:rsidRPr="000D0C24">
              <w:rPr>
                <w:rStyle w:val="CODE"/>
              </w:rPr>
              <w:t>FreeFMUstate</w:t>
            </w:r>
            <w:proofErr w:type="gramEnd"/>
            <w:r w:rsidR="00B85BF7">
              <w:t xml:space="preserve"> had not been called with this </w:t>
            </w:r>
            <w:proofErr w:type="spellStart"/>
            <w:r w:rsidR="00B85BF7" w:rsidRPr="000D0C24">
              <w:rPr>
                <w:rStyle w:val="CODE"/>
              </w:rPr>
              <w:t>FMUstate</w:t>
            </w:r>
            <w:proofErr w:type="spellEnd"/>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proofErr w:type="spellStart"/>
            <w:r w:rsidR="00B85BF7" w:rsidRPr="000D0C24">
              <w:rPr>
                <w:rStyle w:val="CODE"/>
                <w:i/>
              </w:rPr>
              <w:t>FMUstate</w:t>
            </w:r>
            <w:proofErr w:type="spellEnd"/>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proofErr w:type="spellStart"/>
            <w:r w:rsidR="00B85BF7" w:rsidRPr="000D0C24">
              <w:rPr>
                <w:rStyle w:val="CODE"/>
                <w:i/>
              </w:rPr>
              <w:t>FMUstate</w:t>
            </w:r>
            <w:proofErr w:type="spellEnd"/>
            <w:r w:rsidR="00B85BF7" w:rsidRPr="00B85BF7">
              <w:rPr>
                <w:i/>
              </w:rPr>
              <w:t>.</w:t>
            </w:r>
            <w:r w:rsidR="00B85BF7">
              <w:t>]</w:t>
            </w:r>
          </w:p>
          <w:p w14:paraId="25411628" w14:textId="6466E78F"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proofErr w:type="spellStart"/>
            <w:r w:rsidR="00520CE8" w:rsidRPr="0098259C">
              <w:rPr>
                <w:rStyle w:val="CODE"/>
              </w:rPr>
              <w:t>FMUstate</w:t>
            </w:r>
            <w:proofErr w:type="spellEnd"/>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proofErr w:type="spellStart"/>
            <w:r w:rsidR="00520CE8" w:rsidRPr="0098259C">
              <w:rPr>
                <w:rStyle w:val="CODE"/>
              </w:rPr>
              <w:t>FMUstate</w:t>
            </w:r>
            <w:proofErr w:type="spellEnd"/>
            <w:r w:rsidR="00520CE8" w:rsidRPr="0098259C">
              <w:t xml:space="preserve"> copy still exist</w:t>
            </w:r>
            <w:r w:rsidR="00DD0AE9">
              <w:t>s</w:t>
            </w:r>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proofErr w:type="spellStart"/>
            <w:r w:rsidR="00520CE8" w:rsidRPr="0098259C">
              <w:rPr>
                <w:rStyle w:val="CODE"/>
              </w:rPr>
              <w:t>FMUstate</w:t>
            </w:r>
            <w:proofErr w:type="spellEnd"/>
            <w:r w:rsidR="00520CE8" w:rsidRPr="0098259C">
              <w:t xml:space="preserve">. The input argument to this function is the </w:t>
            </w:r>
            <w:proofErr w:type="spellStart"/>
            <w:r w:rsidR="00DC6FAE" w:rsidRPr="0098259C">
              <w:rPr>
                <w:rStyle w:val="CODE"/>
              </w:rPr>
              <w:t>FMUstate</w:t>
            </w:r>
            <w:proofErr w:type="spellEnd"/>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proofErr w:type="spellStart"/>
            <w:r w:rsidR="00DC6FAE" w:rsidRPr="0098259C">
              <w:rPr>
                <w:rStyle w:val="CODE"/>
              </w:rPr>
              <w:t>FMUstate</w:t>
            </w:r>
            <w:proofErr w:type="spellEnd"/>
            <w:r w:rsidR="00DC6FAE" w:rsidRPr="0098259C">
              <w:t>.</w:t>
            </w:r>
          </w:p>
          <w:p w14:paraId="71B28AD5" w14:textId="2DDE7BA3"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proofErr w:type="spellStart"/>
            <w:r w:rsidR="000D0C24" w:rsidRPr="0098259C">
              <w:rPr>
                <w:rStyle w:val="CODE"/>
              </w:rPr>
              <w:t>fmiModelDescription</w:t>
            </w:r>
            <w:proofErr w:type="spellEnd"/>
            <w:r w:rsidR="000D0C24">
              <w:rPr>
                <w:rStyle w:val="CODE"/>
              </w:rPr>
              <w:t>&gt; &lt;</w:t>
            </w:r>
            <w:proofErr w:type="spellStart"/>
            <w:r w:rsidR="000D0C24">
              <w:rPr>
                <w:rStyle w:val="CODE"/>
              </w:rPr>
              <w:t>ModelExchange</w:t>
            </w:r>
            <w:proofErr w:type="spellEnd"/>
            <w:r w:rsidR="000D0C24">
              <w:rPr>
                <w:rStyle w:val="CODE"/>
              </w:rPr>
              <w:t xml:space="preserve"> / </w:t>
            </w:r>
            <w:proofErr w:type="spellStart"/>
            <w:r w:rsidR="000D0C24">
              <w:rPr>
                <w:rStyle w:val="CODE"/>
              </w:rPr>
              <w:t>CoSimulation</w:t>
            </w:r>
            <w:proofErr w:type="spellEnd"/>
            <w:r w:rsidR="000D0C24">
              <w:rPr>
                <w:rStyle w:val="CODE"/>
              </w:rPr>
              <w:t xml:space="preserve"> </w:t>
            </w:r>
            <w:proofErr w:type="spellStart"/>
            <w:r w:rsidR="000D0C24">
              <w:rPr>
                <w:rStyle w:val="CODE"/>
              </w:rPr>
              <w:t>c</w:t>
            </w:r>
            <w:r w:rsidRPr="0098259C">
              <w:rPr>
                <w:rStyle w:val="CODE"/>
              </w:rPr>
              <w:t>anGetAndSetFMUstate</w:t>
            </w:r>
            <w:proofErr w:type="spellEnd"/>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00546BF2">
              <w:fldChar w:fldCharType="begin"/>
            </w:r>
            <w:r w:rsidR="00546BF2">
              <w:instrText xml:space="preserve"> REF _Ref20232891 \r \h </w:instrText>
            </w:r>
            <w:r w:rsidR="00546BF2">
              <w:fldChar w:fldCharType="separate"/>
            </w:r>
            <w:r w:rsidR="00EE265D">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EE265D">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proofErr w:type="gramStart"/>
            <w:r w:rsidR="00823CAF" w:rsidRPr="0098259C">
              <w:rPr>
                <w:rStyle w:val="CODE"/>
              </w:rPr>
              <w:t>SerializedFMUstateSize(</w:t>
            </w:r>
            <w:proofErr w:type="gramEnd"/>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 xml:space="preserv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w:t>
            </w:r>
            <w:proofErr w:type="gramStart"/>
            <w:r w:rsidRPr="0098259C">
              <w:rPr>
                <w:rStyle w:val="CODE"/>
              </w:rPr>
              <w:t>);</w:t>
            </w:r>
            <w:proofErr w:type="gramEnd"/>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 xml:space="preserve">SerializeFMUstate  </w:t>
            </w:r>
            <w:proofErr w:type="gramStart"/>
            <w:r w:rsidR="00823CAF" w:rsidRPr="0098259C">
              <w:rPr>
                <w:rStyle w:val="CODE"/>
              </w:rPr>
              <w:t xml:space="preserve">   (</w:t>
            </w:r>
            <w:proofErr w:type="gramEnd"/>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 xml:space="preserve">Byte </w:t>
            </w:r>
            <w:proofErr w:type="spellStart"/>
            <w:proofErr w:type="gramStart"/>
            <w:r w:rsidRPr="0098259C">
              <w:rPr>
                <w:rStyle w:val="CODE"/>
              </w:rPr>
              <w:t>serializedState</w:t>
            </w:r>
            <w:proofErr w:type="spellEnd"/>
            <w:r w:rsidRPr="0098259C">
              <w:rPr>
                <w:rStyle w:val="CODE"/>
              </w:rPr>
              <w:t>[</w:t>
            </w:r>
            <w:proofErr w:type="gramEnd"/>
            <w:r w:rsidRPr="0098259C">
              <w:rPr>
                <w:rStyle w:val="CODE"/>
              </w:rPr>
              <w:t xml:space="preserve">], </w:t>
            </w:r>
            <w:proofErr w:type="spellStart"/>
            <w:r w:rsidRPr="0098259C">
              <w:rPr>
                <w:rStyle w:val="CODE"/>
              </w:rPr>
              <w:t>size_t</w:t>
            </w:r>
            <w:proofErr w:type="spellEnd"/>
            <w:r w:rsidRPr="0098259C">
              <w:rPr>
                <w:rStyle w:val="CODE"/>
              </w:rPr>
              <w:t xml:space="preserve"> size);</w:t>
            </w:r>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w:t>
            </w:r>
            <w:proofErr w:type="gramStart"/>
            <w:r w:rsidR="00823CAF" w:rsidRPr="0098259C">
              <w:rPr>
                <w:rStyle w:val="CODE"/>
              </w:rPr>
              <w:t xml:space="preserve">   (</w:t>
            </w:r>
            <w:proofErr w:type="gramEnd"/>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Byte </w:t>
            </w:r>
            <w:proofErr w:type="spellStart"/>
            <w:proofErr w:type="gramStart"/>
            <w:r w:rsidRPr="0098259C">
              <w:rPr>
                <w:rStyle w:val="CODE"/>
              </w:rPr>
              <w:t>serializedState</w:t>
            </w:r>
            <w:proofErr w:type="spellEnd"/>
            <w:r w:rsidRPr="0098259C">
              <w:rPr>
                <w:rStyle w:val="CODE"/>
              </w:rPr>
              <w:t>[</w:t>
            </w:r>
            <w:proofErr w:type="gramEnd"/>
            <w:r w:rsidRPr="0098259C">
              <w:rPr>
                <w:rStyle w:val="CODE"/>
              </w:rPr>
              <w:t>],</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 </w:t>
            </w:r>
            <w:r w:rsidR="00140C25">
              <w:rPr>
                <w:rStyle w:val="CODE"/>
              </w:rPr>
              <w:t>fmi2</w:t>
            </w:r>
            <w:r w:rsidRPr="0098259C">
              <w:rPr>
                <w:rStyle w:val="CODE"/>
              </w:rPr>
              <w:t xml:space="preserve">FMUstate* </w:t>
            </w:r>
            <w:proofErr w:type="spellStart"/>
            <w:r w:rsidRPr="0098259C">
              <w:rPr>
                <w:rStyle w:val="CODE"/>
              </w:rPr>
              <w:t>FMUstate</w:t>
            </w:r>
            <w:proofErr w:type="spellEnd"/>
            <w:r w:rsidRPr="0098259C">
              <w:rPr>
                <w:rStyle w:val="CODE"/>
              </w:rPr>
              <w:t>);</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proofErr w:type="spellStart"/>
            <w:r w:rsidR="00FB334E" w:rsidRPr="0098259C">
              <w:rPr>
                <w:rStyle w:val="CODE"/>
              </w:rPr>
              <w:t>FMUstate</w:t>
            </w:r>
            <w:proofErr w:type="spellEnd"/>
            <w:r w:rsidR="00FB334E" w:rsidRPr="0098259C">
              <w:t xml:space="preserve"> can be stored in it. With this information, the environment </w:t>
            </w:r>
            <w:proofErr w:type="gramStart"/>
            <w:r w:rsidR="00FB334E" w:rsidRPr="0098259C">
              <w:t>has to</w:t>
            </w:r>
            <w:proofErr w:type="gramEnd"/>
            <w:r w:rsidR="00FB334E" w:rsidRPr="0098259C">
              <w:t xml:space="preserve">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proofErr w:type="spellStart"/>
            <w:r w:rsidR="00FB334E" w:rsidRPr="0098259C">
              <w:rPr>
                <w:rStyle w:val="CODE"/>
              </w:rPr>
              <w:t>FMUstate</w:t>
            </w:r>
            <w:proofErr w:type="spellEnd"/>
            <w:r w:rsidR="00FB334E" w:rsidRPr="0098259C">
              <w:t xml:space="preserve"> and copies this data </w:t>
            </w:r>
            <w:proofErr w:type="gramStart"/>
            <w:r w:rsidR="00FB334E" w:rsidRPr="0098259C">
              <w:t xml:space="preserve">in </w:t>
            </w:r>
            <w:r w:rsidR="00235809" w:rsidRPr="0098259C">
              <w:t>to</w:t>
            </w:r>
            <w:proofErr w:type="gramEnd"/>
            <w:r w:rsidR="00235809" w:rsidRPr="0098259C">
              <w:t xml:space="preserve"> </w:t>
            </w:r>
            <w:r w:rsidR="00FB334E" w:rsidRPr="0098259C">
              <w:t xml:space="preserve">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xml:space="preserve">, constructs a copy of the FMU state and returns </w:t>
            </w:r>
            <w:proofErr w:type="spellStart"/>
            <w:r w:rsidR="00FB334E" w:rsidRPr="0098259C">
              <w:rPr>
                <w:rStyle w:val="CODE"/>
              </w:rPr>
              <w:t>FMUstate</w:t>
            </w:r>
            <w:proofErr w:type="spellEnd"/>
            <w:r w:rsidR="00FB334E" w:rsidRPr="0098259C">
              <w:t>, the pointer to this copy.</w:t>
            </w:r>
            <w:r w:rsidR="00235809" w:rsidRPr="0098259C">
              <w:t xml:space="preserve"> [</w:t>
            </w:r>
            <w:r w:rsidR="00235809" w:rsidRPr="0098259C">
              <w:rPr>
                <w:i/>
              </w:rPr>
              <w:t xml:space="preserve">The simulation is restarted at this state, when calling </w:t>
            </w:r>
            <w:r w:rsidRPr="00D2781E">
              <w:rPr>
                <w:rStyle w:val="CODE"/>
              </w:rPr>
              <w:t>fmi2</w:t>
            </w:r>
            <w:r w:rsidR="00235809" w:rsidRPr="00D2781E">
              <w:rPr>
                <w:rStyle w:val="CODE"/>
              </w:rPr>
              <w:t>SetFMUState</w:t>
            </w:r>
            <w:r w:rsidR="00235809" w:rsidRPr="0098259C">
              <w:rPr>
                <w:i/>
              </w:rPr>
              <w:t xml:space="preserve"> with </w:t>
            </w:r>
            <w:proofErr w:type="spellStart"/>
            <w:r w:rsidR="00235809" w:rsidRPr="00D2781E">
              <w:rPr>
                <w:rStyle w:val="CODE"/>
              </w:rPr>
              <w:t>FMUstate</w:t>
            </w:r>
            <w:proofErr w:type="spellEnd"/>
            <w:r w:rsidR="00235809" w:rsidRPr="0098259C">
              <w:rPr>
                <w:i/>
              </w:rPr>
              <w:t>.</w:t>
            </w:r>
            <w:r w:rsidR="00235809" w:rsidRPr="0098259C">
              <w:t>]</w:t>
            </w:r>
          </w:p>
          <w:p w14:paraId="2874E382" w14:textId="22B52C0D"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proofErr w:type="spellStart"/>
            <w:r w:rsidRPr="0098259C">
              <w:rPr>
                <w:rStyle w:val="CODE"/>
              </w:rPr>
              <w:t>canGetAndSetFMUstate</w:t>
            </w:r>
            <w:proofErr w:type="spellEnd"/>
            <w:r w:rsidRPr="0098259C">
              <w:t xml:space="preserve"> and </w:t>
            </w:r>
            <w:proofErr w:type="spellStart"/>
            <w:r w:rsidRPr="0098259C">
              <w:rPr>
                <w:rStyle w:val="CODE"/>
              </w:rPr>
              <w:t>canSerializeFMUstate</w:t>
            </w:r>
            <w:proofErr w:type="spellEnd"/>
            <w:r w:rsidRPr="0098259C">
              <w:t xml:space="preserve"> in </w:t>
            </w:r>
            <w:r w:rsidR="00AE0662">
              <w:t>&lt;</w:t>
            </w:r>
            <w:proofErr w:type="spellStart"/>
            <w:r w:rsidR="00AE0662">
              <w:rPr>
                <w:rStyle w:val="CODE"/>
              </w:rPr>
              <w:t>fmiModelDescription</w:t>
            </w:r>
            <w:proofErr w:type="spellEnd"/>
            <w:r w:rsidR="00AE0662">
              <w:rPr>
                <w:rStyle w:val="CODE"/>
              </w:rPr>
              <w:t>&gt;&lt;</w:t>
            </w:r>
            <w:proofErr w:type="spellStart"/>
            <w:r w:rsidR="00235809" w:rsidRPr="0098259C">
              <w:rPr>
                <w:rStyle w:val="CODE"/>
              </w:rPr>
              <w:t>ModelExchange</w:t>
            </w:r>
            <w:proofErr w:type="spellEnd"/>
            <w:r w:rsidR="00235809" w:rsidRPr="0098259C">
              <w:rPr>
                <w:rStyle w:val="CODE"/>
              </w:rPr>
              <w:t xml:space="preserve"> / </w:t>
            </w:r>
            <w:proofErr w:type="spellStart"/>
            <w:r w:rsidR="00235809" w:rsidRPr="0098259C">
              <w:rPr>
                <w:rStyle w:val="CODE"/>
              </w:rPr>
              <w:t>CoSimulation</w:t>
            </w:r>
            <w:proofErr w:type="spellEnd"/>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00546BF2">
              <w:fldChar w:fldCharType="begin"/>
            </w:r>
            <w:r w:rsidR="00546BF2">
              <w:instrText xml:space="preserve"> REF _Ref20232913 \r \h </w:instrText>
            </w:r>
            <w:r w:rsidR="00546BF2">
              <w:fldChar w:fldCharType="separate"/>
            </w:r>
            <w:r w:rsidR="00EE265D">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EE265D">
              <w:t>4.3.1</w:t>
            </w:r>
            <w:r w:rsidRPr="0098259C">
              <w:fldChar w:fldCharType="end"/>
            </w:r>
            <w:r w:rsidRPr="0098259C">
              <w:t>).</w:t>
            </w:r>
          </w:p>
        </w:tc>
      </w:tr>
    </w:tbl>
    <w:p w14:paraId="2ED4F955" w14:textId="77777777" w:rsidR="008B73CE" w:rsidRPr="0098259C" w:rsidRDefault="008B73CE" w:rsidP="008B73CE">
      <w:pPr>
        <w:pStyle w:val="berschrift3"/>
      </w:pPr>
      <w:bookmarkStart w:id="131" w:name="_Toc55136491"/>
      <w:r w:rsidRPr="0098259C">
        <w:t>Getting Partial Derivatives</w:t>
      </w:r>
      <w:bookmarkEnd w:id="131"/>
    </w:p>
    <w:p w14:paraId="3B6DFAC9" w14:textId="77777777" w:rsidR="008B73CE" w:rsidRPr="0098259C" w:rsidRDefault="008B73CE" w:rsidP="008B73CE">
      <w:pPr>
        <w:pStyle w:val="Textkrper"/>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t>fmi2</w:t>
            </w:r>
            <w:r w:rsidR="00AB63B7" w:rsidRPr="0098259C">
              <w:rPr>
                <w:rStyle w:val="CODE"/>
              </w:rPr>
              <w:t xml:space="preserve">Status </w:t>
            </w:r>
            <w:r>
              <w:rPr>
                <w:rStyle w:val="CODE"/>
              </w:rPr>
              <w:t>fmi2</w:t>
            </w:r>
            <w:proofErr w:type="gramStart"/>
            <w:r w:rsidR="00130200" w:rsidRPr="0098259C">
              <w:rPr>
                <w:rStyle w:val="CODE"/>
              </w:rPr>
              <w:t>Get</w:t>
            </w:r>
            <w:r w:rsidR="00AB63B7" w:rsidRPr="0098259C">
              <w:rPr>
                <w:rStyle w:val="CODE"/>
              </w:rPr>
              <w:t>DirectionalDerivative(</w:t>
            </w:r>
            <w:proofErr w:type="gramEnd"/>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 xml:space="preserve">ValueReference </w:t>
            </w:r>
            <w:proofErr w:type="spellStart"/>
            <w:r w:rsidR="00AB63B7" w:rsidRPr="0098259C">
              <w:rPr>
                <w:rStyle w:val="CODE"/>
              </w:rPr>
              <w:t>v</w:t>
            </w:r>
            <w:r w:rsidR="00674EEC">
              <w:rPr>
                <w:rStyle w:val="CODE"/>
              </w:rPr>
              <w:t>Unknown</w:t>
            </w:r>
            <w:r w:rsidR="00AB63B7" w:rsidRPr="0098259C">
              <w:rPr>
                <w:rStyle w:val="CODE"/>
              </w:rPr>
              <w:t>_ref</w:t>
            </w:r>
            <w:proofErr w:type="spellEnd"/>
            <w:r w:rsidR="00AB63B7" w:rsidRPr="0098259C">
              <w:rPr>
                <w:rStyle w:val="CODE"/>
              </w:rPr>
              <w:t xml:space="preserve">[], </w:t>
            </w:r>
            <w:proofErr w:type="spellStart"/>
            <w:r w:rsidR="00AB63B7" w:rsidRPr="0098259C">
              <w:rPr>
                <w:rStyle w:val="CODE"/>
                <w:b/>
              </w:rPr>
              <w:t>size_t</w:t>
            </w:r>
            <w:proofErr w:type="spellEnd"/>
            <w:r w:rsidR="00674EEC">
              <w:rPr>
                <w:rStyle w:val="CODE"/>
              </w:rPr>
              <w:t xml:space="preserve"> </w:t>
            </w:r>
            <w:proofErr w:type="spellStart"/>
            <w:r w:rsidR="00674EEC">
              <w:rPr>
                <w:rStyle w:val="CODE"/>
              </w:rPr>
              <w:t>nUnknown</w:t>
            </w:r>
            <w:proofErr w:type="spellEnd"/>
            <w:r w:rsidR="00674EEC">
              <w:rPr>
                <w:rStyle w:val="CODE"/>
              </w:rPr>
              <w:t>,</w:t>
            </w:r>
          </w:p>
          <w:p w14:paraId="3A011D0E" w14:textId="7828994F" w:rsidR="00AB63B7" w:rsidRPr="0098259C" w:rsidRDefault="00AB63B7" w:rsidP="00EC1A69">
            <w:pPr>
              <w:pStyle w:val="Textkrper-Tabelle"/>
              <w:rPr>
                <w:rStyle w:val="CODE"/>
              </w:rPr>
            </w:pPr>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proofErr w:type="spellStart"/>
            <w:r w:rsidR="00674EEC">
              <w:rPr>
                <w:rStyle w:val="CODE"/>
              </w:rPr>
              <w:t>vKnown</w:t>
            </w:r>
            <w:r w:rsidRPr="0098259C">
              <w:rPr>
                <w:rStyle w:val="CODE"/>
              </w:rPr>
              <w:t>_</w:t>
            </w:r>
            <w:proofErr w:type="gramStart"/>
            <w:r w:rsidRPr="0098259C">
              <w:rPr>
                <w:rStyle w:val="CODE"/>
              </w:rPr>
              <w:t>ref</w:t>
            </w:r>
            <w:proofErr w:type="spellEnd"/>
            <w:r w:rsidRPr="0098259C">
              <w:rPr>
                <w:rStyle w:val="CODE"/>
              </w:rPr>
              <w:t>[</w:t>
            </w:r>
            <w:proofErr w:type="gramEnd"/>
            <w:r w:rsidRPr="0098259C">
              <w:rPr>
                <w:rStyle w:val="CODE"/>
              </w:rPr>
              <w:t>]</w:t>
            </w:r>
            <w:r w:rsidR="00852875">
              <w:rPr>
                <w:rStyle w:val="CODE"/>
              </w:rPr>
              <w:t xml:space="preserve"> </w:t>
            </w:r>
            <w:r w:rsidR="00674EEC">
              <w:rPr>
                <w:rStyle w:val="CODE"/>
              </w:rPr>
              <w:t xml:space="preserve"> </w:t>
            </w:r>
            <w:r w:rsidRPr="0098259C">
              <w:rPr>
                <w:rStyle w:val="CODE"/>
              </w:rPr>
              <w:t xml:space="preserve">, </w:t>
            </w:r>
            <w:proofErr w:type="spellStart"/>
            <w:r w:rsidRPr="0098259C">
              <w:rPr>
                <w:rStyle w:val="CODE"/>
                <w:b/>
              </w:rPr>
              <w:t>size_t</w:t>
            </w:r>
            <w:proofErr w:type="spellEnd"/>
            <w:r w:rsidRPr="0098259C">
              <w:rPr>
                <w:rStyle w:val="CODE"/>
              </w:rPr>
              <w:t xml:space="preserve"> </w:t>
            </w:r>
            <w:proofErr w:type="spellStart"/>
            <w:r w:rsidRPr="0098259C">
              <w:rPr>
                <w:rStyle w:val="CODE"/>
              </w:rPr>
              <w:t>n</w:t>
            </w:r>
            <w:r w:rsidR="00674EEC">
              <w:rPr>
                <w:rStyle w:val="CODE"/>
              </w:rPr>
              <w:t>Known</w:t>
            </w:r>
            <w:proofErr w:type="spellEnd"/>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 xml:space="preserve">Real </w:t>
            </w:r>
            <w:proofErr w:type="spellStart"/>
            <w:proofErr w:type="gramStart"/>
            <w:r w:rsidR="00674EEC">
              <w:rPr>
                <w:rStyle w:val="CODE"/>
              </w:rPr>
              <w:t>dvK</w:t>
            </w:r>
            <w:r w:rsidR="00122BA1">
              <w:rPr>
                <w:rStyle w:val="CODE"/>
              </w:rPr>
              <w:t>nown</w:t>
            </w:r>
            <w:proofErr w:type="spellEnd"/>
            <w:r w:rsidRPr="0098259C">
              <w:rPr>
                <w:rStyle w:val="CODE"/>
              </w:rPr>
              <w:t>[</w:t>
            </w:r>
            <w:proofErr w:type="gramEnd"/>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 xml:space="preserve">Real </w:t>
            </w:r>
            <w:proofErr w:type="spellStart"/>
            <w:proofErr w:type="gramStart"/>
            <w:r w:rsidRPr="0098259C">
              <w:rPr>
                <w:rStyle w:val="CODE"/>
              </w:rPr>
              <w:t>d</w:t>
            </w:r>
            <w:r w:rsidR="00674EEC">
              <w:rPr>
                <w:rStyle w:val="CODE"/>
              </w:rPr>
              <w:t>vU</w:t>
            </w:r>
            <w:r w:rsidR="00122BA1">
              <w:rPr>
                <w:rStyle w:val="CODE"/>
              </w:rPr>
              <w:t>nknown</w:t>
            </w:r>
            <w:proofErr w:type="spellEnd"/>
            <w:r w:rsidRPr="0098259C">
              <w:rPr>
                <w:rStyle w:val="CODE"/>
              </w:rPr>
              <w:t>[</w:t>
            </w:r>
            <w:proofErr w:type="gramEnd"/>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69C90601"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EE265D">
              <w:t>3.1</w:t>
            </w:r>
            <w:r>
              <w:fldChar w:fldCharType="end"/>
            </w:r>
            <w:r>
              <w:t xml:space="preserve">) and Co-Simulation (section </w:t>
            </w:r>
            <w:r>
              <w:fldChar w:fldCharType="begin"/>
            </w:r>
            <w:r>
              <w:instrText xml:space="preserve"> REF _Ref356504426 \n \h </w:instrText>
            </w:r>
            <w:r>
              <w:fldChar w:fldCharType="separate"/>
            </w:r>
            <w:r w:rsidR="00EE265D">
              <w:t>4.1</w:t>
            </w:r>
            <w:r>
              <w:fldChar w:fldCharType="end"/>
            </w:r>
            <w:r>
              <w:t>). In every Mode, the general form of th</w:t>
            </w:r>
            <w:r w:rsidR="00122BA1">
              <w:t xml:space="preserve">e FMU equations </w:t>
            </w:r>
            <w:proofErr w:type="gramStart"/>
            <w:r w:rsidR="00122BA1">
              <w:t>are</w:t>
            </w:r>
            <w:proofErr w:type="gramEnd"/>
            <w:r>
              <w:t>:</w:t>
            </w:r>
          </w:p>
          <w:p w14:paraId="011B64C9" w14:textId="19C09D5D" w:rsidR="00C81421" w:rsidRDefault="00000000"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rPr>
                  <w:rFonts w:ascii="Cambria Math" w:hAnsi="Cambria Math"/>
                </w:rPr>
                <m:t>)</m:t>
              </m:r>
            </m:oMath>
            <w:r w:rsidR="000712CE">
              <w:t>,</w:t>
            </w:r>
          </w:p>
          <w:p w14:paraId="12F613D7" w14:textId="77777777" w:rsidR="003E5933" w:rsidRDefault="003E5933" w:rsidP="00EC1A69">
            <w:pPr>
              <w:pStyle w:val="Textkrper-Tabelle"/>
            </w:pPr>
            <w:proofErr w:type="gramStart"/>
            <w:r>
              <w:t>where</w:t>
            </w:r>
            <w:proofErr w:type="gramEnd"/>
          </w:p>
          <w:p w14:paraId="203294AC" w14:textId="18C01120" w:rsidR="00B10E5A" w:rsidRPr="002F3E46" w:rsidRDefault="00000000"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variables computed in the actual Mode</w:t>
            </w:r>
            <w:r w:rsidR="00B10E5A">
              <w:t>:</w:t>
            </w:r>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w:t>
            </w:r>
            <w:proofErr w:type="spellStart"/>
            <w:r w:rsidRPr="002F3E46">
              <w:rPr>
                <w:rStyle w:val="CODE"/>
              </w:rPr>
              <w:t>ModelStructure</w:t>
            </w:r>
            <w:proofErr w:type="spellEnd"/>
            <w:r w:rsidRPr="002F3E46">
              <w:rPr>
                <w:rStyle w:val="CODE"/>
              </w:rPr>
              <w:t>&gt;&lt;</w:t>
            </w:r>
            <w:proofErr w:type="spellStart"/>
            <w:r w:rsidRPr="002F3E46">
              <w:rPr>
                <w:rStyle w:val="CODE"/>
              </w:rPr>
              <w:t>InitialUnknowns</w:t>
            </w:r>
            <w:proofErr w:type="spellEnd"/>
            <w:r w:rsidRPr="002F3E46">
              <w:rPr>
                <w:rStyle w:val="CODE"/>
              </w:rPr>
              <w:t>&gt;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w:t>
            </w:r>
            <w:proofErr w:type="spellStart"/>
            <w:r w:rsidRPr="002F3E46">
              <w:t>ModelExchange</w:t>
            </w:r>
            <w:proofErr w:type="spellEnd"/>
            <w:r w:rsidRPr="002F3E46">
              <w:t>):</w:t>
            </w:r>
            <w:r>
              <w:rPr>
                <w:i/>
              </w:rPr>
              <w:t xml:space="preserve"> </w:t>
            </w:r>
            <w:r w:rsidRPr="002F3E46">
              <w:t xml:space="preserve">The continuous-time outputs and state derivatives (= the variables listed under </w:t>
            </w:r>
            <w:r w:rsidRPr="002F3E46">
              <w:rPr>
                <w:rStyle w:val="CODE"/>
              </w:rPr>
              <w:t>&lt;</w:t>
            </w:r>
            <w:proofErr w:type="spellStart"/>
            <w:r w:rsidRPr="002F3E46">
              <w:rPr>
                <w:rStyle w:val="CODE"/>
              </w:rPr>
              <w:t>ModelStructure</w:t>
            </w:r>
            <w:proofErr w:type="spellEnd"/>
            <w:r w:rsidRPr="002F3E46">
              <w:rPr>
                <w:rStyle w:val="CODE"/>
              </w:rPr>
              <w:t>&gt;&lt;Outputs&gt;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w:t>
            </w:r>
            <w:proofErr w:type="spellStart"/>
            <w:r w:rsidRPr="002F3E46">
              <w:rPr>
                <w:rStyle w:val="CODE"/>
              </w:rPr>
              <w:t>ModelStructure</w:t>
            </w:r>
            <w:proofErr w:type="spellEnd"/>
            <w:r w:rsidRPr="002F3E46">
              <w:rPr>
                <w:rStyle w:val="CODE"/>
              </w:rPr>
              <w:t>&gt;&lt;Derivatives&gt;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w:t>
            </w:r>
            <w:proofErr w:type="spellStart"/>
            <w:r>
              <w:rPr>
                <w:i/>
              </w:rPr>
              <w:t>ModelExchange</w:t>
            </w:r>
            <w:proofErr w:type="spellEnd"/>
            <w:r>
              <w:rPr>
                <w:i/>
              </w:rPr>
              <w:t>):</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w:t>
            </w:r>
            <w:proofErr w:type="spellStart"/>
            <w:r w:rsidR="001A3197" w:rsidRPr="003B7CF7">
              <w:rPr>
                <w:rStyle w:val="CODE"/>
              </w:rPr>
              <w:t>ModelStructure</w:t>
            </w:r>
            <w:proofErr w:type="spellEnd"/>
            <w:r w:rsidR="001A3197" w:rsidRPr="003B7CF7">
              <w:rPr>
                <w:rStyle w:val="CODE"/>
              </w:rPr>
              <w:t>&gt;&lt;Outputs&gt;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Step Mode (</w:t>
            </w:r>
            <w:proofErr w:type="spellStart"/>
            <w:r w:rsidRPr="001A3197">
              <w:rPr>
                <w:i/>
              </w:rPr>
              <w:t>CoSimulation</w:t>
            </w:r>
            <w:proofErr w:type="spellEnd"/>
            <w:r w:rsidRPr="001A3197">
              <w:rPr>
                <w:i/>
              </w:rPr>
              <w:t xml:space="preserve">): </w:t>
            </w:r>
            <w:r>
              <w:t>T</w:t>
            </w:r>
            <w:r w:rsidRPr="003B7CF7">
              <w:t xml:space="preserve">he variables listed under </w:t>
            </w:r>
            <w:r w:rsidRPr="003B7CF7">
              <w:rPr>
                <w:rStyle w:val="CODE"/>
              </w:rPr>
              <w:t>&lt;</w:t>
            </w:r>
            <w:proofErr w:type="spellStart"/>
            <w:r w:rsidRPr="003B7CF7">
              <w:rPr>
                <w:rStyle w:val="CODE"/>
              </w:rPr>
              <w:t>ModelStructure</w:t>
            </w:r>
            <w:proofErr w:type="spellEnd"/>
            <w:r w:rsidRPr="003B7CF7">
              <w:rPr>
                <w:rStyle w:val="CODE"/>
              </w:rPr>
              <w:t>&gt;&lt;Outputs&gt;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w:t>
            </w:r>
            <w:proofErr w:type="spellStart"/>
            <w:r w:rsidRPr="002F3E46">
              <w:rPr>
                <w:rStyle w:val="CODE"/>
              </w:rPr>
              <w:t>ModelStructure</w:t>
            </w:r>
            <w:proofErr w:type="spellEnd"/>
            <w:r w:rsidRPr="002F3E46">
              <w:rPr>
                <w:rStyle w:val="CODE"/>
              </w:rPr>
              <w:t>&gt;&lt;Derivatives&gt;</w:t>
            </w:r>
            <w:r>
              <w:rPr>
                <w:i/>
              </w:rPr>
              <w:t xml:space="preserve"> </w:t>
            </w:r>
            <w:r w:rsidRPr="002F3E46">
              <w:t xml:space="preserve">is present, also the variables listed here as </w:t>
            </w:r>
            <w:r w:rsidR="00180796">
              <w:t>state derivatives</w:t>
            </w:r>
            <w:r>
              <w:t>.</w:t>
            </w:r>
          </w:p>
          <w:p w14:paraId="64C89650" w14:textId="54DC8FD4" w:rsidR="003E5933" w:rsidRDefault="00000000"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r w:rsidR="00EE265D">
              <w:rPr>
                <w:noProof/>
              </w:rPr>
              <w:t>63</w:t>
            </w:r>
            <w:r w:rsidR="000B3668">
              <w:fldChar w:fldCharType="end"/>
            </w:r>
            <w:r w:rsidR="000B3668">
              <w:t xml:space="preserve"> </w:t>
            </w:r>
            <w:r w:rsidR="003E5933">
              <w:t>[</w:t>
            </w:r>
            <w:r w:rsidR="003E5933" w:rsidRPr="00334E98">
              <w:rPr>
                <w:i/>
              </w:rPr>
              <w:t>for example</w:t>
            </w:r>
            <w:r w:rsidR="001F4DDE">
              <w:rPr>
                <w:i/>
              </w:rPr>
              <w:t>,</w:t>
            </w:r>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w:t>
            </w:r>
            <w:proofErr w:type="spellStart"/>
            <w:r w:rsidR="00A11986" w:rsidRPr="002F3E46">
              <w:rPr>
                <w:rFonts w:cs="Arial"/>
                <w:i/>
              </w:rPr>
              <w:t>explicitely</w:t>
            </w:r>
            <w:proofErr w:type="spellEnd"/>
            <w:r w:rsidR="00A11986" w:rsidRPr="002F3E46">
              <w:rPr>
                <w:rFonts w:cs="Arial"/>
                <w:i/>
              </w:rPr>
              <w:t xml:space="preserve"> defined under </w:t>
            </w:r>
            <w:proofErr w:type="spellStart"/>
            <w:r w:rsidR="00A11986" w:rsidRPr="002F3E46">
              <w:rPr>
                <w:rStyle w:val="CODE"/>
                <w:i/>
              </w:rPr>
              <w:t>ScalarVariables</w:t>
            </w:r>
            <w:proofErr w:type="spellEnd"/>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00000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r w:rsidR="002D55CD">
              <w:rPr>
                <w:i/>
              </w:rPr>
              <w:t>,</w:t>
            </w:r>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t>If the capability attribute “</w:t>
            </w:r>
            <w:proofErr w:type="spellStart"/>
            <w:r>
              <w:rPr>
                <w:rStyle w:val="CODE"/>
              </w:rPr>
              <w:t>providesDirectionalDerivative</w:t>
            </w:r>
            <w:proofErr w:type="spellEnd"/>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672D2876"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proofErr w:type="spellStart"/>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proofErr w:type="spellEnd"/>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proofErr w:type="spellStart"/>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proofErr w:type="spellEnd"/>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Textkrper-Zeileneinzug"/>
              <w:rPr>
                <w:i/>
              </w:rPr>
            </w:pPr>
            <w:r w:rsidRPr="00674EEC">
              <w:rPr>
                <w:i/>
              </w:rPr>
              <w:t>The function may compute the directional derivative</w:t>
            </w:r>
            <w:r w:rsidR="00674EEC">
              <w:rPr>
                <w:i/>
              </w:rPr>
              <w:t>s</w:t>
            </w:r>
            <w:r w:rsidRPr="00674EEC">
              <w:rPr>
                <w:i/>
              </w:rPr>
              <w:t xml:space="preserve"> by numerical differentiation </w:t>
            </w:r>
            <w:proofErr w:type="gramStart"/>
            <w:r w:rsidRPr="00674EEC">
              <w:rPr>
                <w:i/>
              </w:rPr>
              <w:t>taking into account</w:t>
            </w:r>
            <w:proofErr w:type="gramEnd"/>
            <w:r w:rsidRPr="00674EEC">
              <w:rPr>
                <w:i/>
              </w:rPr>
              <w:t xml:space="preserve">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 xml:space="preserve">Assume an FMU has the output </w:t>
            </w:r>
            <w:proofErr w:type="gramStart"/>
            <w:r w:rsidRPr="0098259C">
              <w:rPr>
                <w:i/>
              </w:rPr>
              <w:t>equations</w:t>
            </w:r>
            <w:proofErr w:type="gramEnd"/>
          </w:p>
          <w:p w14:paraId="16F05A90" w14:textId="77777777" w:rsidR="00E557DF" w:rsidRPr="0098259C" w:rsidRDefault="00000000"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Textkrper"/>
              <w:rPr>
                <w:i/>
              </w:rPr>
            </w:pPr>
            <w:r w:rsidRPr="0098259C">
              <w:rPr>
                <w:i/>
              </w:rPr>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w:t>
            </w:r>
            <w:proofErr w:type="gramStart"/>
            <w:r w:rsidRPr="0098259C">
              <w:rPr>
                <w:i/>
              </w:rPr>
              <w:t>Jacobian</w:t>
            </w:r>
            <w:proofErr w:type="gramEnd"/>
            <w:r w:rsidRPr="0098259C">
              <w:rPr>
                <w:i/>
              </w:rPr>
              <w:t xml:space="preserve">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w:t>
            </w:r>
            <w:proofErr w:type="gramStart"/>
            <w:r w:rsidRPr="0098259C">
              <w:rPr>
                <w:i/>
              </w:rPr>
              <w:t>provided</w:t>
            </w:r>
            <w:proofErr w:type="gramEnd"/>
            <w:r w:rsidRPr="0098259C">
              <w:rPr>
                <w:i/>
              </w:rPr>
              <w:t xml:space="preserve"> </w:t>
            </w:r>
          </w:p>
          <w:p w14:paraId="28FE044C" w14:textId="6F764E4F" w:rsidR="00DA6E1B" w:rsidRDefault="00AB63B7" w:rsidP="006E60E6">
            <w:pPr>
              <w:pStyle w:val="Textkrper"/>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Pr="0098259C">
              <w:rPr>
                <w:i/>
              </w:rPr>
              <w:t xml:space="preserve"> to compute the directional derivatives with respect to these two variables (</w:t>
            </w:r>
            <w:r w:rsidR="00D73B94" w:rsidRPr="0098259C">
              <w:rPr>
                <w:i/>
              </w:rPr>
              <w:t>in other words</w:t>
            </w:r>
            <w:r w:rsidR="002D55CD">
              <w:rPr>
                <w:i/>
              </w:rPr>
              <w:t>,</w:t>
            </w:r>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rPr>
                  <w:rFonts w:ascii="Cambria Math" w:hAnsi="Cambria Math"/>
                </w:rPr>
                <m:t>}</m:t>
              </m:r>
            </m:oMath>
            <w:r w:rsidRPr="0098259C">
              <w:rPr>
                <w:i/>
              </w:rPr>
              <w:t>)</w:t>
            </w:r>
            <w:r w:rsidR="002D55CD">
              <w:rPr>
                <w:i/>
              </w:rPr>
              <w:t>,</w:t>
            </w:r>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Textkrper"/>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002A3213">
              <w:rPr>
                <w:i/>
              </w:rPr>
              <w:t xml:space="preserve"> </w:t>
            </w:r>
            <w:r w:rsidR="00AB63B7" w:rsidRPr="0098259C">
              <w:rPr>
                <w:i/>
              </w:rPr>
              <w:t>(</w:t>
            </w:r>
            <w:r w:rsidR="00D73B94" w:rsidRPr="0098259C">
              <w:rPr>
                <w:i/>
              </w:rPr>
              <w:t>in other words</w:t>
            </w:r>
            <w:r w:rsidR="002D55CD">
              <w:rPr>
                <w:i/>
              </w:rPr>
              <w:t>,</w:t>
            </w:r>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6DA2A5C8" w:rsidR="00DA6E1B" w:rsidRDefault="00DA6E1B" w:rsidP="00F93A3A">
            <w:pPr>
              <w:pStyle w:val="Textkrper"/>
              <w:spacing w:before="240"/>
              <w:rPr>
                <w:i/>
              </w:rPr>
            </w:pPr>
            <w:r w:rsidRPr="0098259C">
              <w:rPr>
                <w:i/>
              </w:rPr>
              <w:t>Note</w:t>
            </w:r>
            <w:r w:rsidR="002D55CD">
              <w:rPr>
                <w:i/>
              </w:rPr>
              <w:t xml:space="preserve"> that</w:t>
            </w:r>
            <w:r w:rsidRPr="0098259C">
              <w:rPr>
                <w:i/>
              </w:rPr>
              <w:t xml:space="preserve"> a direct implementation of this function </w:t>
            </w:r>
            <w:r>
              <w:rPr>
                <w:i/>
              </w:rPr>
              <w:t>with analytic derivatives:</w:t>
            </w:r>
            <w:r w:rsidRPr="0098259C">
              <w:rPr>
                <w:i/>
              </w:rPr>
              <w:t xml:space="preserve"> </w:t>
            </w:r>
          </w:p>
          <w:p w14:paraId="58C0FCC0" w14:textId="1BC2C9D4" w:rsidR="00DA6E1B" w:rsidRDefault="00826D9C" w:rsidP="006E60E6">
            <w:pPr>
              <w:pStyle w:val="Textkrper"/>
              <w:numPr>
                <w:ilvl w:val="0"/>
                <w:numId w:val="50"/>
              </w:numPr>
              <w:spacing w:before="40"/>
              <w:ind w:left="357" w:hanging="357"/>
              <w:rPr>
                <w:i/>
              </w:rPr>
            </w:pPr>
            <w:r>
              <w:rPr>
                <w:i/>
              </w:rPr>
              <w:t>Provides t</w:t>
            </w:r>
            <w:r w:rsidR="00DA6E1B" w:rsidRPr="00A42C55">
              <w:rPr>
                <w:i/>
              </w:rPr>
              <w:t>he directional derivative for all i</w:t>
            </w:r>
            <w:r w:rsidR="00DA6E1B">
              <w:rPr>
                <w:i/>
              </w:rPr>
              <w:t>n</w:t>
            </w:r>
            <w:r w:rsidR="00616DB6">
              <w:rPr>
                <w:i/>
              </w:rPr>
              <w:t>put</w:t>
            </w:r>
            <w:r w:rsidR="00DA6E1B">
              <w:rPr>
                <w:i/>
              </w:rPr>
              <w:t xml:space="preserve"> variables;</w:t>
            </w:r>
            <w:r w:rsidR="00DA6E1B">
              <w:rPr>
                <w:i/>
              </w:rPr>
              <w:br/>
              <w:t xml:space="preserve">so in the above example: </w:t>
            </w:r>
            <w:r w:rsidR="00DA6E1B" w:rsidRPr="004B48B1">
              <w:rPr>
                <w:position w:val="-28"/>
              </w:rPr>
              <w:object w:dxaOrig="4180" w:dyaOrig="620" w14:anchorId="105A42BC">
                <v:shape id="_x0000_i1026" type="#_x0000_t75" style="width:208.8pt;height:31.2pt" o:ole="">
                  <v:imagedata r:id="rId33" o:title=""/>
                </v:shape>
                <o:OLEObject Type="Embed" ProgID="Equation.DSMT4" ShapeID="_x0000_i1026" DrawAspect="Content" ObjectID="_1791657448" r:id="rId34"/>
              </w:object>
            </w:r>
          </w:p>
          <w:p w14:paraId="7EAD3B65" w14:textId="77777777" w:rsidR="00DA6E1B" w:rsidRPr="004B48B1" w:rsidRDefault="00213980" w:rsidP="006E60E6">
            <w:pPr>
              <w:pStyle w:val="Textkrper"/>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6pt;height:15.6pt" o:ole="">
                  <v:imagedata r:id="rId35" o:title=""/>
                </v:shape>
                <o:OLEObject Type="Embed" ProgID="Equation.DSMT4" ShapeID="_x0000_i1027" DrawAspect="Content" ObjectID="_1791657449" r:id="rId36"/>
              </w:object>
            </w:r>
          </w:p>
          <w:p w14:paraId="56CC963D" w14:textId="77777777" w:rsidR="00DA6E1B" w:rsidRPr="00A42C55" w:rsidRDefault="00DA6E1B" w:rsidP="006E60E6">
            <w:pPr>
              <w:pStyle w:val="Textkrper"/>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w:t>
            </w:r>
            <w:proofErr w:type="gramStart"/>
            <w:r>
              <w:rPr>
                <w:i/>
              </w:rPr>
              <w:t>so</w:t>
            </w:r>
            <w:proofErr w:type="gramEnd"/>
            <w:r>
              <w:rPr>
                <w:i/>
              </w:rPr>
              <w:t xml:space="preserve">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D2781E">
      <w:pPr>
        <w:pStyle w:val="Textkrper"/>
        <w:numPr>
          <w:ilvl w:val="0"/>
          <w:numId w:val="51"/>
        </w:numPr>
        <w:rPr>
          <w:i/>
        </w:rPr>
      </w:pPr>
      <w:bookmarkStart w:id="132" w:name="_Ref308190567"/>
      <w:bookmarkStart w:id="133" w:name="_Ref308190605"/>
      <w:r w:rsidRPr="007A6A51">
        <w:t>[</w:t>
      </w:r>
      <w:r>
        <w:rPr>
          <w:i/>
        </w:rPr>
        <w:t xml:space="preserve">Note, function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6D2A0D" w:rsidRPr="00D2781E">
        <w:rPr>
          <w:rFonts w:ascii="Courier New" w:hAnsi="Courier New" w:cs="Courier New"/>
          <w:sz w:val="19"/>
          <w:szCs w:val="19"/>
        </w:rPr>
        <w:t>Directional</w:t>
      </w:r>
      <w:r w:rsidRPr="00D2781E">
        <w:rPr>
          <w:rFonts w:ascii="Courier New" w:hAnsi="Courier New" w:cs="Courier New"/>
          <w:sz w:val="19"/>
          <w:szCs w:val="19"/>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9.2pt;height:32.4pt" o:ole="">
            <v:imagedata r:id="rId37" o:title=""/>
          </v:shape>
          <o:OLEObject Type="Embed" ProgID="Equation.DSMT4" ShapeID="_x0000_i1028" DrawAspect="Content" ObjectID="_1791657450" r:id="rId38"/>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 xml:space="preserve">If the FMU </w:t>
      </w:r>
      <w:proofErr w:type="gramStart"/>
      <w:r w:rsidRPr="0098259C">
        <w:rPr>
          <w:i/>
        </w:rPr>
        <w:t>is connected with</w:t>
      </w:r>
      <w:proofErr w:type="gramEnd"/>
      <w:r w:rsidRPr="0098259C">
        <w:rPr>
          <w:i/>
        </w:rPr>
        <w:t xml:space="preserve">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9.2pt;height:32.4pt" o:ole="">
            <v:imagedata r:id="rId37" o:title=""/>
          </v:shape>
          <o:OLEObject Type="Embed" ProgID="Equation.DSMT4" ShapeID="_x0000_i1029" DrawAspect="Content" ObjectID="_1791657451" r:id="rId39"/>
        </w:object>
      </w:r>
      <w:r>
        <w:t xml:space="preserve"> and </w:t>
      </w:r>
      <w:r w:rsidRPr="007A6A51">
        <w:rPr>
          <w:position w:val="-26"/>
        </w:rPr>
        <w:object w:dxaOrig="340" w:dyaOrig="600" w14:anchorId="410FC9A1">
          <v:shape id="_x0000_i1030" type="#_x0000_t75" style="width:19.2pt;height:32.4pt" o:ole="">
            <v:imagedata r:id="rId40" o:title=""/>
          </v:shape>
          <o:OLEObject Type="Embed" ProgID="Equation.DSMT4" ShapeID="_x0000_i1030" DrawAspect="Content" ObjectID="_1791657452" r:id="rId41"/>
        </w:object>
      </w:r>
      <w:r>
        <w:t xml:space="preserve"> are needed.</w:t>
      </w:r>
    </w:p>
    <w:p w14:paraId="5666C0EC" w14:textId="1AC59971" w:rsidR="00A33508" w:rsidRDefault="00A33508" w:rsidP="00D2781E">
      <w:pPr>
        <w:pStyle w:val="Textkrper"/>
        <w:numPr>
          <w:ilvl w:val="0"/>
          <w:numId w:val="51"/>
        </w:numPr>
        <w:rPr>
          <w:i/>
        </w:rPr>
      </w:pPr>
      <w:r w:rsidRPr="007A6A51">
        <w:rPr>
          <w:i/>
        </w:rPr>
        <w:t xml:space="preserve">If </w:t>
      </w:r>
      <w:r>
        <w:rPr>
          <w:i/>
        </w:rPr>
        <w:t xml:space="preserve">a dense matrix shall be computed, the columns of the matrix can be easily constructed by successive calls of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827276" w:rsidRPr="00D2781E">
        <w:rPr>
          <w:rFonts w:ascii="Courier New" w:hAnsi="Courier New" w:cs="Courier New"/>
          <w:sz w:val="19"/>
          <w:szCs w:val="19"/>
        </w:rPr>
        <w:t>Directiona</w:t>
      </w:r>
      <w:r w:rsidRPr="00D2781E">
        <w:rPr>
          <w:rFonts w:ascii="Courier New" w:hAnsi="Courier New" w:cs="Courier New"/>
          <w:sz w:val="19"/>
          <w:szCs w:val="19"/>
        </w:rPr>
        <w:t>lDerivative</w:t>
      </w:r>
      <w:r>
        <w:rPr>
          <w:i/>
        </w:rPr>
        <w:t xml:space="preserve">. For example, constructing the system Jacobian </w:t>
      </w:r>
      <w:r w:rsidRPr="007A6A51">
        <w:rPr>
          <w:position w:val="-26"/>
        </w:rPr>
        <w:object w:dxaOrig="720" w:dyaOrig="600" w14:anchorId="15B6FC2F">
          <v:shape id="_x0000_i1031" type="#_x0000_t75" style="width:36.6pt;height:32.4pt" o:ole="">
            <v:imagedata r:id="rId42" o:title=""/>
          </v:shape>
          <o:OLEObject Type="Embed" ProgID="Equation.DSMT4" ShapeID="_x0000_i1031" DrawAspect="Content" ObjectID="_1791657453" r:id="rId43"/>
        </w:object>
      </w:r>
      <w:r>
        <w:rPr>
          <w:i/>
        </w:rPr>
        <w:t xml:space="preserve"> as dense matrix can be performed in the following way (in pseudocode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Vorformatiert"/>
              <w:rPr>
                <w:lang w:val="en-US"/>
              </w:rPr>
            </w:pPr>
            <w:r>
              <w:rPr>
                <w:lang w:val="en-US"/>
              </w:rPr>
              <w:t>m = M_</w:t>
            </w:r>
            <w:r w:rsidR="00140C25">
              <w:rPr>
                <w:lang w:val="en-US"/>
              </w:rPr>
              <w:t>fmi2</w:t>
            </w:r>
            <w:proofErr w:type="gramStart"/>
            <w:r>
              <w:rPr>
                <w:lang w:val="en-US"/>
              </w:rPr>
              <w:t>Instantiate</w:t>
            </w:r>
            <w:r w:rsidR="00A33508" w:rsidRPr="00E32E4A">
              <w:rPr>
                <w:lang w:val="en-US"/>
              </w:rPr>
              <w:t>(</w:t>
            </w:r>
            <w:proofErr w:type="gramEnd"/>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Vorformatiert"/>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Vorformatiert"/>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Vorformatiert"/>
              <w:rPr>
                <w:color w:val="008000"/>
                <w:lang w:val="en-US"/>
              </w:rPr>
            </w:pPr>
            <w:proofErr w:type="spellStart"/>
            <w:r w:rsidRPr="00E32E4A">
              <w:rPr>
                <w:lang w:val="en-US"/>
              </w:rPr>
              <w:t>nx</w:t>
            </w:r>
            <w:proofErr w:type="spellEnd"/>
            <w:r w:rsidRPr="00E32E4A">
              <w:rPr>
                <w:lang w:val="en-US"/>
              </w:rPr>
              <w:t xml:space="preserve">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Vorformatiert"/>
              <w:rPr>
                <w:lang w:val="en-US"/>
              </w:rPr>
            </w:pPr>
            <w:proofErr w:type="spellStart"/>
            <w:r>
              <w:rPr>
                <w:lang w:val="en-US"/>
              </w:rPr>
              <w:t>x_ref</w:t>
            </w:r>
            <w:proofErr w:type="spellEnd"/>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Vorformatiert"/>
              <w:rPr>
                <w:color w:val="008000"/>
                <w:lang w:val="en-US"/>
              </w:rPr>
            </w:pPr>
            <w:proofErr w:type="spellStart"/>
            <w:r>
              <w:rPr>
                <w:lang w:val="en-US"/>
              </w:rPr>
              <w:t>xd_ref</w:t>
            </w:r>
            <w:proofErr w:type="spellEnd"/>
            <w:r>
              <w:rPr>
                <w:lang w:val="en-US"/>
              </w:rPr>
              <w:t>[..]</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Vorformatiert"/>
              <w:rPr>
                <w:lang w:val="en-US"/>
              </w:rPr>
            </w:pPr>
            <w:proofErr w:type="spellStart"/>
            <w:proofErr w:type="gramStart"/>
            <w:r w:rsidRPr="00FA3E81">
              <w:rPr>
                <w:lang w:val="en-US"/>
              </w:rPr>
              <w:t>dvKnown</w:t>
            </w:r>
            <w:proofErr w:type="spellEnd"/>
            <w:r w:rsidRPr="00FA3E81">
              <w:rPr>
                <w:lang w:val="en-US"/>
              </w:rPr>
              <w:t>[</w:t>
            </w:r>
            <w:proofErr w:type="gramEnd"/>
            <w:r w:rsidRPr="00FA3E81">
              <w:rPr>
                <w:lang w:val="en-US"/>
              </w:rPr>
              <w:t xml:space="preserve">1] = {1.0}; </w:t>
            </w:r>
            <w:r w:rsidRPr="00FA3E81">
              <w:rPr>
                <w:color w:val="00B050"/>
                <w:lang w:val="en-US"/>
              </w:rPr>
              <w:t>//seed vector for fmi2GetDirectionalDerivative</w:t>
            </w:r>
          </w:p>
          <w:p w14:paraId="69F08DF3" w14:textId="77777777" w:rsidR="00A33508" w:rsidRPr="00E32E4A" w:rsidRDefault="00A33508" w:rsidP="00E32E4A">
            <w:pPr>
              <w:pStyle w:val="HTMLVorformatiert"/>
              <w:rPr>
                <w:lang w:val="en-US"/>
              </w:rPr>
            </w:pPr>
            <w:r w:rsidRPr="00E32E4A">
              <w:rPr>
                <w:lang w:val="en-US"/>
              </w:rPr>
              <w:t>...</w:t>
            </w:r>
          </w:p>
          <w:p w14:paraId="4C828AFA" w14:textId="77777777" w:rsidR="00A33508" w:rsidRPr="00E32E4A" w:rsidRDefault="00A33508" w:rsidP="00E32E4A">
            <w:pPr>
              <w:pStyle w:val="HTMLVorformatiert"/>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Vorformatiert"/>
              <w:rPr>
                <w:color w:val="008000"/>
                <w:lang w:val="en-US"/>
              </w:rPr>
            </w:pPr>
            <w:r w:rsidRPr="00E32E4A">
              <w:rPr>
                <w:color w:val="008000"/>
                <w:lang w:val="en-US"/>
              </w:rPr>
              <w:t xml:space="preserve">   // Set time, </w:t>
            </w:r>
            <w:proofErr w:type="gramStart"/>
            <w:r w:rsidRPr="00E32E4A">
              <w:rPr>
                <w:color w:val="008000"/>
                <w:lang w:val="en-US"/>
              </w:rPr>
              <w:t>states</w:t>
            </w:r>
            <w:proofErr w:type="gramEnd"/>
            <w:r w:rsidRPr="00E32E4A">
              <w:rPr>
                <w:color w:val="008000"/>
                <w:lang w:val="en-US"/>
              </w:rPr>
              <w:t xml:space="preserve"> and inputs</w:t>
            </w:r>
          </w:p>
          <w:p w14:paraId="5EEC7533" w14:textId="443F1E63" w:rsidR="00A33508" w:rsidRPr="00E32E4A" w:rsidRDefault="00A33508" w:rsidP="00E32E4A">
            <w:pPr>
              <w:pStyle w:val="HTMLVorformatiert"/>
              <w:rPr>
                <w:lang w:val="en-US"/>
              </w:rPr>
            </w:pPr>
            <w:r w:rsidRPr="00E32E4A">
              <w:rPr>
                <w:lang w:val="en-US"/>
              </w:rPr>
              <w:t xml:space="preserve">   M_</w:t>
            </w:r>
            <w:r w:rsidR="00140C25">
              <w:rPr>
                <w:lang w:val="en-US"/>
              </w:rPr>
              <w:t>fmi2</w:t>
            </w:r>
            <w:proofErr w:type="gramStart"/>
            <w:r w:rsidRPr="00E32E4A">
              <w:rPr>
                <w:lang w:val="en-US"/>
              </w:rPr>
              <w:t>SetTime(</w:t>
            </w:r>
            <w:proofErr w:type="gramEnd"/>
            <w:r w:rsidRPr="00E32E4A">
              <w:rPr>
                <w:lang w:val="en-US"/>
              </w:rPr>
              <w:t>m, time)</w:t>
            </w:r>
          </w:p>
          <w:p w14:paraId="305912B3" w14:textId="447D8C5D" w:rsidR="00A33508" w:rsidRPr="00E32E4A" w:rsidRDefault="00A33508" w:rsidP="00E32E4A">
            <w:pPr>
              <w:pStyle w:val="HTMLVorformatiert"/>
              <w:rPr>
                <w:lang w:val="en-US"/>
              </w:rPr>
            </w:pPr>
            <w:r w:rsidRPr="00E32E4A">
              <w:rPr>
                <w:lang w:val="en-US"/>
              </w:rPr>
              <w:t xml:space="preserve">   M_</w:t>
            </w:r>
            <w:r w:rsidR="00140C25">
              <w:rPr>
                <w:lang w:val="en-US"/>
              </w:rPr>
              <w:t>fmi2</w:t>
            </w:r>
            <w:proofErr w:type="gramStart"/>
            <w:r w:rsidRPr="00E32E4A">
              <w:rPr>
                <w:lang w:val="en-US"/>
              </w:rPr>
              <w:t>SetContinuousStates(</w:t>
            </w:r>
            <w:proofErr w:type="gramEnd"/>
            <w:r w:rsidRPr="00E32E4A">
              <w:rPr>
                <w:lang w:val="en-US"/>
              </w:rPr>
              <w:t xml:space="preserve">m, x, </w:t>
            </w:r>
            <w:proofErr w:type="spellStart"/>
            <w:r w:rsidRPr="00E32E4A">
              <w:rPr>
                <w:lang w:val="en-US"/>
              </w:rPr>
              <w:t>nx</w:t>
            </w:r>
            <w:proofErr w:type="spellEnd"/>
            <w:r w:rsidRPr="00E32E4A">
              <w:rPr>
                <w:lang w:val="en-US"/>
              </w:rPr>
              <w:t>)</w:t>
            </w:r>
          </w:p>
          <w:p w14:paraId="642F2974" w14:textId="1F7EA1CE"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SetReal/Integer/Boolean/</w:t>
            </w:r>
            <w:proofErr w:type="gramStart"/>
            <w:r w:rsidRPr="00E32E4A">
              <w:rPr>
                <w:lang w:val="en-US"/>
              </w:rPr>
              <w:t>String(</w:t>
            </w:r>
            <w:proofErr w:type="gramEnd"/>
            <w:r w:rsidRPr="00E32E4A">
              <w:rPr>
                <w:lang w:val="en-US"/>
              </w:rPr>
              <w:t>m, ...)</w:t>
            </w:r>
          </w:p>
          <w:p w14:paraId="00562B79" w14:textId="77777777" w:rsidR="00A33508" w:rsidRPr="00E32E4A" w:rsidRDefault="00A33508" w:rsidP="00E32E4A">
            <w:pPr>
              <w:pStyle w:val="HTMLVorformatiert"/>
              <w:rPr>
                <w:lang w:val="en-US"/>
              </w:rPr>
            </w:pPr>
          </w:p>
          <w:p w14:paraId="04CE7CC1" w14:textId="58122364" w:rsidR="00A33508" w:rsidRPr="00E32E4A" w:rsidRDefault="00A33508" w:rsidP="00E32E4A">
            <w:pPr>
              <w:pStyle w:val="HTMLVorformatiert"/>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proofErr w:type="gramStart"/>
            <w:r w:rsidRPr="00E32E4A">
              <w:rPr>
                <w:color w:val="008000"/>
                <w:lang w:val="en-US"/>
              </w:rPr>
              <w:t>[:,:</w:t>
            </w:r>
            <w:proofErr w:type="gramEnd"/>
            <w:r w:rsidRPr="00E32E4A">
              <w:rPr>
                <w:color w:val="008000"/>
                <w:lang w:val="en-US"/>
              </w:rPr>
              <w:t xml:space="preserve">] </w:t>
            </w:r>
            <w:proofErr w:type="spellStart"/>
            <w:r w:rsidRPr="00E32E4A">
              <w:rPr>
                <w:color w:val="008000"/>
                <w:lang w:val="en-US"/>
              </w:rPr>
              <w:t>columnwise</w:t>
            </w:r>
            <w:proofErr w:type="spellEnd"/>
          </w:p>
          <w:p w14:paraId="0094A9A6"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for</w:t>
            </w:r>
            <w:r w:rsidRPr="00E32E4A">
              <w:rPr>
                <w:lang w:val="en-US"/>
              </w:rPr>
              <w:t xml:space="preserve"> </w:t>
            </w:r>
            <w:proofErr w:type="spellStart"/>
            <w:r w:rsidRPr="00E32E4A">
              <w:rPr>
                <w:lang w:val="en-US"/>
              </w:rPr>
              <w:t>i</w:t>
            </w:r>
            <w:proofErr w:type="spellEnd"/>
            <w:r w:rsidRPr="00E32E4A">
              <w:rPr>
                <w:lang w:val="en-US"/>
              </w:rPr>
              <w:t xml:space="preserve"> </w:t>
            </w:r>
            <w:r w:rsidRPr="00E32E4A">
              <w:rPr>
                <w:b/>
                <w:color w:val="0000FF"/>
                <w:lang w:val="en-US"/>
              </w:rPr>
              <w:t>in</w:t>
            </w:r>
            <w:r w:rsidRPr="00E32E4A">
              <w:rPr>
                <w:lang w:val="en-US"/>
              </w:rPr>
              <w:t xml:space="preserve"> </w:t>
            </w:r>
            <w:proofErr w:type="gramStart"/>
            <w:r w:rsidRPr="00E32E4A">
              <w:rPr>
                <w:lang w:val="en-US"/>
              </w:rPr>
              <w:t>1:nx</w:t>
            </w:r>
            <w:proofErr w:type="gramEnd"/>
            <w:r w:rsidRPr="00E32E4A">
              <w:rPr>
                <w:lang w:val="en-US"/>
              </w:rPr>
              <w:t xml:space="preserve"> </w:t>
            </w:r>
            <w:r w:rsidRPr="00E32E4A">
              <w:rPr>
                <w:b/>
                <w:color w:val="0000FF"/>
                <w:lang w:val="en-US"/>
              </w:rPr>
              <w:t>loop</w:t>
            </w:r>
          </w:p>
          <w:p w14:paraId="54E75D78" w14:textId="3BCA2639" w:rsidR="00A33508" w:rsidRDefault="00A33508" w:rsidP="00E32E4A">
            <w:pPr>
              <w:pStyle w:val="HTMLVorformatiert"/>
              <w:rPr>
                <w:lang w:val="en-US"/>
              </w:rPr>
            </w:pPr>
            <w:r w:rsidRPr="00E32E4A">
              <w:rPr>
                <w:lang w:val="en-US"/>
              </w:rPr>
              <w:t xml:space="preserve">      </w:t>
            </w:r>
            <w:r w:rsidR="00270E0B" w:rsidRPr="00466CB8">
              <w:rPr>
                <w:lang w:val="en-US"/>
              </w:rPr>
              <w:t>M_fmi2</w:t>
            </w:r>
            <w:proofErr w:type="gramStart"/>
            <w:r w:rsidR="00270E0B" w:rsidRPr="00466CB8">
              <w:rPr>
                <w:lang w:val="en-US"/>
              </w:rPr>
              <w:t>GetDirectionalDerivative(</w:t>
            </w:r>
            <w:proofErr w:type="gramEnd"/>
            <w:r w:rsidR="00270E0B" w:rsidRPr="00466CB8">
              <w:rPr>
                <w:lang w:val="en-US"/>
              </w:rPr>
              <w:t xml:space="preserve">m, </w:t>
            </w:r>
            <w:proofErr w:type="spellStart"/>
            <w:r w:rsidR="00270E0B" w:rsidRPr="00466CB8">
              <w:rPr>
                <w:lang w:val="en-US"/>
              </w:rPr>
              <w:t>xd_ref</w:t>
            </w:r>
            <w:proofErr w:type="spellEnd"/>
            <w:r w:rsidR="00270E0B" w:rsidRPr="00466CB8">
              <w:rPr>
                <w:lang w:val="en-US"/>
              </w:rPr>
              <w:t xml:space="preserve">, </w:t>
            </w:r>
            <w:proofErr w:type="spellStart"/>
            <w:r w:rsidR="00270E0B" w:rsidRPr="00466CB8">
              <w:rPr>
                <w:lang w:val="en-US"/>
              </w:rPr>
              <w:t>nx</w:t>
            </w:r>
            <w:proofErr w:type="spellEnd"/>
            <w:r w:rsidR="00270E0B" w:rsidRPr="00466CB8">
              <w:rPr>
                <w:lang w:val="en-US"/>
              </w:rPr>
              <w:t xml:space="preserve">, </w:t>
            </w:r>
            <w:proofErr w:type="spellStart"/>
            <w:r w:rsidR="00270E0B" w:rsidRPr="00466CB8">
              <w:rPr>
                <w:lang w:val="en-US"/>
              </w:rPr>
              <w:t>x_ref</w:t>
            </w:r>
            <w:proofErr w:type="spellEnd"/>
            <w:r w:rsidR="00270E0B" w:rsidRPr="00466CB8">
              <w:rPr>
                <w:lang w:val="en-US"/>
              </w:rPr>
              <w:t>[</w:t>
            </w:r>
            <w:proofErr w:type="spellStart"/>
            <w:r w:rsidR="00270E0B" w:rsidRPr="00466CB8">
              <w:rPr>
                <w:lang w:val="en-US"/>
              </w:rPr>
              <w:t>i</w:t>
            </w:r>
            <w:proofErr w:type="spellEnd"/>
            <w:r w:rsidR="00270E0B" w:rsidRPr="00466CB8">
              <w:rPr>
                <w:lang w:val="en-US"/>
              </w:rPr>
              <w:t xml:space="preserve">], 1, </w:t>
            </w:r>
            <w:proofErr w:type="spellStart"/>
            <w:r w:rsidR="00270E0B" w:rsidRPr="00466CB8">
              <w:rPr>
                <w:lang w:val="en-US"/>
              </w:rPr>
              <w:t>dvKnown</w:t>
            </w:r>
            <w:proofErr w:type="spellEnd"/>
            <w:r w:rsidR="00270E0B" w:rsidRPr="00466CB8">
              <w:rPr>
                <w:lang w:val="en-US"/>
              </w:rPr>
              <w:t>, ci);</w:t>
            </w:r>
            <w:r w:rsidRPr="00E32E4A">
              <w:rPr>
                <w:lang w:val="en-US"/>
              </w:rPr>
              <w:t xml:space="preserve">      </w:t>
            </w:r>
            <w:r w:rsidR="00C82296">
              <w:rPr>
                <w:lang w:val="en-US"/>
              </w:rPr>
              <w:t>J</w:t>
            </w:r>
            <w:r w:rsidRPr="00E32E4A">
              <w:rPr>
                <w:lang w:val="en-US"/>
              </w:rPr>
              <w:t>[:,</w:t>
            </w:r>
            <w:proofErr w:type="spellStart"/>
            <w:r w:rsidRPr="00E32E4A">
              <w:rPr>
                <w:lang w:val="en-US"/>
              </w:rPr>
              <w:t>i</w:t>
            </w:r>
            <w:proofErr w:type="spellEnd"/>
            <w:r w:rsidRPr="00E32E4A">
              <w:rPr>
                <w:lang w:val="en-US"/>
              </w:rPr>
              <w:t>] = ci</w:t>
            </w:r>
            <w:r w:rsidR="00055AE3">
              <w:rPr>
                <w:lang w:val="en-US"/>
              </w:rPr>
              <w:t xml:space="preserve">;   // ci is an auxiliary vector of </w:t>
            </w:r>
            <w:proofErr w:type="spellStart"/>
            <w:r w:rsidR="00055AE3">
              <w:rPr>
                <w:lang w:val="en-US"/>
              </w:rPr>
              <w:t>nx</w:t>
            </w:r>
            <w:proofErr w:type="spellEnd"/>
            <w:r w:rsidR="00055AE3">
              <w:rPr>
                <w:lang w:val="en-US"/>
              </w:rPr>
              <w:t xml:space="preserve"> elements</w:t>
            </w:r>
          </w:p>
          <w:p w14:paraId="15E94B8F" w14:textId="7117DE4E" w:rsidR="00055AE3" w:rsidRPr="00E32E4A" w:rsidRDefault="00055AE3" w:rsidP="00E32E4A">
            <w:pPr>
              <w:pStyle w:val="HTMLVorformatiert"/>
              <w:rPr>
                <w:lang w:val="en-US"/>
              </w:rPr>
            </w:pPr>
            <w:r>
              <w:rPr>
                <w:lang w:val="en-US"/>
              </w:rPr>
              <w:t xml:space="preserve">                     // (it holds the </w:t>
            </w:r>
            <w:proofErr w:type="spellStart"/>
            <w:r>
              <w:rPr>
                <w:lang w:val="en-US"/>
              </w:rPr>
              <w:t>i-th</w:t>
            </w:r>
            <w:proofErr w:type="spellEnd"/>
            <w:r>
              <w:rPr>
                <w:lang w:val="en-US"/>
              </w:rPr>
              <w:t xml:space="preserve"> column of the Jacobian)</w:t>
            </w:r>
          </w:p>
          <w:p w14:paraId="4AF9AAF2"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Textkrper"/>
        <w:rPr>
          <w:i/>
        </w:rPr>
      </w:pPr>
      <w:r w:rsidRPr="00A33508">
        <w:rPr>
          <w:i/>
        </w:rPr>
        <w:t xml:space="preserve">If the sparsity of a matrix shall be </w:t>
      </w:r>
      <w:proofErr w:type="gramStart"/>
      <w:r w:rsidRPr="00A33508">
        <w:rPr>
          <w:i/>
        </w:rPr>
        <w:t>taken into account</w:t>
      </w:r>
      <w:proofErr w:type="gramEnd"/>
      <w:r w:rsidRPr="00A33508">
        <w:rPr>
          <w:i/>
        </w:rPr>
        <w:t>, then the matrix can be constructed in the following way:</w:t>
      </w:r>
    </w:p>
    <w:p w14:paraId="41195DA1" w14:textId="77777777" w:rsidR="00A33508" w:rsidRPr="00A33508" w:rsidRDefault="00A33508" w:rsidP="00466CB8">
      <w:pPr>
        <w:pStyle w:val="Textkrper"/>
        <w:numPr>
          <w:ilvl w:val="0"/>
          <w:numId w:val="75"/>
        </w:numPr>
        <w:rPr>
          <w:i/>
        </w:rPr>
      </w:pPr>
      <w:r w:rsidRPr="00A33508">
        <w:rPr>
          <w:i/>
        </w:rPr>
        <w:t>The incidence information of the matrix (whether an element is zero or not zero) is extracted from the xml file from element &lt;</w:t>
      </w:r>
      <w:proofErr w:type="spellStart"/>
      <w:r w:rsidRPr="00A33508">
        <w:rPr>
          <w:i/>
        </w:rPr>
        <w:t>ModelStructure</w:t>
      </w:r>
      <w:proofErr w:type="spellEnd"/>
      <w:r w:rsidRPr="00A33508">
        <w:rPr>
          <w:i/>
        </w:rPr>
        <w:t>&gt;.</w:t>
      </w:r>
    </w:p>
    <w:p w14:paraId="0529CEF2" w14:textId="73C75857" w:rsidR="00A33508" w:rsidRPr="00A33508" w:rsidRDefault="00A33508" w:rsidP="00466CB8">
      <w:pPr>
        <w:pStyle w:val="Textkrper"/>
        <w:numPr>
          <w:ilvl w:val="0"/>
          <w:numId w:val="75"/>
        </w:numPr>
        <w:spacing w:after="120"/>
        <w:rPr>
          <w:i/>
        </w:rPr>
      </w:pPr>
      <w:r w:rsidRPr="00A33508">
        <w:rPr>
          <w:i/>
        </w:rPr>
        <w:t>A so</w:t>
      </w:r>
      <w:r w:rsidR="00DD0AE9">
        <w:rPr>
          <w:i/>
        </w:rPr>
        <w:t>-</w:t>
      </w:r>
      <w:r w:rsidRPr="00A33508">
        <w:rPr>
          <w:i/>
        </w:rPr>
        <w:t>called graph coloring algorithm is employed to determine the columns of the matrix that can be computed by one call</w:t>
      </w:r>
      <w:r w:rsidR="0065442A">
        <w:rPr>
          <w:i/>
        </w:rPr>
        <w:t xml:space="preserve"> of </w:t>
      </w:r>
      <w:r w:rsidR="00140C25" w:rsidRPr="00D2781E">
        <w:rPr>
          <w:rStyle w:val="CODE"/>
        </w:rPr>
        <w:t>fmi2</w:t>
      </w:r>
      <w:r w:rsidR="0065442A" w:rsidRPr="00D2781E">
        <w:rPr>
          <w:rStyle w:val="CODE"/>
        </w:rPr>
        <w:t>GetDirectionalDerivative</w:t>
      </w:r>
      <w:r w:rsidRPr="00A33508">
        <w:rPr>
          <w:i/>
        </w:rPr>
        <w:t xml:space="preserve">. Efficient graph coloring algorithms are freely available, such as library </w:t>
      </w:r>
      <w:proofErr w:type="spellStart"/>
      <w:r w:rsidRPr="00A33508">
        <w:rPr>
          <w:i/>
        </w:rPr>
        <w:t>ColPack</w:t>
      </w:r>
      <w:proofErr w:type="spellEnd"/>
      <w:r w:rsidRPr="00A33508">
        <w:rPr>
          <w:i/>
        </w:rPr>
        <w:t xml:space="preserve"> (</w:t>
      </w:r>
      <w:hyperlink r:id="rId44" w:history="1">
        <w:r w:rsidRPr="00A33508">
          <w:rPr>
            <w:rStyle w:val="Hyperlink"/>
            <w:i/>
          </w:rPr>
          <w:t>http://www.cscapes.org/coloringpage/</w:t>
        </w:r>
      </w:hyperlink>
      <w:r w:rsidRPr="00A33508">
        <w:rPr>
          <w:i/>
        </w:rPr>
        <w:t xml:space="preserve">) written in C/C++ (LGPL), or the routines by Coleman, </w:t>
      </w:r>
      <w:proofErr w:type="spellStart"/>
      <w:r w:rsidRPr="00A33508">
        <w:rPr>
          <w:i/>
        </w:rPr>
        <w:t>Garbow</w:t>
      </w:r>
      <w:proofErr w:type="spellEnd"/>
      <w:r w:rsidRPr="00A33508">
        <w:rPr>
          <w:i/>
        </w:rPr>
        <w:t xml:space="preserve">, </w:t>
      </w:r>
      <w:proofErr w:type="spellStart"/>
      <w:r w:rsidRPr="00A33508">
        <w:rPr>
          <w:i/>
        </w:rPr>
        <w:t>Moré</w:t>
      </w:r>
      <w:proofErr w:type="spellEnd"/>
      <w:r w:rsidRPr="00A33508">
        <w:rPr>
          <w:i/>
        </w:rPr>
        <w:t xml:space="preserve">: “Software for estimating sparse Jacobian matrices”, ACM Transactions on Mathematical Software - TOMS , vol. 10, no. 3, pp. 346-347, 1984. See e.g. </w:t>
      </w:r>
      <w:hyperlink r:id="rId45" w:history="1">
        <w:r w:rsidRPr="00A33508">
          <w:rPr>
            <w:rStyle w:val="Hyperlink"/>
            <w:i/>
          </w:rPr>
          <w:t>http://www.netlib.org/toms/618</w:t>
        </w:r>
      </w:hyperlink>
      <w:r w:rsidRPr="00A33508">
        <w:rPr>
          <w:i/>
        </w:rPr>
        <w:t>.</w:t>
      </w:r>
    </w:p>
    <w:p w14:paraId="2FF4CB25" w14:textId="4D9D75E7" w:rsidR="00A33508" w:rsidRPr="00A33508" w:rsidRDefault="00A33508" w:rsidP="00466CB8">
      <w:pPr>
        <w:pStyle w:val="Textkrper"/>
        <w:numPr>
          <w:ilvl w:val="0"/>
          <w:numId w:val="75"/>
        </w:numPr>
        <w:spacing w:after="120"/>
        <w:rPr>
          <w:i/>
        </w:rPr>
      </w:pPr>
      <w:r w:rsidRPr="00A33508">
        <w:rPr>
          <w:i/>
        </w:rPr>
        <w:t xml:space="preserve">For the columns determined in (2), one call to </w:t>
      </w:r>
      <w:r w:rsidR="00140C25" w:rsidRPr="00D2781E">
        <w:rPr>
          <w:rStyle w:val="CODE"/>
        </w:rPr>
        <w:t>fmi2</w:t>
      </w:r>
      <w:r w:rsidRPr="00D2781E">
        <w:rPr>
          <w:rStyle w:val="COD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Textkrper"/>
        <w:rPr>
          <w:i/>
        </w:rPr>
      </w:pPr>
      <w:r w:rsidRPr="00A33508">
        <w:rPr>
          <w:i/>
        </w:rPr>
        <w:t>More details and implementational notes are available from (</w:t>
      </w:r>
      <w:proofErr w:type="spellStart"/>
      <w:r w:rsidRPr="00A33508">
        <w:rPr>
          <w:i/>
          <w:lang w:eastAsia="sv-SE"/>
        </w:rPr>
        <w:t>Akesson</w:t>
      </w:r>
      <w:proofErr w:type="spellEnd"/>
      <w:r w:rsidRPr="00A33508">
        <w:rPr>
          <w:i/>
          <w:lang w:eastAsia="sv-SE"/>
        </w:rPr>
        <w:t xml:space="preserve"> et.al. 2012).</w:t>
      </w:r>
    </w:p>
    <w:p w14:paraId="7E083BAB" w14:textId="77777777" w:rsidR="00A33508" w:rsidRDefault="00A33508" w:rsidP="001707BD">
      <w:pPr>
        <w:pStyle w:val="Textkrper"/>
        <w:rPr>
          <w:i/>
        </w:rPr>
      </w:pPr>
      <w:r>
        <w:t>]</w:t>
      </w:r>
    </w:p>
    <w:p w14:paraId="1CE5F879" w14:textId="4B83E5D6" w:rsidR="003D0107" w:rsidRPr="0098259C" w:rsidRDefault="00324B2A" w:rsidP="003D0107">
      <w:pPr>
        <w:pStyle w:val="berschrift2"/>
      </w:pPr>
      <w:bookmarkStart w:id="134" w:name="_Ref386213289"/>
      <w:bookmarkStart w:id="135" w:name="_Toc55136492"/>
      <w:r w:rsidRPr="0098259C">
        <w:t xml:space="preserve">FMI </w:t>
      </w:r>
      <w:r w:rsidR="003D0107" w:rsidRPr="0098259C">
        <w:t>Description Schema</w:t>
      </w:r>
      <w:bookmarkEnd w:id="132"/>
      <w:bookmarkEnd w:id="133"/>
      <w:bookmarkEnd w:id="134"/>
      <w:bookmarkEnd w:id="135"/>
      <w:r w:rsidRPr="0098259C">
        <w:t xml:space="preserve"> </w:t>
      </w:r>
    </w:p>
    <w:p w14:paraId="45D960BB" w14:textId="77777777" w:rsidR="00131198" w:rsidRDefault="00324B2A" w:rsidP="00324B2A">
      <w:pPr>
        <w:pStyle w:val="Textkrper"/>
        <w:spacing w:after="120"/>
        <w:rPr>
          <w:ins w:id="136" w:author="Bertsch Christian (CR/ASI3)" w:date="2024-10-27T21:31:00Z"/>
        </w:rPr>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r w:rsidR="00353AA6">
        <w:t>,</w:t>
      </w:r>
      <w:r w:rsidRPr="0098259C">
        <w:t xml:space="preserve"> etc. are stored in this file. </w:t>
      </w:r>
    </w:p>
    <w:p w14:paraId="7AED2E90" w14:textId="160A9225" w:rsidR="00131198" w:rsidRPr="00131198" w:rsidRDefault="00131198" w:rsidP="00324B2A">
      <w:pPr>
        <w:pStyle w:val="Textkrper"/>
        <w:spacing w:after="120"/>
        <w:rPr>
          <w:ins w:id="137" w:author="Bertsch Christian (CR/ASI3)" w:date="2024-10-27T21:31:00Z"/>
          <w:i/>
          <w:iCs/>
          <w:rPrChange w:id="138" w:author="Bertsch Christian (CR/ASI3)" w:date="2024-10-27T21:32:00Z">
            <w:rPr>
              <w:ins w:id="139" w:author="Bertsch Christian (CR/ASI3)" w:date="2024-10-27T21:31:00Z"/>
            </w:rPr>
          </w:rPrChange>
        </w:rPr>
      </w:pPr>
      <w:ins w:id="140" w:author="Bertsch Christian (CR/ASI3)" w:date="2024-10-27T21:32:00Z">
        <w:r>
          <w:t>It is not allowed to change the `modelDescription.xml` file.</w:t>
        </w:r>
        <w:r>
          <w:br/>
        </w:r>
        <w:r w:rsidRPr="00131198">
          <w:rPr>
            <w:i/>
            <w:iCs/>
            <w:rPrChange w:id="141" w:author="Bertsch Christian (CR/ASI3)" w:date="2024-10-27T21:32:00Z">
              <w:rPr/>
            </w:rPrChange>
          </w:rPr>
          <w:t xml:space="preserve">[Reason: The `modelDescription.xml` file has to be consistent with the binary or source code </w:t>
        </w:r>
        <w:proofErr w:type="spellStart"/>
        <w:proofErr w:type="gramStart"/>
        <w:r w:rsidRPr="00131198">
          <w:rPr>
            <w:i/>
            <w:iCs/>
            <w:rPrChange w:id="142" w:author="Bertsch Christian (CR/ASI3)" w:date="2024-10-27T21:32:00Z">
              <w:rPr/>
            </w:rPrChange>
          </w:rPr>
          <w:t>implementations.Specifically</w:t>
        </w:r>
        <w:proofErr w:type="spellEnd"/>
        <w:proofErr w:type="gramEnd"/>
        <w:r w:rsidRPr="00131198">
          <w:rPr>
            <w:i/>
            <w:iCs/>
            <w:rPrChange w:id="143" w:author="Bertsch Christian (CR/ASI3)" w:date="2024-10-27T21:32:00Z">
              <w:rPr/>
            </w:rPrChange>
          </w:rPr>
          <w:t>, changes to the start values are not allowed.]</w:t>
        </w:r>
      </w:ins>
    </w:p>
    <w:p w14:paraId="3D79FC6B" w14:textId="4C3DD3A5" w:rsidR="00324B2A" w:rsidRPr="0098259C" w:rsidRDefault="00324B2A" w:rsidP="00324B2A">
      <w:pPr>
        <w:pStyle w:val="Textkrper"/>
        <w:spacing w:after="120"/>
      </w:pPr>
      <w:r w:rsidRPr="0098259C">
        <w:t xml:space="preserve">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Textkrper"/>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Textkrper"/>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Textkrper"/>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Textkrper"/>
        <w:spacing w:after="120"/>
      </w:pPr>
      <w:r w:rsidRPr="0098259C">
        <w:t>In this section the</w:t>
      </w:r>
      <w:r w:rsidR="007909D6" w:rsidRPr="0098259C">
        <w:t>se</w:t>
      </w:r>
      <w:r w:rsidRPr="0098259C">
        <w:t xml:space="preserve"> schema files are</w:t>
      </w:r>
      <w:r w:rsidR="005A3ED9" w:rsidRPr="0098259C">
        <w:t xml:space="preserve"> discussed</w:t>
      </w:r>
      <w:r w:rsidRPr="0098259C">
        <w:t xml:space="preserve">. The normative definition </w:t>
      </w:r>
      <w:proofErr w:type="gramStart"/>
      <w:r w:rsidRPr="0098259C">
        <w:t>are</w:t>
      </w:r>
      <w:proofErr w:type="gramEnd"/>
      <w:r w:rsidRPr="0098259C">
        <w:t xml:space="preserve"> the above mentioned schema files</w:t>
      </w:r>
      <w:r w:rsidRPr="0098259C">
        <w:rPr>
          <w:rStyle w:val="Funotenzeichen"/>
        </w:rPr>
        <w:footnoteReference w:id="7"/>
      </w:r>
      <w:r w:rsidRPr="0098259C">
        <w:t xml:space="preserve">. Below, optional elements are marked with a “dashed” box. The required data types (like: </w:t>
      </w:r>
      <w:proofErr w:type="spellStart"/>
      <w:proofErr w:type="gramStart"/>
      <w:r w:rsidRPr="0098259C">
        <w:t>xs:normalizedString</w:t>
      </w:r>
      <w:proofErr w:type="spellEnd"/>
      <w:proofErr w:type="gramEnd"/>
      <w:r w:rsidRPr="0098259C">
        <w:t xml:space="preserve">) are defined in the </w:t>
      </w:r>
      <w:r w:rsidR="00374F39" w:rsidRPr="0098259C">
        <w:t>XML</w:t>
      </w:r>
      <w:r w:rsidRPr="0098259C">
        <w:t xml:space="preserve">-schema standard: </w:t>
      </w:r>
      <w:hyperlink r:id="rId46"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TextkrperZchn1"/>
              </w:rPr>
              <w:t>Description (</w:t>
            </w:r>
            <w:hyperlink r:id="rId47"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Textkrper"/>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proofErr w:type="spellStart"/>
            <w:proofErr w:type="gramStart"/>
            <w:r w:rsidRPr="0098259C">
              <w:t>xs:double</w:t>
            </w:r>
            <w:proofErr w:type="spellEnd"/>
            <w:proofErr w:type="gramEnd"/>
          </w:p>
        </w:tc>
        <w:tc>
          <w:tcPr>
            <w:tcW w:w="5500" w:type="dxa"/>
            <w:shd w:val="clear" w:color="auto" w:fill="auto"/>
          </w:tcPr>
          <w:p w14:paraId="4657E3DF" w14:textId="77777777" w:rsidR="00324B2A" w:rsidRPr="0098259C" w:rsidRDefault="00324B2A" w:rsidP="007B140D">
            <w:pPr>
              <w:pStyle w:val="Textkrper"/>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Textkrper"/>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 xml:space="preserve">for </w:t>
            </w:r>
            <w:proofErr w:type="gramStart"/>
            <w:r w:rsidR="009F2AEB" w:rsidRPr="0098259C">
              <w:rPr>
                <w:i/>
              </w:rPr>
              <w:t>example</w:t>
            </w:r>
            <w:proofErr w:type="gramEnd"/>
            <w:r w:rsidRPr="0098259C">
              <w:rPr>
                <w:i/>
              </w:rPr>
              <w:t xml:space="preserve"> 2/3 should be stored as</w:t>
            </w:r>
          </w:p>
          <w:p w14:paraId="51E9202C" w14:textId="77777777" w:rsidR="007B140D" w:rsidRPr="0098259C" w:rsidRDefault="007B140D" w:rsidP="007B140D">
            <w:pPr>
              <w:pStyle w:val="Textkrper"/>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Textkrper"/>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proofErr w:type="spellStart"/>
            <w:r w:rsidRPr="0098259C">
              <w:t>xs:int</w:t>
            </w:r>
            <w:proofErr w:type="spellEnd"/>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TextkrperZchn1"/>
              </w:rPr>
              <w:t>2147483647 and minimum value -2147483648 (</w:t>
            </w:r>
            <w:proofErr w:type="gramStart"/>
            <w:r w:rsidRPr="0098259C">
              <w:rPr>
                <w:rStyle w:val="TextkrperZchn1"/>
              </w:rPr>
              <w:t>32 bit</w:t>
            </w:r>
            <w:proofErr w:type="gramEnd"/>
            <w:r w:rsidRPr="0098259C">
              <w:rPr>
                <w:rStyle w:val="TextkrperZchn1"/>
              </w:rPr>
              <w:t xml:space="preserve">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proofErr w:type="spellStart"/>
            <w:proofErr w:type="gramStart"/>
            <w:r w:rsidRPr="0098259C">
              <w:t>xs:unsignedInt</w:t>
            </w:r>
            <w:proofErr w:type="spellEnd"/>
            <w:proofErr w:type="gramEnd"/>
            <w:r w:rsidRPr="0098259C">
              <w:t xml:space="preserve">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w:t>
            </w:r>
            <w:proofErr w:type="gramStart"/>
            <w:r w:rsidRPr="0098259C">
              <w:t>number  with</w:t>
            </w:r>
            <w:proofErr w:type="gramEnd"/>
            <w:r w:rsidRPr="0098259C">
              <w:t xml:space="preserve"> maximum value </w:t>
            </w:r>
            <w:r w:rsidRPr="0098259C">
              <w:rPr>
                <w:rStyle w:val="TextkrperZchn1"/>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proofErr w:type="spellStart"/>
            <w:proofErr w:type="gramStart"/>
            <w:r w:rsidRPr="0098259C">
              <w:t>xs:boolean</w:t>
            </w:r>
            <w:proofErr w:type="spellEnd"/>
            <w:proofErr w:type="gramEnd"/>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proofErr w:type="spellStart"/>
            <w:proofErr w:type="gramStart"/>
            <w:r w:rsidRPr="0098259C">
              <w:t>xs:string</w:t>
            </w:r>
            <w:proofErr w:type="spellEnd"/>
            <w:proofErr w:type="gramEnd"/>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proofErr w:type="spellStart"/>
            <w:proofErr w:type="gramStart"/>
            <w:r w:rsidRPr="0098259C">
              <w:t>xs:normalizedString</w:t>
            </w:r>
            <w:proofErr w:type="spellEnd"/>
            <w:proofErr w:type="gramEnd"/>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proofErr w:type="spellStart"/>
            <w:proofErr w:type="gramStart"/>
            <w:r w:rsidRPr="0098259C">
              <w:t>xs:dateTime</w:t>
            </w:r>
            <w:proofErr w:type="spellEnd"/>
            <w:proofErr w:type="gramEnd"/>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Textkrper"/>
      </w:pPr>
      <w:bookmarkStart w:id="144" w:name="_Toc247884548"/>
      <w:bookmarkStart w:id="145"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58274146" w:rsidR="00324B2A" w:rsidRDefault="00324B2A" w:rsidP="00324B2A">
      <w:pPr>
        <w:pStyle w:val="Textkrper"/>
      </w:pPr>
      <w:r w:rsidRPr="0098259C">
        <w:t xml:space="preserve">The </w:t>
      </w:r>
      <w:r w:rsidR="00A014FF" w:rsidRPr="0098259C">
        <w:t>FMI</w:t>
      </w:r>
      <w:r w:rsidRPr="0098259C">
        <w:t xml:space="preserve"> schema files </w:t>
      </w:r>
      <w:r w:rsidR="00AD55EC">
        <w:t>(*.</w:t>
      </w:r>
      <w:proofErr w:type="spellStart"/>
      <w:r w:rsidR="00AD55EC">
        <w:t>xsd</w:t>
      </w:r>
      <w:proofErr w:type="spellEnd"/>
      <w:r w:rsidR="00AD55EC">
        <w:t xml:space="preserve">)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r w:rsidR="00D57CCE">
        <w:rPr>
          <w:i/>
        </w:rPr>
        <w:t xml:space="preserve"> that</w:t>
      </w:r>
      <w:r w:rsidRPr="00AE2A4F">
        <w:rPr>
          <w:i/>
        </w:rPr>
        <w:t xml:space="preserve"> the definition of an encoding scheme is a prerequisite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w:t>
      </w:r>
      <w:proofErr w:type="gramStart"/>
      <w:r w:rsidRPr="00AE2A4F">
        <w:rPr>
          <w:i/>
        </w:rPr>
        <w:t>7 bit</w:t>
      </w:r>
      <w:proofErr w:type="gramEnd"/>
      <w:r w:rsidRPr="00AE2A4F">
        <w:rPr>
          <w:i/>
        </w:rPr>
        <w:t xml:space="preserve">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w:t>
      </w:r>
      <w:proofErr w:type="gramStart"/>
      <w:r w:rsidR="00EF5273" w:rsidRPr="00AE2A4F">
        <w:rPr>
          <w:i/>
        </w:rPr>
        <w:t>in to</w:t>
      </w:r>
      <w:proofErr w:type="gramEnd"/>
      <w:r w:rsidR="00EF5273" w:rsidRPr="00AE2A4F">
        <w:rPr>
          <w:i/>
        </w:rPr>
        <w:t xml:space="preserve"> C string variables.</w:t>
      </w:r>
      <w:r w:rsidR="00EF5273">
        <w:t>]</w:t>
      </w:r>
    </w:p>
    <w:p w14:paraId="7F8AF76E" w14:textId="3602096D" w:rsidR="00526C2A" w:rsidRPr="0098259C" w:rsidRDefault="00526C2A" w:rsidP="00324B2A">
      <w:pPr>
        <w:pStyle w:val="Textkrper"/>
      </w:pPr>
      <w:r>
        <w:t xml:space="preserve">The special values NAN, </w:t>
      </w:r>
      <w:r w:rsidR="00CE0B71">
        <w:t xml:space="preserve">INF, </w:t>
      </w:r>
      <w:r>
        <w:t xml:space="preserve">+INF, </w:t>
      </w:r>
      <w:r w:rsidR="00CE0B71">
        <w:t xml:space="preserve">and </w:t>
      </w:r>
      <w:r>
        <w:t>-INF for variables values are not allowed in the FMI xml files.</w:t>
      </w:r>
    </w:p>
    <w:p w14:paraId="11433FA2" w14:textId="1D0B0D0E" w:rsidR="001A15E0" w:rsidRPr="0098259C" w:rsidRDefault="001A15E0" w:rsidP="00324B2A">
      <w:pPr>
        <w:pStyle w:val="Textkrper"/>
      </w:pPr>
      <w:r w:rsidRPr="0098259C">
        <w:t>Note</w:t>
      </w:r>
      <w:r w:rsidR="00D57CCE">
        <w:t xml:space="preserve"> that</w:t>
      </w:r>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8"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r w:rsidR="00D57CCE">
        <w:rPr>
          <w:i/>
        </w:rPr>
        <w:t>,</w:t>
      </w:r>
      <w:r w:rsidRPr="0098259C">
        <w:rPr>
          <w:i/>
        </w:rPr>
        <w:t xml:space="preserve"> the information stored in </w:t>
      </w:r>
      <w:proofErr w:type="spellStart"/>
      <w:r w:rsidRPr="0098259C">
        <w:rPr>
          <w:rStyle w:val="CODE"/>
        </w:rPr>
        <w:t>ModelVariables.Derivatives</w:t>
      </w:r>
      <w:proofErr w:type="spellEnd"/>
      <w:r w:rsidRPr="0098259C">
        <w:rPr>
          <w:i/>
        </w:rPr>
        <w:t xml:space="preserve"> is only correct if this property is fulfilled</w:t>
      </w:r>
      <w:r w:rsidR="0040289E">
        <w:rPr>
          <w:i/>
        </w:rPr>
        <w:t>.</w:t>
      </w:r>
      <w:r w:rsidRPr="0098259C">
        <w:t>]</w:t>
      </w:r>
    </w:p>
    <w:p w14:paraId="372F1BED" w14:textId="77777777" w:rsidR="00B86BE3" w:rsidRDefault="00B86BE3">
      <w:pPr>
        <w:spacing w:line="240" w:lineRule="auto"/>
        <w:rPr>
          <w:b/>
          <w:iCs/>
          <w:spacing w:val="4"/>
        </w:rPr>
      </w:pPr>
      <w:bookmarkStart w:id="146" w:name="_Ref251789138"/>
      <w:bookmarkEnd w:id="144"/>
      <w:r>
        <w:br w:type="page"/>
      </w:r>
    </w:p>
    <w:p w14:paraId="5BECE950" w14:textId="3B25E0D5" w:rsidR="00324B2A" w:rsidRPr="0098259C" w:rsidRDefault="005A3ED9" w:rsidP="003734ED">
      <w:pPr>
        <w:pStyle w:val="berschrift3"/>
      </w:pPr>
      <w:bookmarkStart w:id="147" w:name="_Toc55136493"/>
      <w:r w:rsidRPr="0098259C">
        <w:t>De</w:t>
      </w:r>
      <w:r w:rsidR="00286B87" w:rsidRPr="0098259C">
        <w:t>finition</w:t>
      </w:r>
      <w:r w:rsidRPr="0098259C">
        <w:t xml:space="preserve"> of an FMU</w:t>
      </w:r>
      <w:r w:rsidR="00324B2A" w:rsidRPr="0098259C">
        <w:t xml:space="preserve"> (</w:t>
      </w:r>
      <w:proofErr w:type="spellStart"/>
      <w:r w:rsidR="00324B2A" w:rsidRPr="0098259C">
        <w:t>fmiModelDescription</w:t>
      </w:r>
      <w:bookmarkEnd w:id="145"/>
      <w:proofErr w:type="spellEnd"/>
      <w:r w:rsidR="00324B2A" w:rsidRPr="0098259C">
        <w:t>)</w:t>
      </w:r>
      <w:bookmarkEnd w:id="146"/>
      <w:bookmarkEnd w:id="147"/>
      <w:r w:rsidR="00324B2A" w:rsidRPr="0098259C">
        <w:t xml:space="preserve"> </w:t>
      </w:r>
    </w:p>
    <w:p w14:paraId="2ABF9C7F" w14:textId="3C3C3DA3" w:rsidR="009F04F7" w:rsidRDefault="00324B2A" w:rsidP="00324B2A">
      <w:pPr>
        <w:pStyle w:val="Textkrper"/>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Textkrper"/>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unotenzeichen"/>
          <w:szCs w:val="21"/>
        </w:rPr>
        <w:footnoteReference w:id="8"/>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proofErr w:type="spellStart"/>
            <w:r w:rsidRPr="0098259C">
              <w:rPr>
                <w:rStyle w:val="CODE"/>
              </w:rPr>
              <w:t>ModelExchange</w:t>
            </w:r>
            <w:proofErr w:type="spellEnd"/>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r w:rsidR="00D57CCE">
              <w:rPr>
                <w:rStyle w:val="FormatvorlageArial"/>
                <w:i/>
              </w:rPr>
              <w:t>,</w:t>
            </w:r>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proofErr w:type="spellStart"/>
            <w:r w:rsidRPr="0098259C">
              <w:rPr>
                <w:rStyle w:val="CODE"/>
              </w:rPr>
              <w:t>CoSimulation</w:t>
            </w:r>
            <w:proofErr w:type="spellEnd"/>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r w:rsidR="0006725D">
              <w:rPr>
                <w:rStyle w:val="FormatvorlageArial"/>
                <w:i/>
              </w:rPr>
              <w:t>,</w:t>
            </w:r>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proofErr w:type="spellStart"/>
            <w:r w:rsidRPr="0098259C">
              <w:rPr>
                <w:rStyle w:val="CODE"/>
              </w:rPr>
              <w:t>UnitDefinitions</w:t>
            </w:r>
            <w:proofErr w:type="spellEnd"/>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r w:rsidR="0006725D">
              <w:rPr>
                <w:rStyle w:val="FormatvorlageArial"/>
                <w:i/>
              </w:rPr>
              <w:t>,</w:t>
            </w:r>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proofErr w:type="spellStart"/>
            <w:r w:rsidRPr="0098259C">
              <w:rPr>
                <w:rStyle w:val="CODE"/>
              </w:rPr>
              <w:t>ModelVariables</w:t>
            </w:r>
            <w:proofErr w:type="spellEnd"/>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proofErr w:type="spellStart"/>
            <w:r w:rsidRPr="0098259C">
              <w:rPr>
                <w:rStyle w:val="CODE"/>
              </w:rPr>
              <w:t>TypeDefinitions</w:t>
            </w:r>
            <w:proofErr w:type="spellEnd"/>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proofErr w:type="spellStart"/>
            <w:r w:rsidRPr="0098259C">
              <w:rPr>
                <w:rStyle w:val="CODE"/>
              </w:rPr>
              <w:t>ModelVariables</w:t>
            </w:r>
            <w:proofErr w:type="spellEnd"/>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proofErr w:type="spellStart"/>
            <w:r w:rsidRPr="0098259C">
              <w:rPr>
                <w:rStyle w:val="CODE"/>
              </w:rPr>
              <w:t>LogCategories</w:t>
            </w:r>
            <w:proofErr w:type="spellEnd"/>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proofErr w:type="spellStart"/>
            <w:r w:rsidRPr="0098259C">
              <w:rPr>
                <w:rStyle w:val="CODE"/>
              </w:rPr>
              <w:t>DefaultExperiment</w:t>
            </w:r>
            <w:proofErr w:type="spellEnd"/>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proofErr w:type="spellStart"/>
            <w:r w:rsidRPr="0098259C">
              <w:rPr>
                <w:rStyle w:val="CODE"/>
              </w:rPr>
              <w:t>VendorAnnotations</w:t>
            </w:r>
            <w:proofErr w:type="spellEnd"/>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proofErr w:type="spellStart"/>
            <w:r w:rsidRPr="0098259C">
              <w:rPr>
                <w:rStyle w:val="CODE"/>
              </w:rPr>
              <w:t>ModelVariables</w:t>
            </w:r>
            <w:proofErr w:type="spellEnd"/>
          </w:p>
        </w:tc>
        <w:tc>
          <w:tcPr>
            <w:tcW w:w="6271" w:type="dxa"/>
            <w:shd w:val="clear" w:color="auto" w:fill="auto"/>
          </w:tcPr>
          <w:p w14:paraId="45BFED9B" w14:textId="4C009F56"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visible</w:t>
            </w:r>
            <w:r w:rsidR="00C2544B">
              <w:rPr>
                <w:rStyle w:val="FormatvorlageArial"/>
              </w:rPr>
              <w:t>/</w:t>
            </w:r>
            <w:r w:rsidRPr="0098259C">
              <w:rPr>
                <w:rStyle w:val="FormatvorlageArial"/>
              </w:rPr>
              <w:t>accessible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proofErr w:type="spellStart"/>
            <w:r w:rsidRPr="0098259C">
              <w:rPr>
                <w:rStyle w:val="CODE"/>
              </w:rPr>
              <w:t>ModelStructure</w:t>
            </w:r>
            <w:proofErr w:type="spellEnd"/>
          </w:p>
        </w:tc>
        <w:tc>
          <w:tcPr>
            <w:tcW w:w="6271" w:type="dxa"/>
            <w:shd w:val="clear" w:color="auto" w:fill="auto"/>
          </w:tcPr>
          <w:p w14:paraId="5127AAEB" w14:textId="4EED8A7F"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proofErr w:type="gramStart"/>
            <w:r w:rsidR="00E046D4" w:rsidRPr="0098259C">
              <w:rPr>
                <w:rStyle w:val="FormatvorlageArial"/>
              </w:rPr>
              <w:t>states</w:t>
            </w:r>
            <w:proofErr w:type="gramEnd"/>
            <w:r w:rsidR="00E046D4" w:rsidRPr="0098259C">
              <w:rPr>
                <w:rStyle w:val="FormatvorlageArial"/>
              </w:rPr>
              <w:t xml:space="preserve">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r w:rsidR="00566BB3">
              <w:t xml:space="preserve">For more details on </w:t>
            </w:r>
            <w:proofErr w:type="spellStart"/>
            <w:r w:rsidR="00566BB3">
              <w:t>ModelStructure</w:t>
            </w:r>
            <w:proofErr w:type="spellEnd"/>
            <w:r w:rsidR="00566BB3">
              <w:t>, see section 2.2.8.</w:t>
            </w:r>
            <w:r w:rsidR="00566BB3" w:rsidRPr="0098259C">
              <w:rPr>
                <w:rStyle w:val="FormatvorlageArial"/>
              </w:rPr>
              <w:t xml:space="preserve"> </w:t>
            </w:r>
            <w:r w:rsidRPr="0098259C">
              <w:rPr>
                <w:rStyle w:val="FormatvorlageArial"/>
              </w:rPr>
              <w:t xml:space="preserve">Furthermore, the dependency of the </w:t>
            </w:r>
            <w:proofErr w:type="spellStart"/>
            <w:r w:rsidRPr="0098259C">
              <w:rPr>
                <w:rStyle w:val="FormatvorlageArial"/>
              </w:rPr>
              <w:t>unkowns</w:t>
            </w:r>
            <w:proofErr w:type="spellEnd"/>
            <w:r w:rsidRPr="0098259C">
              <w:rPr>
                <w:rStyle w:val="FormatvorlageArial"/>
              </w:rPr>
              <w:t xml:space="preserve"> from the knowns can be optionally defined. [</w:t>
            </w:r>
            <w:r w:rsidRPr="0098259C">
              <w:rPr>
                <w:rStyle w:val="FormatvorlageArial"/>
                <w:i/>
              </w:rPr>
              <w:t xml:space="preserve">This information can be, </w:t>
            </w:r>
            <w:r w:rsidR="009F2AEB" w:rsidRPr="0098259C">
              <w:rPr>
                <w:rStyle w:val="FormatvorlageArial"/>
                <w:i/>
              </w:rPr>
              <w:t>for example</w:t>
            </w:r>
            <w:r w:rsidR="0006725D">
              <w:rPr>
                <w:rStyle w:val="FormatvorlageArial"/>
                <w:i/>
              </w:rPr>
              <w:t>,</w:t>
            </w:r>
            <w:r w:rsidRPr="0098259C">
              <w:rPr>
                <w:rStyle w:val="FormatvorlageArial"/>
                <w:i/>
              </w:rPr>
              <w:t xml:space="preserve"> used to compute efficiently a sparse Jacobian for simulation</w:t>
            </w:r>
            <w:r w:rsidR="0006725D">
              <w:rPr>
                <w:rStyle w:val="FormatvorlageArial"/>
                <w:i/>
              </w:rPr>
              <w:t>,</w:t>
            </w:r>
            <w:r w:rsidRPr="0098259C">
              <w:rPr>
                <w:rStyle w:val="FormatvorlageArial"/>
                <w:i/>
              </w:rPr>
              <w:t xml:space="preserve"> or to utilize the input/output dependency </w:t>
            </w:r>
            <w:proofErr w:type="gramStart"/>
            <w:r w:rsidRPr="0098259C">
              <w:rPr>
                <w:rStyle w:val="FormatvorlageArial"/>
                <w:i/>
              </w:rPr>
              <w:t>in order to</w:t>
            </w:r>
            <w:proofErr w:type="gramEnd"/>
            <w:r w:rsidRPr="0098259C">
              <w:rPr>
                <w:rStyle w:val="FormatvorlageArial"/>
                <w:i/>
              </w:rPr>
              <w:t xml:space="preserve"> </w:t>
            </w:r>
            <w:r w:rsidR="004A1278" w:rsidRPr="0098259C">
              <w:rPr>
                <w:i/>
              </w:rPr>
              <w:t>detect that in some cases there are actually no algebraic loops</w:t>
            </w:r>
            <w:r w:rsidRPr="0098259C">
              <w:rPr>
                <w:rStyle w:val="FormatvorlageArial"/>
                <w:i/>
              </w:rPr>
              <w:t xml:space="preserve"> when connecting FMUs together</w:t>
            </w:r>
            <w:r w:rsidR="0040289E">
              <w:rPr>
                <w:rStyle w:val="FormatvorlageArial"/>
                <w:i/>
              </w:rPr>
              <w:t>.</w:t>
            </w:r>
            <w:r w:rsidRPr="0098259C">
              <w:rPr>
                <w:rStyle w:val="FormatvorlageArial"/>
              </w:rPr>
              <w:t>]</w:t>
            </w:r>
          </w:p>
        </w:tc>
      </w:tr>
    </w:tbl>
    <w:p w14:paraId="75B1A509" w14:textId="0183C6DF" w:rsidR="00AA63BB" w:rsidRPr="0098259C" w:rsidRDefault="00C6645C" w:rsidP="00B9515D">
      <w:pPr>
        <w:pStyle w:val="Textkrper"/>
      </w:pPr>
      <w:bookmarkStart w:id="148" w:name="_Toc240646376"/>
      <w:r w:rsidRPr="0098259C">
        <w:t>At least o</w:t>
      </w:r>
      <w:r w:rsidR="00AA63BB" w:rsidRPr="0098259C">
        <w:t xml:space="preserve">ne element of </w:t>
      </w:r>
      <w:proofErr w:type="spellStart"/>
      <w:r w:rsidR="00AA63BB" w:rsidRPr="0098259C">
        <w:rPr>
          <w:rStyle w:val="CODE"/>
        </w:rPr>
        <w:t>ModelExchange</w:t>
      </w:r>
      <w:proofErr w:type="spellEnd"/>
      <w:r w:rsidR="00AA63BB" w:rsidRPr="0098259C">
        <w:t xml:space="preserve"> or </w:t>
      </w:r>
      <w:proofErr w:type="spellStart"/>
      <w:r w:rsidR="00AA63BB" w:rsidRPr="0098259C">
        <w:rPr>
          <w:rStyle w:val="CODE"/>
        </w:rPr>
        <w:t>CoSimulation</w:t>
      </w:r>
      <w:proofErr w:type="spellEnd"/>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r w:rsidR="00E9107F">
        <w:t xml:space="preserve"> section</w:t>
      </w:r>
      <w:r w:rsidR="0017658C" w:rsidRPr="0098259C">
        <w:t xml:space="preserve"> </w:t>
      </w:r>
      <w:r w:rsidR="00E9107F">
        <w:fldChar w:fldCharType="begin"/>
      </w:r>
      <w:r w:rsidR="00E9107F">
        <w:instrText xml:space="preserve"> REF _Ref20220416 \r \h </w:instrText>
      </w:r>
      <w:r w:rsidR="00E9107F">
        <w:fldChar w:fldCharType="separate"/>
      </w:r>
      <w:r w:rsidR="00EE265D">
        <w:t>3.3.1</w:t>
      </w:r>
      <w:r w:rsidR="00E9107F">
        <w:fldChar w:fldCharType="end"/>
      </w:r>
      <w:r w:rsidR="00E9107F">
        <w:t xml:space="preserve"> </w:t>
      </w:r>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EE265D">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Textkrper"/>
      </w:pPr>
      <w:r w:rsidRPr="0098259C">
        <w:t xml:space="preserve">The </w:t>
      </w:r>
      <w:r w:rsidR="00A014FF" w:rsidRPr="0098259C">
        <w:t>XML attribute</w:t>
      </w:r>
      <w:r w:rsidRPr="0098259C">
        <w:t xml:space="preserve">s of </w:t>
      </w:r>
      <w:proofErr w:type="spellStart"/>
      <w:r w:rsidRPr="0098259C">
        <w:rPr>
          <w:rStyle w:val="CODE"/>
        </w:rPr>
        <w:t>fmiModelDescription</w:t>
      </w:r>
      <w:proofErr w:type="spellEnd"/>
      <w:r w:rsidRPr="0098259C">
        <w:t xml:space="preserve"> are:</w:t>
      </w:r>
    </w:p>
    <w:bookmarkEnd w:id="148"/>
    <w:p w14:paraId="6B4EC7B5" w14:textId="4438AB3E" w:rsidR="00BE1368" w:rsidRDefault="00BB733E" w:rsidP="00324B2A">
      <w:pPr>
        <w:pStyle w:val="Textkrper"/>
        <w:jc w:val="center"/>
      </w:pPr>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" fillcolor="white [3212]" stroked="f" strokeweight="2pt">
                <v:textbo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v:textbox>
              </v:rect>
            </w:pict>
          </mc:Fallback>
        </mc:AlternateContent>
      </w:r>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Textkrper"/>
      </w:pPr>
      <w:r>
        <w:br w:type="page"/>
      </w:r>
    </w:p>
    <w:p w14:paraId="5D39C4BB" w14:textId="77777777" w:rsidR="0006725D" w:rsidRPr="0098259C" w:rsidRDefault="0006725D" w:rsidP="00324B2A">
      <w:pPr>
        <w:pStyle w:val="Textkrper"/>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proofErr w:type="spellStart"/>
            <w:r w:rsidRPr="0098259C">
              <w:rPr>
                <w:rStyle w:val="CODE"/>
              </w:rPr>
              <w:t>fmiVersion</w:t>
            </w:r>
            <w:proofErr w:type="spellEnd"/>
          </w:p>
        </w:tc>
        <w:tc>
          <w:tcPr>
            <w:tcW w:w="6469" w:type="dxa"/>
            <w:shd w:val="clear" w:color="auto" w:fill="auto"/>
          </w:tcPr>
          <w:p w14:paraId="62AB8811" w14:textId="77777777" w:rsidR="009A4A1F" w:rsidRDefault="00324B2A" w:rsidP="00885BF4">
            <w:pPr>
              <w:pStyle w:val="Textkrper-Tabelle"/>
              <w:rPr>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552933BE" w:rsidR="00324B2A" w:rsidRPr="0098259C" w:rsidRDefault="009A4A1F" w:rsidP="00885BF4">
            <w:pPr>
              <w:pStyle w:val="Textkrper-Tabelle"/>
            </w:pPr>
            <w:r>
              <w:rPr>
                <w:rStyle w:val="FormatvorlageArial"/>
              </w:rPr>
              <w:t>[</w:t>
            </w:r>
            <w:r>
              <w:rPr>
                <w:rStyle w:val="FormatvorlageArial"/>
                <w:i/>
              </w:rPr>
              <w:t>Clarification for FMI 2.0.1: The version string for FMUs generated ac</w:t>
            </w:r>
            <w:r w:rsidR="00DA1B91">
              <w:rPr>
                <w:rStyle w:val="FormatvorlageArial"/>
                <w:i/>
              </w:rPr>
              <w:t>c</w:t>
            </w:r>
            <w:r>
              <w:rPr>
                <w:rStyle w:val="FormatvorlageArial"/>
                <w:i/>
              </w:rPr>
              <w:t>ording to FMI 2.0.1 shall be “2.0”</w:t>
            </w:r>
            <w:r w:rsidR="00BB733E">
              <w:rPr>
                <w:rStyle w:val="FormatvorlageArial"/>
                <w:i/>
              </w:rPr>
              <w:t xml:space="preserve"> to be compatible with FMI 2.0 importers.</w:t>
            </w:r>
            <w:r w:rsidR="00BB733E" w:rsidRPr="00D2781E">
              <w:rPr>
                <w:rStyle w:val="FormatvorlageArial"/>
              </w:rPr>
              <w:t>]</w:t>
            </w:r>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proofErr w:type="spellStart"/>
            <w:r w:rsidRPr="0098259C">
              <w:rPr>
                <w:rStyle w:val="CODE"/>
              </w:rPr>
              <w:t>modelName</w:t>
            </w:r>
            <w:proofErr w:type="spellEnd"/>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w:t>
            </w:r>
            <w:proofErr w:type="spellStart"/>
            <w:proofErr w:type="gramStart"/>
            <w:r w:rsidRPr="0098259C">
              <w:rPr>
                <w:rStyle w:val="FormatvorlageArial"/>
              </w:rPr>
              <w:t>Modelica.Mechanics.Rotational.Examples</w:t>
            </w:r>
            <w:proofErr w:type="gramEnd"/>
            <w:r w:rsidRPr="0098259C">
              <w:rPr>
                <w:rStyle w:val="FormatvorlageArial"/>
              </w:rPr>
              <w:t>.CoupledClutches</w:t>
            </w:r>
            <w:proofErr w:type="spellEnd"/>
            <w:r w:rsidRPr="0098259C">
              <w:rPr>
                <w:rStyle w:val="FormatvorlageArial"/>
              </w:rPr>
              <w:t>”.</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proofErr w:type="spellStart"/>
            <w:r w:rsidRPr="0098259C">
              <w:rPr>
                <w:rStyle w:val="CODE"/>
              </w:rPr>
              <w:t>guid</w:t>
            </w:r>
            <w:proofErr w:type="spellEnd"/>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w:t>
            </w:r>
            <w:proofErr w:type="spellStart"/>
            <w:r w:rsidRPr="0098259C">
              <w:t>IDentifier</w:t>
            </w:r>
            <w:proofErr w:type="spellEnd"/>
            <w:r w:rsidRPr="0098259C">
              <w:t xml:space="preserve">”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r w:rsidR="00CA5572">
              <w:t>,</w:t>
            </w:r>
            <w:r w:rsidRPr="0098259C">
              <w:t xml:space="preserve"> when generating the </w:t>
            </w:r>
            <w:r w:rsidR="00374F39" w:rsidRPr="0098259C">
              <w:t>XML</w:t>
            </w:r>
            <w:r w:rsidR="005A2A81" w:rsidRPr="0098259C">
              <w:t xml:space="preserve"> file</w:t>
            </w:r>
            <w:r w:rsidRPr="0098259C">
              <w:t xml:space="preserve">, a fingerprint of the “relevant” information is stored as </w:t>
            </w:r>
            <w:proofErr w:type="spellStart"/>
            <w:r w:rsidRPr="0098259C">
              <w:t>guid</w:t>
            </w:r>
            <w:proofErr w:type="spellEnd"/>
            <w:r w:rsidRPr="0098259C">
              <w:t xml:space="preserve">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proofErr w:type="spellStart"/>
            <w:r w:rsidRPr="0098259C">
              <w:rPr>
                <w:rStyle w:val="CODE"/>
              </w:rPr>
              <w:t>generationTool</w:t>
            </w:r>
            <w:proofErr w:type="spellEnd"/>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proofErr w:type="spellStart"/>
            <w:r w:rsidRPr="0098259C">
              <w:rPr>
                <w:rStyle w:val="CODE"/>
              </w:rPr>
              <w:t>generationDateAndTime</w:t>
            </w:r>
            <w:proofErr w:type="spellEnd"/>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t>
            </w:r>
            <w:proofErr w:type="gramStart"/>
            <w:r w:rsidR="00324B2A" w:rsidRPr="0098259C">
              <w:rPr>
                <w:rStyle w:val="FormatvorlageArial"/>
              </w:rPr>
              <w:t>was</w:t>
            </w:r>
            <w:proofErr w:type="gramEnd"/>
            <w:r w:rsidR="00324B2A" w:rsidRPr="0098259C">
              <w:rPr>
                <w:rStyle w:val="FormatvorlageArial"/>
              </w:rPr>
              <w:t xml:space="preserve"> generated. The format is a subset of “</w:t>
            </w:r>
            <w:proofErr w:type="spellStart"/>
            <w:proofErr w:type="gramStart"/>
            <w:r w:rsidR="00324B2A" w:rsidRPr="0098259C">
              <w:t>xs:dateTime</w:t>
            </w:r>
            <w:proofErr w:type="spellEnd"/>
            <w:proofErr w:type="gramEnd"/>
            <w:r w:rsidR="00324B2A" w:rsidRPr="0098259C">
              <w:t>” and should be: “</w:t>
            </w:r>
            <w:proofErr w:type="spellStart"/>
            <w:r w:rsidR="00324B2A" w:rsidRPr="0098259C">
              <w:t>YYYY-MM-DDThh:mm:ssZ</w:t>
            </w:r>
            <w:proofErr w:type="spellEnd"/>
            <w:r w:rsidR="00324B2A" w:rsidRPr="0098259C">
              <w:t xml:space="preserve">"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proofErr w:type="spellStart"/>
            <w:r w:rsidRPr="0098259C">
              <w:rPr>
                <w:rStyle w:val="CODE"/>
              </w:rPr>
              <w:t>variableNamingConvention</w:t>
            </w:r>
            <w:proofErr w:type="spellEnd"/>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092C4FBD"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proofErr w:type="spellStart"/>
            <w:r w:rsidRPr="0098259C">
              <w:rPr>
                <w:rStyle w:val="CODE"/>
              </w:rPr>
              <w:t>ModelVariables</w:t>
            </w:r>
            <w:proofErr w:type="spellEnd"/>
            <w:r w:rsidRPr="0098259C">
              <w:rPr>
                <w:rStyle w:val="CODE"/>
              </w:rPr>
              <w:t xml:space="preserve"> / </w:t>
            </w:r>
            <w:proofErr w:type="spellStart"/>
            <w:r w:rsidRPr="0098259C">
              <w:rPr>
                <w:rStyle w:val="CODE"/>
              </w:rPr>
              <w:t>ScalarVariable</w:t>
            </w:r>
            <w:proofErr w:type="spellEnd"/>
            <w:r w:rsidRPr="0098259C">
              <w:rPr>
                <w:rStyle w:val="CODE"/>
              </w:rPr>
              <w:t xml:space="preserve"> / name</w:t>
            </w:r>
            <w:r w:rsidRPr="0098259C">
              <w:t>” and in “</w:t>
            </w:r>
            <w:proofErr w:type="spellStart"/>
            <w:r w:rsidRPr="0098259C">
              <w:rPr>
                <w:rStyle w:val="CODE"/>
              </w:rPr>
              <w:t>TypeDefinitions</w:t>
            </w:r>
            <w:proofErr w:type="spellEnd"/>
            <w:r w:rsidRPr="0098259C">
              <w:rPr>
                <w:rStyle w:val="CODE"/>
              </w:rPr>
              <w:t xml:space="preserve">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EE265D">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proofErr w:type="gramStart"/>
            <w:r w:rsidRPr="0098259C">
              <w:rPr>
                <w:rStyle w:val="CODE"/>
              </w:rPr>
              <w:t>structured</w:t>
            </w:r>
            <w:r w:rsidRPr="0098259C">
              <w:rPr>
                <w:rStyle w:val="FormatvorlageArial"/>
              </w:rPr>
              <w:t>“</w:t>
            </w:r>
            <w:proofErr w:type="gramEnd"/>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proofErr w:type="spellStart"/>
            <w:r w:rsidRPr="0098259C">
              <w:rPr>
                <w:rStyle w:val="CODE"/>
              </w:rPr>
              <w:t>numberOfEventIndicators</w:t>
            </w:r>
            <w:proofErr w:type="spellEnd"/>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C1A2851" w:rsidR="00324B2A" w:rsidRPr="00E57D40" w:rsidRDefault="0012081E" w:rsidP="00D02248">
      <w:pPr>
        <w:pStyle w:val="Textkrper"/>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proofErr w:type="spellStart"/>
      <w:r w:rsidR="00D02248" w:rsidRPr="0098259C">
        <w:rPr>
          <w:rStyle w:val="FormatvorlageArial"/>
          <w:i/>
          <w:szCs w:val="21"/>
        </w:rPr>
        <w:t>numberOfContinuousStates</w:t>
      </w:r>
      <w:proofErr w:type="spellEnd"/>
      <w:r w:rsidR="00D02248" w:rsidRPr="0098259C">
        <w:rPr>
          <w:rStyle w:val="FormatvorlageArial"/>
          <w:i/>
          <w:szCs w:val="21"/>
        </w:rPr>
        <w:t xml:space="preserve">”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r w:rsidR="00CA5572">
        <w:rPr>
          <w:rStyle w:val="FormatvorlageArial"/>
          <w:i/>
          <w:szCs w:val="21"/>
        </w:rPr>
        <w:t>.</w:t>
      </w:r>
      <w:r w:rsidRPr="00214A6F">
        <w:rPr>
          <w:rStyle w:val="FormatvorlageArial"/>
          <w:szCs w:val="21"/>
        </w:rPr>
        <w:t>]</w:t>
      </w:r>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berschrift3"/>
      </w:pPr>
      <w:bookmarkStart w:id="149" w:name="_Toc55136494"/>
      <w:r w:rsidRPr="0098259C">
        <w:t>Definition of Units (</w:t>
      </w:r>
      <w:proofErr w:type="spellStart"/>
      <w:r w:rsidR="00381199" w:rsidRPr="0098259C">
        <w:t>Unit</w:t>
      </w:r>
      <w:r w:rsidR="00D54D07">
        <w:t>Definitions</w:t>
      </w:r>
      <w:proofErr w:type="spellEnd"/>
      <w:r w:rsidRPr="0098259C">
        <w:t>)</w:t>
      </w:r>
      <w:bookmarkEnd w:id="149"/>
    </w:p>
    <w:p w14:paraId="7EAC07BC" w14:textId="628959A8" w:rsidR="00797254" w:rsidRPr="0098259C" w:rsidRDefault="00797254" w:rsidP="00324B2A">
      <w:pPr>
        <w:pStyle w:val="Textkrper"/>
      </w:pPr>
      <w:r w:rsidRPr="0098259C">
        <w:t>[</w:t>
      </w:r>
      <w:r w:rsidRPr="0098259C">
        <w:rPr>
          <w:i/>
        </w:rPr>
        <w:t>In this section</w:t>
      </w:r>
      <w:r w:rsidR="00604FEC">
        <w:rPr>
          <w:i/>
        </w:rPr>
        <w:t>,</w:t>
      </w:r>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r w:rsidR="00604FEC">
        <w:rPr>
          <w:i/>
        </w:rPr>
        <w:t>,</w:t>
      </w:r>
      <w:r w:rsidRPr="0098259C">
        <w:rPr>
          <w:i/>
        </w:rPr>
        <w:t xml:space="preserve"> and there seems to be no method available that is </w:t>
      </w:r>
      <w:proofErr w:type="gramStart"/>
      <w:r w:rsidRPr="0098259C">
        <w:rPr>
          <w:i/>
        </w:rPr>
        <w:t>really satisfactory</w:t>
      </w:r>
      <w:proofErr w:type="gramEnd"/>
      <w:r w:rsidR="00FD5CE5" w:rsidRPr="0098259C">
        <w:rPr>
          <w:i/>
        </w:rPr>
        <w:t xml:space="preserve"> for all applications</w:t>
      </w:r>
      <w:r w:rsidR="00604FEC">
        <w:rPr>
          <w:i/>
        </w:rPr>
        <w:t>,</w:t>
      </w:r>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r w:rsidR="00604FEC">
        <w:rPr>
          <w:i/>
        </w:rPr>
        <w:t>,</w:t>
      </w:r>
      <w:r w:rsidRPr="0098259C">
        <w:rPr>
          <w:i/>
        </w:rPr>
        <w:t xml:space="preserve"> a pragmatic approach is used</w:t>
      </w:r>
      <w:r w:rsidR="003B255A" w:rsidRPr="0098259C">
        <w:rPr>
          <w:i/>
        </w:rPr>
        <w:t xml:space="preserve"> </w:t>
      </w:r>
      <w:r w:rsidR="00FD5CE5" w:rsidRPr="0098259C">
        <w:rPr>
          <w:i/>
        </w:rPr>
        <w:t>that</w:t>
      </w:r>
      <w:r w:rsidRPr="0098259C">
        <w:rPr>
          <w:i/>
        </w:rPr>
        <w:t xml:space="preserve"> </w:t>
      </w:r>
      <w:proofErr w:type="gramStart"/>
      <w:r w:rsidRPr="0098259C">
        <w:rPr>
          <w:i/>
        </w:rPr>
        <w:t>takes into account</w:t>
      </w:r>
      <w:proofErr w:type="gramEnd"/>
      <w:r w:rsidRPr="0098259C">
        <w:rPr>
          <w:i/>
        </w:rPr>
        <w:t xml:space="preserve">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r w:rsidR="00DD0AE9">
        <w:rPr>
          <w:i/>
        </w:rPr>
        <w:t>than</w:t>
      </w:r>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Textkrper"/>
      </w:pPr>
      <w:r w:rsidRPr="0098259C">
        <w:t>Element “</w:t>
      </w:r>
      <w:proofErr w:type="spellStart"/>
      <w:r w:rsidRPr="0098259C">
        <w:rPr>
          <w:rStyle w:val="CODE"/>
          <w:b/>
        </w:rPr>
        <w:t>UnitDefinitions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4438827D" w14:textId="48F6E460" w:rsidR="00611628" w:rsidRPr="0098259C" w:rsidRDefault="004875DF" w:rsidP="00611628">
      <w:pPr>
        <w:pStyle w:val="Textkrper"/>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098400" cy="2678400"/>
                    </a:xfrm>
                    <a:prstGeom prst="rect">
                      <a:avLst/>
                    </a:prstGeom>
                  </pic:spPr>
                </pic:pic>
              </a:graphicData>
            </a:graphic>
          </wp:inline>
        </w:drawing>
      </w:r>
    </w:p>
    <w:p w14:paraId="46F2D65E" w14:textId="48D8A6E6" w:rsidR="00FD5CE5" w:rsidRPr="0098259C" w:rsidRDefault="00C34B74" w:rsidP="007148FE">
      <w:pPr>
        <w:pStyle w:val="Textkrper"/>
      </w:pPr>
      <w:r w:rsidRPr="0098259C">
        <w:t xml:space="preserve">It consists of zero or more </w:t>
      </w:r>
      <w:r w:rsidRPr="0098259C">
        <w:rPr>
          <w:rStyle w:val="CODE"/>
        </w:rPr>
        <w:t>Unit</w:t>
      </w:r>
      <w:r w:rsidRPr="0098259C">
        <w:t xml:space="preserve"> definitions</w:t>
      </w:r>
      <w:r w:rsidR="00594D1D">
        <w:rPr>
          <w:rStyle w:val="Funotenzeichen"/>
        </w:rPr>
        <w:footnoteReference w:id="9"/>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w:t>
      </w:r>
      <w:proofErr w:type="spellStart"/>
      <w:r w:rsidRPr="0098259C">
        <w:t>N.m</w:t>
      </w:r>
      <w:proofErr w:type="spellEnd"/>
      <w:r w:rsidRPr="0098259C">
        <w:t>” or “N*m”</w:t>
      </w:r>
      <w:r w:rsidR="00FD5CE5" w:rsidRPr="0098259C">
        <w:t xml:space="preserve"> or “Nm”</w:t>
      </w:r>
      <w:r w:rsidRPr="0098259C">
        <w:t>, which must be unique with respect to all other defined</w:t>
      </w:r>
      <w:r w:rsidR="004875DF">
        <w:t xml:space="preserve"> elements of the</w:t>
      </w:r>
      <w:r w:rsidRPr="0098259C">
        <w:t xml:space="preserve"> </w:t>
      </w:r>
      <w:proofErr w:type="spellStart"/>
      <w:r w:rsidRPr="0098259C">
        <w:rPr>
          <w:rStyle w:val="CODE"/>
        </w:rPr>
        <w:t>Unit</w:t>
      </w:r>
      <w:r w:rsidR="004875DF">
        <w:rPr>
          <w:rStyle w:val="CODE"/>
        </w:rPr>
        <w:t>Definition</w:t>
      </w:r>
      <w:r w:rsidR="00FD5CE5" w:rsidRPr="0098259C">
        <w:rPr>
          <w:rStyle w:val="CODE"/>
        </w:rPr>
        <w:t>s</w:t>
      </w:r>
      <w:proofErr w:type="spellEnd"/>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w:t>
      </w:r>
      <w:proofErr w:type="gramStart"/>
      <w:r w:rsidR="00C11D49" w:rsidRPr="0098259C">
        <w:t>has to</w:t>
      </w:r>
      <w:proofErr w:type="gramEnd"/>
      <w:r w:rsidR="00C11D49" w:rsidRPr="0098259C">
        <w:t xml:space="preserve"> be provided with the </w:t>
      </w:r>
      <w:r w:rsidR="00140C25">
        <w:rPr>
          <w:rStyle w:val="CODE"/>
        </w:rPr>
        <w:t>fmi2</w:t>
      </w:r>
      <w:r w:rsidR="00C11D49" w:rsidRPr="0098259C">
        <w:rPr>
          <w:rStyle w:val="CODE"/>
        </w:rPr>
        <w:t>SetXXX</w:t>
      </w:r>
      <w:r w:rsidR="00C11D49" w:rsidRPr="0098259C">
        <w:t xml:space="preserve"> functions </w:t>
      </w:r>
      <w:r w:rsidR="005911C1">
        <w:t>and</w:t>
      </w:r>
      <w:r w:rsidR="00C11D49" w:rsidRPr="0098259C">
        <w:t xml:space="preserve"> 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r w:rsidR="00D9310D">
        <w:rPr>
          <w:i/>
        </w:rPr>
        <w:t>,</w:t>
      </w:r>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Textkrper"/>
      </w:pPr>
      <w:r w:rsidRPr="0098259C">
        <w:t xml:space="preserve">Optionally, </w:t>
      </w:r>
      <w:r w:rsidR="00C12648" w:rsidRPr="0098259C">
        <w:t>a value given in unit</w:t>
      </w:r>
      <w:r w:rsidRPr="0098259C">
        <w:t xml:space="preserve"> </w:t>
      </w:r>
      <w:proofErr w:type="spellStart"/>
      <w:r w:rsidRPr="0098259C">
        <w:rPr>
          <w:rStyle w:val="CODE"/>
        </w:rPr>
        <w:t>Unit</w:t>
      </w:r>
      <w:proofErr w:type="spellEnd"/>
      <w:r w:rsidRPr="0098259C">
        <w:t xml:space="preserve"> </w:t>
      </w:r>
      <w:r w:rsidR="00C12648" w:rsidRPr="0098259C">
        <w:t>can be converted to a value with respect to unit</w:t>
      </w:r>
      <w:r w:rsidRPr="0098259C">
        <w:t xml:space="preserve"> </w:t>
      </w:r>
      <w:proofErr w:type="spellStart"/>
      <w:r w:rsidR="0095397E" w:rsidRPr="0098259C">
        <w:rPr>
          <w:rStyle w:val="CODE"/>
        </w:rPr>
        <w:t>BaseUnit</w:t>
      </w:r>
      <w:proofErr w:type="spellEnd"/>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Textkrper"/>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Textkrper"/>
      </w:pPr>
    </w:p>
    <w:p w14:paraId="6884B1C8" w14:textId="77777777" w:rsidR="00BE1368" w:rsidRDefault="00BE1368" w:rsidP="009A753C">
      <w:pPr>
        <w:pStyle w:val="Textkrper"/>
      </w:pPr>
    </w:p>
    <w:p w14:paraId="41DB7EB4" w14:textId="7818192D" w:rsidR="007179ED" w:rsidRPr="0098259C" w:rsidRDefault="0095397E" w:rsidP="009A753C">
      <w:pPr>
        <w:pStyle w:val="Textkrper"/>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proofErr w:type="spellStart"/>
      <w:r w:rsidRPr="0098259C">
        <w:rPr>
          <w:rStyle w:val="CODE"/>
        </w:rPr>
        <w:t>BaseUnit</w:t>
      </w:r>
      <w:proofErr w:type="spellEnd"/>
      <w:r w:rsidRPr="0098259C">
        <w:t xml:space="preserve"> definition consists of the exponents of the 7 SI base </w:t>
      </w:r>
      <w:proofErr w:type="gramStart"/>
      <w:r w:rsidRPr="0098259C">
        <w:t>units</w:t>
      </w:r>
      <w:proofErr w:type="gramEnd"/>
      <w:r w:rsidRPr="0098259C">
        <w:t xml:space="preserve">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w:t>
      </w:r>
      <w:proofErr w:type="gramStart"/>
      <w:r w:rsidRPr="0098259C">
        <w:rPr>
          <w:i/>
        </w:rPr>
        <w:t>often occu</w:t>
      </w:r>
      <w:r w:rsidR="0025394C" w:rsidRPr="0098259C">
        <w:rPr>
          <w:i/>
        </w:rPr>
        <w:t>r</w:t>
      </w:r>
      <w:r w:rsidRPr="0098259C">
        <w:rPr>
          <w:i/>
        </w:rPr>
        <w:t>ring</w:t>
      </w:r>
      <w:proofErr w:type="gramEnd"/>
      <w:r w:rsidRPr="0098259C">
        <w:rPr>
          <w:i/>
        </w:rPr>
        <w:t xml:space="preserve"> quantities in technical systems that depend on an angle.</w:t>
      </w:r>
      <w:r w:rsidRPr="0098259C">
        <w:t>]</w:t>
      </w:r>
    </w:p>
    <w:p w14:paraId="3BA22E01" w14:textId="77777777" w:rsidR="00660A7D" w:rsidRPr="0098259C" w:rsidRDefault="00C12648" w:rsidP="0095397E">
      <w:pPr>
        <w:pStyle w:val="Textkrper"/>
      </w:pPr>
      <w:r w:rsidRPr="0098259C">
        <w:t xml:space="preserve">A value with respect to </w:t>
      </w:r>
      <w:r w:rsidR="00660A7D" w:rsidRPr="0098259C">
        <w:rPr>
          <w:rStyle w:val="CODE"/>
        </w:rPr>
        <w:t>Unit</w:t>
      </w:r>
      <w:r w:rsidR="00660A7D" w:rsidRPr="0098259C">
        <w:t xml:space="preserve"> </w:t>
      </w:r>
      <w:r w:rsidRPr="0098259C">
        <w:t>(abbreviated as “</w:t>
      </w:r>
      <w:proofErr w:type="spellStart"/>
      <w:r w:rsidRPr="0098259C">
        <w:t>Unit_value</w:t>
      </w:r>
      <w:proofErr w:type="spellEnd"/>
      <w:r w:rsidRPr="0098259C">
        <w:t>”) is converted with respect to</w:t>
      </w:r>
      <w:r w:rsidR="00660A7D" w:rsidRPr="0098259C">
        <w:t xml:space="preserve"> </w:t>
      </w:r>
      <w:proofErr w:type="spellStart"/>
      <w:r w:rsidR="00660A7D" w:rsidRPr="0098259C">
        <w:rPr>
          <w:rStyle w:val="CODE"/>
        </w:rPr>
        <w:t>BaseUnit</w:t>
      </w:r>
      <w:proofErr w:type="spellEnd"/>
      <w:r w:rsidR="00660A7D" w:rsidRPr="0098259C">
        <w:t xml:space="preserve"> </w:t>
      </w:r>
      <w:r w:rsidRPr="0098259C">
        <w:t>(abbreviated as “</w:t>
      </w:r>
      <w:proofErr w:type="spellStart"/>
      <w:r w:rsidRPr="0098259C">
        <w:t>BaseUnit_value</w:t>
      </w:r>
      <w:proofErr w:type="spellEnd"/>
      <w:r w:rsidRPr="0098259C">
        <w:t xml:space="preserve">”) </w:t>
      </w:r>
      <w:r w:rsidR="00660A7D" w:rsidRPr="0098259C">
        <w:t>by the equation:</w:t>
      </w:r>
    </w:p>
    <w:p w14:paraId="57CBA784" w14:textId="28B2F477" w:rsidR="00660A7D" w:rsidRDefault="00C11D49" w:rsidP="00660A7D">
      <w:pPr>
        <w:pStyle w:val="Textkrper"/>
        <w:jc w:val="center"/>
        <w:rPr>
          <w:rStyle w:val="CODE"/>
        </w:rPr>
      </w:pPr>
      <w:proofErr w:type="spellStart"/>
      <w:r w:rsidRPr="0098259C">
        <w:t>BaseUnit_value</w:t>
      </w:r>
      <w:proofErr w:type="spellEnd"/>
      <w:r w:rsidRPr="0098259C">
        <w:t xml:space="preserve"> = </w:t>
      </w:r>
      <w:r w:rsidR="00660A7D" w:rsidRPr="0098259C">
        <w:rPr>
          <w:rStyle w:val="CODE"/>
        </w:rPr>
        <w:t>factor</w:t>
      </w:r>
      <w:r w:rsidR="00660A7D" w:rsidRPr="0098259C">
        <w:t>*</w:t>
      </w:r>
      <w:proofErr w:type="spellStart"/>
      <w:r w:rsidRPr="0098259C">
        <w:t>Unit_value</w:t>
      </w:r>
      <w:proofErr w:type="spellEnd"/>
      <w:r w:rsidR="00660A7D" w:rsidRPr="0098259C">
        <w:t xml:space="preserve"> +</w:t>
      </w:r>
      <w:r w:rsidR="00183216">
        <w:t xml:space="preserve"> </w:t>
      </w:r>
      <w:r w:rsidR="00183216">
        <w:rPr>
          <w:rStyle w:val="pl-s"/>
        </w:rPr>
        <w:t xml:space="preserve">(if </w:t>
      </w:r>
      <w:proofErr w:type="spellStart"/>
      <w:r w:rsidR="00183216" w:rsidRPr="00466CB8">
        <w:rPr>
          <w:rStyle w:val="CODE"/>
        </w:rPr>
        <w:t>relativeQuantit</w:t>
      </w:r>
      <w:r w:rsidR="00183216">
        <w:rPr>
          <w:rStyle w:val="CODE"/>
        </w:rPr>
        <w:t>y</w:t>
      </w:r>
      <w:proofErr w:type="spellEnd"/>
      <w:r w:rsidR="00183216">
        <w:rPr>
          <w:rStyle w:val="pl-s"/>
        </w:rPr>
        <w:t xml:space="preserve"> then </w:t>
      </w:r>
      <w:r w:rsidR="00183216" w:rsidRPr="00466CB8">
        <w:rPr>
          <w:rStyle w:val="CODE"/>
        </w:rPr>
        <w:t>0</w:t>
      </w:r>
      <w:r w:rsidR="00183216">
        <w:rPr>
          <w:rStyle w:val="pl-s"/>
        </w:rPr>
        <w:t xml:space="preserve"> else</w:t>
      </w:r>
      <w:r w:rsidR="00183216" w:rsidRPr="0098259C">
        <w:rPr>
          <w:rStyle w:val="CODE"/>
        </w:rPr>
        <w:t xml:space="preserve"> </w:t>
      </w:r>
      <w:r w:rsidR="00660A7D" w:rsidRPr="0098259C">
        <w:rPr>
          <w:rStyle w:val="CODE"/>
        </w:rPr>
        <w:t>offset</w:t>
      </w:r>
      <w:r w:rsidR="00183216">
        <w:rPr>
          <w:rStyle w:val="CODE"/>
        </w:rPr>
        <w:t>)</w:t>
      </w:r>
    </w:p>
    <w:p w14:paraId="7DD25D94" w14:textId="5B25BE4B" w:rsidR="00183216" w:rsidRPr="0098259C" w:rsidRDefault="00183216" w:rsidP="00466CB8">
      <w:pPr>
        <w:pStyle w:val="Textkrper"/>
      </w:pPr>
      <w:r>
        <w:rPr>
          <w:rStyle w:val="blob-code-inner"/>
        </w:rPr>
        <w:t xml:space="preserve">where </w:t>
      </w:r>
      <w:r w:rsidRPr="00466CB8">
        <w:rPr>
          <w:rStyle w:val="CODE"/>
        </w:rPr>
        <w:t>factor</w:t>
      </w:r>
      <w:r>
        <w:rPr>
          <w:rStyle w:val="blob-code-inner"/>
        </w:rPr>
        <w:t xml:space="preserve"> and </w:t>
      </w:r>
      <w:r w:rsidRPr="00466CB8">
        <w:rPr>
          <w:rStyle w:val="CODE"/>
        </w:rPr>
        <w:t>offset</w:t>
      </w:r>
      <w:r>
        <w:rPr>
          <w:rStyle w:val="blob-code-inner"/>
        </w:rPr>
        <w:t xml:space="preserve"> are attributes of the </w:t>
      </w:r>
      <w:proofErr w:type="spellStart"/>
      <w:r w:rsidRPr="00466CB8">
        <w:rPr>
          <w:rStyle w:val="CODE"/>
        </w:rPr>
        <w:t>BaseUnit</w:t>
      </w:r>
      <w:proofErr w:type="spellEnd"/>
      <w:r>
        <w:rPr>
          <w:rStyle w:val="blob-code-inner"/>
        </w:rPr>
        <w:t xml:space="preserve">, and </w:t>
      </w:r>
      <w:proofErr w:type="spellStart"/>
      <w:r w:rsidRPr="00466CB8">
        <w:rPr>
          <w:rStyle w:val="CODE"/>
        </w:rPr>
        <w:t>relativeQuantity</w:t>
      </w:r>
      <w:proofErr w:type="spellEnd"/>
      <w:r>
        <w:rPr>
          <w:rStyle w:val="blob-code-inner"/>
        </w:rPr>
        <w:t xml:space="preserve"> an attribute of the </w:t>
      </w:r>
      <w:proofErr w:type="spellStart"/>
      <w:r w:rsidRPr="00466CB8">
        <w:rPr>
          <w:rStyle w:val="CODE"/>
        </w:rPr>
        <w:t>TypeDefinition</w:t>
      </w:r>
      <w:proofErr w:type="spellEnd"/>
      <w:r>
        <w:rPr>
          <w:rStyle w:val="blob-code-inner"/>
        </w:rPr>
        <w:t xml:space="preserve"> of a variable.</w:t>
      </w:r>
    </w:p>
    <w:p w14:paraId="312DED22" w14:textId="3A879FEB" w:rsidR="00660A7D" w:rsidRPr="0098259C" w:rsidRDefault="00660A7D" w:rsidP="009A753C">
      <w:pPr>
        <w:pStyle w:val="Textkrper"/>
        <w:rPr>
          <w:i/>
        </w:rPr>
      </w:pPr>
      <w:r w:rsidRPr="0098259C">
        <w:t>[</w:t>
      </w:r>
      <w:r w:rsidR="009F2AEB" w:rsidRPr="0098259C">
        <w:rPr>
          <w:i/>
        </w:rPr>
        <w:t>For example</w:t>
      </w:r>
      <w:r w:rsidR="007179ED">
        <w:rPr>
          <w:i/>
        </w:rPr>
        <w:t>,</w:t>
      </w:r>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r w:rsidR="007179ED">
        <w:rPr>
          <w:i/>
        </w:rPr>
        <w:t>,</w:t>
      </w:r>
      <w:r w:rsidR="00C11D49" w:rsidRPr="0098259C">
        <w:rPr>
          <w:i/>
        </w:rPr>
        <w:t xml:space="preserve"> and </w:t>
      </w:r>
      <w:proofErr w:type="spellStart"/>
      <w:r w:rsidR="00C11D49" w:rsidRPr="0098259C">
        <w:rPr>
          <w:i/>
        </w:rPr>
        <w:t>p</w:t>
      </w:r>
      <w:r w:rsidR="00C11D49" w:rsidRPr="0098259C">
        <w:rPr>
          <w:i/>
          <w:vertAlign w:val="subscript"/>
        </w:rPr>
        <w:t>Pa</w:t>
      </w:r>
      <w:proofErr w:type="spellEnd"/>
      <w:r w:rsidR="00C11D49" w:rsidRPr="0098259C">
        <w:rPr>
          <w:i/>
        </w:rPr>
        <w:t xml:space="preserve"> is the pressure value in </w:t>
      </w:r>
      <w:proofErr w:type="spellStart"/>
      <w:r w:rsidR="00497688" w:rsidRPr="0098259C">
        <w:rPr>
          <w:i/>
        </w:rPr>
        <w:t>BaseUnit</w:t>
      </w:r>
      <w:proofErr w:type="spellEnd"/>
      <w:r w:rsidR="00C11D49" w:rsidRPr="0098259C">
        <w:rPr>
          <w:i/>
        </w:rPr>
        <w:t xml:space="preserve">, </w:t>
      </w:r>
      <w:proofErr w:type="gramStart"/>
      <w:r w:rsidR="00C11D49" w:rsidRPr="0098259C">
        <w:rPr>
          <w:i/>
        </w:rPr>
        <w:t>then</w:t>
      </w:r>
      <w:proofErr w:type="gramEnd"/>
    </w:p>
    <w:p w14:paraId="49EF02E0" w14:textId="77777777" w:rsidR="00C11D49" w:rsidRPr="0098259C" w:rsidRDefault="00C11D49" w:rsidP="00C11D49">
      <w:pPr>
        <w:pStyle w:val="Textkrper"/>
        <w:jc w:val="center"/>
        <w:rPr>
          <w:i/>
          <w:vertAlign w:val="subscript"/>
        </w:rPr>
      </w:pPr>
      <w:proofErr w:type="spellStart"/>
      <w:r w:rsidRPr="0098259C">
        <w:rPr>
          <w:i/>
        </w:rPr>
        <w:t>p</w:t>
      </w:r>
      <w:r w:rsidRPr="0098259C">
        <w:rPr>
          <w:i/>
          <w:vertAlign w:val="subscript"/>
        </w:rPr>
        <w:t>Pa</w:t>
      </w:r>
      <w:proofErr w:type="spellEnd"/>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Textkrper"/>
      </w:pPr>
      <w:r w:rsidRPr="0098259C">
        <w:rPr>
          <w:i/>
        </w:rPr>
        <w:t>and therefore</w:t>
      </w:r>
      <w:r w:rsidR="007179ED">
        <w:rPr>
          <w:i/>
        </w:rPr>
        <w:t>,</w:t>
      </w:r>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54462969" w:rsidR="00885F90" w:rsidRPr="0098259C" w:rsidRDefault="00885F90" w:rsidP="00885F90">
      <w:pPr>
        <w:pStyle w:val="Textkrper"/>
        <w:spacing w:after="120"/>
      </w:pPr>
      <w:r w:rsidRPr="0098259C">
        <w:rPr>
          <w:i/>
        </w:rPr>
        <w:t>In the following table several unit examples are given (</w:t>
      </w:r>
      <w:r w:rsidR="00676020">
        <w:rPr>
          <w:i/>
        </w:rPr>
        <w:t>N</w:t>
      </w:r>
      <w:r w:rsidRPr="0098259C">
        <w:rPr>
          <w:i/>
        </w:rPr>
        <w:t>ote</w:t>
      </w:r>
      <w:r w:rsidR="007179ED">
        <w:rPr>
          <w:i/>
        </w:rPr>
        <w:t xml:space="preserve"> that</w:t>
      </w:r>
      <w:r w:rsidRPr="0098259C">
        <w:rPr>
          <w:i/>
        </w:rPr>
        <w:t xml:space="preserve"> if in column “</w:t>
      </w:r>
      <w:r w:rsidRPr="0098259C">
        <w:rPr>
          <w:rStyle w:val="CODE"/>
        </w:rPr>
        <w:t>exponents</w:t>
      </w:r>
      <w:r w:rsidRPr="0098259C">
        <w:rPr>
          <w:i/>
        </w:rPr>
        <w:t xml:space="preserve">” the </w:t>
      </w:r>
      <w:proofErr w:type="gramStart"/>
      <w:r w:rsidRPr="0098259C">
        <w:rPr>
          <w:i/>
        </w:rPr>
        <w:t>definition  “</w:t>
      </w:r>
      <w:proofErr w:type="gramEnd"/>
      <w:r w:rsidRPr="0098259C">
        <w:rPr>
          <w:i/>
        </w:rPr>
        <w:t>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proofErr w:type="spellStart"/>
      <w:r w:rsidRPr="0098259C">
        <w:rPr>
          <w:rStyle w:val="CODE"/>
        </w:rPr>
        <w:t>BaseUnit</w:t>
      </w:r>
      <w:proofErr w:type="spellEnd"/>
      <w:r w:rsidRPr="0098259C">
        <w:rPr>
          <w:i/>
        </w:rPr>
        <w:t xml:space="preserve"> are: “</w:t>
      </w:r>
      <w:r w:rsidRPr="0098259C">
        <w:rPr>
          <w:rStyle w:val="CODE"/>
        </w:rPr>
        <w:t>kg=1, m=2, s=-2</w:t>
      </w:r>
      <w:r w:rsidRPr="0098259C">
        <w:rPr>
          <w:i/>
        </w:rPr>
        <w:t>”</w:t>
      </w:r>
      <w:r w:rsidR="00676020">
        <w:rPr>
          <w:i/>
        </w:rPr>
        <w:t>.</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proofErr w:type="spellStart"/>
            <w:r w:rsidRPr="0098259C">
              <w:rPr>
                <w:rStyle w:val="CODE"/>
                <w:b/>
              </w:rPr>
              <w:t>Unit.BaseUnit</w:t>
            </w:r>
            <w:proofErr w:type="spellEnd"/>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rPr>
              <w:t>N.m</w:t>
            </w:r>
            <w:proofErr w:type="spellEnd"/>
            <w:r w:rsidRPr="0098259C">
              <w:rPr>
                <w:rStyle w:val="CODE"/>
              </w:rPr>
              <w:t>"</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8pt;height:19.2pt" o:ole="">
                  <v:imagedata r:id="rId53" o:title=""/>
                </v:shape>
                <o:OLEObject Type="Embed" ProgID="Equation.DSMT4" ShapeID="_x0000_i1032" DrawAspect="Content" ObjectID="_1791657454" r:id="rId54"/>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8pt;height:19.2pt" o:ole="">
                  <v:imagedata r:id="rId53" o:title=""/>
                </v:shape>
                <o:OLEObject Type="Embed" ProgID="Equation.DSMT4" ShapeID="_x0000_i1033" DrawAspect="Content" ObjectID="_1791657455" r:id="rId55"/>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8.8pt;height:28.8pt" o:ole="">
                  <v:imagedata r:id="rId56" o:title=""/>
                </v:shape>
                <o:OLEObject Type="Embed" ProgID="Equation.DSMT4" ShapeID="_x0000_i1034" DrawAspect="Content" ObjectID="_1791657456" r:id="rId57"/>
              </w:object>
            </w:r>
          </w:p>
        </w:tc>
        <w:tc>
          <w:tcPr>
            <w:tcW w:w="2337" w:type="dxa"/>
            <w:shd w:val="clear" w:color="auto" w:fill="auto"/>
            <w:vAlign w:val="center"/>
          </w:tcPr>
          <w:p w14:paraId="0F927B90"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vertAlign w:val="superscript"/>
              </w:rPr>
              <w:t>o</w:t>
            </w:r>
            <w:r w:rsidRPr="0098259C">
              <w:rPr>
                <w:rStyle w:val="CODE"/>
              </w:rPr>
              <w:t>F</w:t>
            </w:r>
            <w:proofErr w:type="spellEnd"/>
            <w:r w:rsidRPr="0098259C">
              <w:rPr>
                <w:rStyle w:val="CODE"/>
              </w:rPr>
              <w:t>"</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22AF71FF" w:rsidR="001628AD" w:rsidRPr="0098259C" w:rsidRDefault="001628AD" w:rsidP="007148FE">
      <w:pPr>
        <w:pStyle w:val="Textkrper"/>
        <w:spacing w:after="120"/>
        <w:rPr>
          <w:i/>
        </w:rPr>
      </w:pPr>
      <w:r w:rsidRPr="0098259C">
        <w:rPr>
          <w:i/>
        </w:rPr>
        <w:t>Note</w:t>
      </w:r>
      <w:r w:rsidR="00C534F8">
        <w:rPr>
          <w:i/>
        </w:rPr>
        <w:t xml:space="preserve"> that</w:t>
      </w:r>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proofErr w:type="spellStart"/>
      <w:r w:rsidRPr="0098259C">
        <w:rPr>
          <w:rStyle w:val="CODE"/>
          <w:i/>
        </w:rPr>
        <w:t>DisplayUnit</w:t>
      </w:r>
      <w:proofErr w:type="spellEnd"/>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Textkrper"/>
        <w:spacing w:before="240" w:after="120"/>
        <w:rPr>
          <w:i/>
        </w:rPr>
      </w:pPr>
      <w:r w:rsidRPr="0098259C">
        <w:rPr>
          <w:i/>
        </w:rPr>
        <w:t xml:space="preserve">The </w:t>
      </w:r>
      <w:proofErr w:type="spellStart"/>
      <w:r w:rsidRPr="0098259C">
        <w:rPr>
          <w:rStyle w:val="CODE"/>
          <w:i/>
        </w:rPr>
        <w:t>BaseUnit</w:t>
      </w:r>
      <w:proofErr w:type="spellEnd"/>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Textkrper"/>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Textkrper"/>
        <w:spacing w:after="120"/>
        <w:rPr>
          <w:i/>
        </w:rPr>
      </w:pPr>
      <w:r w:rsidRPr="0098259C">
        <w:rPr>
          <w:i/>
        </w:rPr>
        <w:t xml:space="preserve">When two signals v1 and v2 are </w:t>
      </w:r>
      <w:proofErr w:type="gramStart"/>
      <w:r w:rsidRPr="0098259C">
        <w:rPr>
          <w:i/>
        </w:rPr>
        <w:t>connected together</w:t>
      </w:r>
      <w:proofErr w:type="gramEnd"/>
      <w:r w:rsidRPr="0098259C">
        <w:rPr>
          <w:i/>
        </w:rPr>
        <w:t xml:space="preserve">, and on at least one of the signals no </w:t>
      </w:r>
      <w:proofErr w:type="spellStart"/>
      <w:r w:rsidR="000C2CB0" w:rsidRPr="0098259C">
        <w:rPr>
          <w:rStyle w:val="CODE"/>
          <w:i/>
        </w:rPr>
        <w:t>BaseUnit</w:t>
      </w:r>
      <w:proofErr w:type="spellEnd"/>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1E75AE52" w:rsidR="00FA00CB" w:rsidRPr="0098259C" w:rsidRDefault="00FA00CB" w:rsidP="00C12648">
      <w:pPr>
        <w:pStyle w:val="Textkrper"/>
        <w:spacing w:after="120"/>
        <w:rPr>
          <w:i/>
        </w:rPr>
      </w:pPr>
      <w:r w:rsidRPr="0098259C">
        <w:rPr>
          <w:i/>
        </w:rPr>
        <w:t xml:space="preserve">When two signals v1 and v2 are </w:t>
      </w:r>
      <w:proofErr w:type="gramStart"/>
      <w:r w:rsidRPr="0098259C">
        <w:rPr>
          <w:i/>
        </w:rPr>
        <w:t>connected together</w:t>
      </w:r>
      <w:proofErr w:type="gramEnd"/>
      <w:r w:rsidRPr="0098259C">
        <w:rPr>
          <w:i/>
        </w:rPr>
        <w:t xml:space="preserve">, and </w:t>
      </w:r>
      <w:r w:rsidR="0025394C" w:rsidRPr="0098259C">
        <w:rPr>
          <w:i/>
        </w:rPr>
        <w:t>for</w:t>
      </w:r>
      <w:r w:rsidR="000C2CB0" w:rsidRPr="0098259C">
        <w:rPr>
          <w:i/>
        </w:rPr>
        <w:t xml:space="preserve"> both of them </w:t>
      </w:r>
      <w:proofErr w:type="spellStart"/>
      <w:r w:rsidR="000C2CB0" w:rsidRPr="0098259C">
        <w:rPr>
          <w:rStyle w:val="CODE"/>
          <w:i/>
        </w:rPr>
        <w:t>BaseUnit</w:t>
      </w:r>
      <w:proofErr w:type="spellEnd"/>
      <w:r w:rsidR="000C2CB0" w:rsidRPr="0098259C">
        <w:rPr>
          <w:i/>
        </w:rPr>
        <w:t xml:space="preserve"> elements</w:t>
      </w:r>
      <w:r w:rsidRPr="0098259C">
        <w:rPr>
          <w:i/>
        </w:rPr>
        <w:t xml:space="preserve"> are defined, then they must have identical exponents of their </w:t>
      </w:r>
      <w:proofErr w:type="spellStart"/>
      <w:r w:rsidR="000C2CB0" w:rsidRPr="0098259C">
        <w:rPr>
          <w:rStyle w:val="CODE"/>
          <w:i/>
        </w:rPr>
        <w:t>BaseUnit</w:t>
      </w:r>
      <w:proofErr w:type="spellEnd"/>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r w:rsidR="00C534F8">
        <w:rPr>
          <w:i/>
        </w:rPr>
        <w:t>;</w:t>
      </w:r>
      <w:r w:rsidRPr="0098259C">
        <w:rPr>
          <w:i/>
        </w:rPr>
        <w:t xml:space="preserve"> </w:t>
      </w:r>
      <w:r w:rsidR="00D73B94" w:rsidRPr="0098259C">
        <w:rPr>
          <w:i/>
        </w:rPr>
        <w:t>in other words</w:t>
      </w:r>
      <w:r w:rsidR="00C534F8">
        <w:rPr>
          <w:i/>
        </w:rPr>
        <w:t>,</w:t>
      </w:r>
      <w:r w:rsidRPr="0098259C">
        <w:rPr>
          <w:i/>
        </w:rPr>
        <w:t xml:space="preserve"> use the connection equation</w:t>
      </w:r>
      <w:r w:rsidR="009B2B74" w:rsidRPr="0098259C">
        <w:rPr>
          <w:i/>
        </w:rPr>
        <w:t xml:space="preserve"> (in this case the </w:t>
      </w:r>
      <w:proofErr w:type="spellStart"/>
      <w:r w:rsidR="009B2B74" w:rsidRPr="0098259C">
        <w:rPr>
          <w:rStyle w:val="CODE"/>
        </w:rPr>
        <w:t>relativeQuantity</w:t>
      </w:r>
      <w:proofErr w:type="spellEnd"/>
      <w:r w:rsidR="009B2B74" w:rsidRPr="0098259C">
        <w:rPr>
          <w:i/>
        </w:rPr>
        <w:t xml:space="preserve"> of the </w:t>
      </w:r>
      <w:proofErr w:type="spellStart"/>
      <w:r w:rsidR="009B2B74" w:rsidRPr="0098259C">
        <w:rPr>
          <w:rStyle w:val="CODE"/>
        </w:rPr>
        <w:t>TypeDefinition</w:t>
      </w:r>
      <w:proofErr w:type="spellEnd"/>
      <w:r w:rsidR="009B2B74" w:rsidRPr="0098259C">
        <w:rPr>
          <w:i/>
        </w:rPr>
        <w:t xml:space="preserve">, see below, </w:t>
      </w:r>
      <w:proofErr w:type="gramStart"/>
      <w:r w:rsidR="009B2B74" w:rsidRPr="0098259C">
        <w:rPr>
          <w:i/>
        </w:rPr>
        <w:t>has to</w:t>
      </w:r>
      <w:proofErr w:type="gramEnd"/>
      <w:r w:rsidR="009B2B74" w:rsidRPr="0098259C">
        <w:rPr>
          <w:i/>
        </w:rPr>
        <w:t xml:space="preserve"> be taken into account in order to determine whether </w:t>
      </w:r>
      <w:r w:rsidR="009B2B74" w:rsidRPr="0098259C">
        <w:rPr>
          <w:rStyle w:val="CODE"/>
        </w:rPr>
        <w:t>offset</w:t>
      </w:r>
      <w:r w:rsidR="009B2B74" w:rsidRPr="0098259C">
        <w:rPr>
          <w:i/>
        </w:rPr>
        <w:t xml:space="preserve"> shall or shall not be utilized)</w:t>
      </w:r>
      <w:r w:rsidRPr="0098259C">
        <w:rPr>
          <w:i/>
        </w:rPr>
        <w:t>:</w:t>
      </w:r>
    </w:p>
    <w:p w14:paraId="79252B10" w14:textId="1DA19B95" w:rsidR="00FA00CB" w:rsidRPr="0098259C" w:rsidRDefault="00A3686F" w:rsidP="00C12648">
      <w:pPr>
        <w:pStyle w:val="Textkrper"/>
        <w:spacing w:after="120"/>
        <w:ind w:left="873"/>
        <w:rPr>
          <w:rStyle w:val="CODE"/>
          <w:i/>
        </w:rPr>
      </w:pPr>
      <w:r w:rsidRPr="0098259C">
        <w:rPr>
          <w:rStyle w:val="CODE"/>
          <w:i/>
        </w:rPr>
        <w:t>factor(v</w:t>
      </w:r>
      <w:proofErr w:type="gramStart"/>
      <w:r w:rsidRPr="0098259C">
        <w:rPr>
          <w:rStyle w:val="CODE"/>
          <w:i/>
        </w:rPr>
        <w:t>1)*</w:t>
      </w:r>
      <w:proofErr w:type="gramEnd"/>
      <w:r w:rsidRPr="0098259C">
        <w:rPr>
          <w:rStyle w:val="CODE"/>
          <w:i/>
        </w:rPr>
        <w:t xml:space="preserve">v1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(v1) then 0 else offset(v1))</w:t>
      </w:r>
      <w:r w:rsidRPr="0098259C">
        <w:rPr>
          <w:rStyle w:val="CODE"/>
          <w:i/>
        </w:rPr>
        <w:t xml:space="preserve"> = factor(v2)*v2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(v2) then 0 else offset(v2))</w:t>
      </w:r>
    </w:p>
    <w:p w14:paraId="3D465E56" w14:textId="504D68F5" w:rsidR="00E10CDC" w:rsidRPr="00E10CDC" w:rsidRDefault="00E10CDC" w:rsidP="00C12648">
      <w:pPr>
        <w:pStyle w:val="Textkrper"/>
        <w:rPr>
          <w:i/>
        </w:rPr>
      </w:pPr>
      <w:r>
        <w:rPr>
          <w:i/>
        </w:rPr>
        <w:t xml:space="preserve">where </w:t>
      </w:r>
      <w:proofErr w:type="spellStart"/>
      <w:r w:rsidR="00183216">
        <w:rPr>
          <w:rStyle w:val="CODE"/>
          <w:i/>
        </w:rPr>
        <w:t>relativeQuantity</w:t>
      </w:r>
      <w:proofErr w:type="spellEnd"/>
      <w:r w:rsidR="00183216">
        <w:rPr>
          <w:rStyle w:val="CODE"/>
          <w:i/>
        </w:rPr>
        <w:t>(v1) =</w:t>
      </w:r>
      <w:r w:rsidRPr="00466CB8">
        <w:rPr>
          <w:rStyle w:val="CODE"/>
          <w:i/>
        </w:rPr>
        <w:t xml:space="preserve"> </w:t>
      </w:r>
      <w:proofErr w:type="spellStart"/>
      <w:r w:rsidRPr="00466CB8">
        <w:rPr>
          <w:rStyle w:val="CODE"/>
          <w:i/>
        </w:rPr>
        <w:t>relativeQuantity</w:t>
      </w:r>
      <w:proofErr w:type="spellEnd"/>
      <w:r w:rsidRPr="00466CB8">
        <w:rPr>
          <w:rStyle w:val="CODE"/>
          <w:i/>
        </w:rPr>
        <w:t>(v2</w:t>
      </w:r>
      <w:r w:rsidRPr="00466CB8">
        <w:t>)</w:t>
      </w:r>
      <w:r>
        <w:t xml:space="preserve"> </w:t>
      </w:r>
      <w:r w:rsidRPr="00466CB8">
        <w:t>is required.</w:t>
      </w:r>
    </w:p>
    <w:p w14:paraId="21F20026" w14:textId="25672BEA" w:rsidR="00291708" w:rsidRPr="0098259C" w:rsidRDefault="00291708" w:rsidP="00C12648">
      <w:pPr>
        <w:pStyle w:val="Textkrper"/>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r w:rsidR="00E8015B">
        <w:rPr>
          <w:i/>
        </w:rPr>
        <w:t>,</w:t>
      </w:r>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r w:rsidR="00E8015B">
        <w:rPr>
          <w:i/>
        </w:rPr>
        <w:t xml:space="preserve"> that</w:t>
      </w:r>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proofErr w:type="spellStart"/>
      <w:r w:rsidR="00F141F9" w:rsidRPr="0098259C">
        <w:rPr>
          <w:rStyle w:val="CODE"/>
        </w:rPr>
        <w:t>BaseUnit</w:t>
      </w:r>
      <w:proofErr w:type="spellEnd"/>
      <w:r w:rsidR="00F141F9" w:rsidRPr="0098259C">
        <w:rPr>
          <w:i/>
        </w:rPr>
        <w:t>, such as</w:t>
      </w:r>
      <w:r w:rsidR="00824E82" w:rsidRPr="0098259C">
        <w:rPr>
          <w:i/>
        </w:rPr>
        <w:t xml:space="preserve"> quantities</w:t>
      </w:r>
      <w:r w:rsidR="00F141F9" w:rsidRPr="0098259C">
        <w:rPr>
          <w:i/>
        </w:rPr>
        <w:t xml:space="preserve"> “Energy” and “Torque”, or “</w:t>
      </w:r>
      <w:proofErr w:type="spellStart"/>
      <w:r w:rsidR="00F141F9" w:rsidRPr="0098259C">
        <w:rPr>
          <w:i/>
        </w:rPr>
        <w:t>AngularVelocity</w:t>
      </w:r>
      <w:proofErr w:type="spellEnd"/>
      <w:r w:rsidR="00F141F9" w:rsidRPr="0098259C">
        <w:rPr>
          <w:i/>
        </w:rPr>
        <w:t>” and “Frequency”.</w:t>
      </w:r>
      <w:r w:rsidR="00C12648" w:rsidRPr="0098259C">
        <w:rPr>
          <w:i/>
        </w:rPr>
        <w:t xml:space="preserve"> To handle such cases</w:t>
      </w:r>
      <w:r w:rsidR="00E8015B">
        <w:rPr>
          <w:i/>
        </w:rPr>
        <w:t>,</w:t>
      </w:r>
      <w:r w:rsidR="00C12648" w:rsidRPr="0098259C">
        <w:rPr>
          <w:i/>
        </w:rPr>
        <w:t xml:space="preserve"> quantity definitions </w:t>
      </w:r>
      <w:proofErr w:type="gramStart"/>
      <w:r w:rsidR="00C12648" w:rsidRPr="0098259C">
        <w:rPr>
          <w:i/>
        </w:rPr>
        <w:t>have to</w:t>
      </w:r>
      <w:proofErr w:type="gramEnd"/>
      <w:r w:rsidR="00C12648" w:rsidRPr="0098259C">
        <w:rPr>
          <w:i/>
        </w:rPr>
        <w:t xml:space="preserve"> be taken into account (see </w:t>
      </w:r>
      <w:proofErr w:type="spellStart"/>
      <w:r w:rsidR="00C12648" w:rsidRPr="0098259C">
        <w:rPr>
          <w:i/>
        </w:rPr>
        <w:t>TypeDefinitions</w:t>
      </w:r>
      <w:proofErr w:type="spellEnd"/>
      <w:r w:rsidR="00C12648" w:rsidRPr="0098259C">
        <w:rPr>
          <w:i/>
        </w:rPr>
        <w:t>) and quantity names need to be standardized.</w:t>
      </w:r>
    </w:p>
    <w:p w14:paraId="5BFC64AE" w14:textId="466F2B0E" w:rsidR="000C2CB0" w:rsidRPr="0098259C" w:rsidRDefault="00A3686F" w:rsidP="00C12648">
      <w:pPr>
        <w:pStyle w:val="Textkrper"/>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r w:rsidR="00E8015B">
        <w:rPr>
          <w:i/>
        </w:rPr>
        <w:t>,</w:t>
      </w:r>
      <w:r w:rsidR="000061EF" w:rsidRPr="0098259C">
        <w:rPr>
          <w:i/>
        </w:rPr>
        <w:t xml:space="preserve"> </w:t>
      </w:r>
      <w:r w:rsidR="000C2CB0" w:rsidRPr="0098259C">
        <w:rPr>
          <w:i/>
        </w:rPr>
        <w:t>in FMI 1.0, a unit could be defined as “</w:t>
      </w:r>
      <w:proofErr w:type="spellStart"/>
      <w:r w:rsidR="000C2CB0" w:rsidRPr="0098259C">
        <w:rPr>
          <w:i/>
        </w:rPr>
        <w:t>N.m</w:t>
      </w:r>
      <w:proofErr w:type="spellEnd"/>
      <w:r w:rsidR="000C2CB0" w:rsidRPr="0098259C">
        <w:rPr>
          <w:i/>
        </w:rPr>
        <w:t xml:space="preserve">” in </w:t>
      </w:r>
      <w:r w:rsidR="00291708" w:rsidRPr="0098259C">
        <w:rPr>
          <w:i/>
        </w:rPr>
        <w:t xml:space="preserve">one FMU and as “N*m” </w:t>
      </w:r>
      <w:r w:rsidR="000C2CB0" w:rsidRPr="0098259C">
        <w:rPr>
          <w:i/>
        </w:rPr>
        <w:t>in another FMU</w:t>
      </w:r>
      <w:r w:rsidR="00E8015B">
        <w:rPr>
          <w:i/>
        </w:rPr>
        <w:t>,</w:t>
      </w:r>
      <w:r w:rsidR="000C2CB0" w:rsidRPr="0098259C">
        <w:rPr>
          <w:i/>
        </w:rPr>
        <w:t xml:space="preserve"> and a tool would have to reject a connection, since the units are not identical</w:t>
      </w:r>
      <w:r w:rsidR="00E8015B">
        <w:rPr>
          <w:i/>
        </w:rPr>
        <w:t>.</w:t>
      </w:r>
      <w:r w:rsidR="00C12648" w:rsidRPr="0098259C">
        <w:rPr>
          <w:i/>
        </w:rPr>
        <w:t xml:space="preserve"> In FMI 2.0</w:t>
      </w:r>
      <w:r w:rsidR="00E8015B">
        <w:rPr>
          <w:i/>
        </w:rPr>
        <w:t>,</w:t>
      </w:r>
      <w:r w:rsidR="00C12648" w:rsidRPr="0098259C">
        <w:rPr>
          <w:i/>
        </w:rPr>
        <w:t xml:space="preserve"> the connection would be accepted, provided both elements have the same </w:t>
      </w:r>
      <w:proofErr w:type="spellStart"/>
      <w:r w:rsidR="00C12648" w:rsidRPr="0098259C">
        <w:rPr>
          <w:i/>
        </w:rPr>
        <w:t>BaseUnit</w:t>
      </w:r>
      <w:proofErr w:type="spellEnd"/>
      <w:r w:rsidR="00C12648" w:rsidRPr="0098259C">
        <w:rPr>
          <w:i/>
        </w:rPr>
        <w:t xml:space="preserve"> definition</w:t>
      </w:r>
      <w:r w:rsidR="000C2CB0" w:rsidRPr="0098259C">
        <w:rPr>
          <w:i/>
        </w:rPr>
        <w:t xml:space="preserve">). </w:t>
      </w:r>
    </w:p>
    <w:p w14:paraId="7CAF4DDC" w14:textId="77777777" w:rsidR="00FA00CB" w:rsidRPr="0098259C" w:rsidRDefault="00FA00CB" w:rsidP="00C12648">
      <w:pPr>
        <w:pStyle w:val="Textkrper"/>
        <w:spacing w:before="240" w:after="120"/>
        <w:rPr>
          <w:b/>
          <w:i/>
        </w:rPr>
      </w:pPr>
      <w:r w:rsidRPr="0098259C">
        <w:rPr>
          <w:b/>
          <w:i/>
        </w:rPr>
        <w:t>Dimensional analysis of equations:</w:t>
      </w:r>
    </w:p>
    <w:p w14:paraId="6C4AEB47" w14:textId="77777777" w:rsidR="00F141F9" w:rsidRPr="0098259C" w:rsidRDefault="00FA00CB" w:rsidP="00C12648">
      <w:pPr>
        <w:pStyle w:val="Textkrper"/>
        <w:spacing w:after="120"/>
        <w:rPr>
          <w:i/>
        </w:rPr>
      </w:pPr>
      <w:proofErr w:type="gramStart"/>
      <w:r w:rsidRPr="0098259C">
        <w:rPr>
          <w:i/>
        </w:rPr>
        <w:t>In order to</w:t>
      </w:r>
      <w:proofErr w:type="gramEnd"/>
      <w:r w:rsidRPr="0098259C">
        <w:rPr>
          <w:i/>
        </w:rPr>
        <w:t xml:space="preserve"> check the validity of equations in a modeling language, the defined units can be used for dimensional analysis, by using the </w:t>
      </w:r>
      <w:proofErr w:type="spellStart"/>
      <w:r w:rsidR="00F141F9" w:rsidRPr="0098259C">
        <w:rPr>
          <w:rStyle w:val="CODE"/>
          <w:i/>
        </w:rPr>
        <w:t>BaseUnit</w:t>
      </w:r>
      <w:proofErr w:type="spellEnd"/>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proofErr w:type="spellStart"/>
      <w:r w:rsidR="00F141F9" w:rsidRPr="0098259C">
        <w:rPr>
          <w:rStyle w:val="CODE"/>
          <w:i/>
        </w:rPr>
        <w:t>BaseUnit</w:t>
      </w:r>
      <w:proofErr w:type="spellEnd"/>
      <w:r w:rsidR="00F141F9" w:rsidRPr="0098259C">
        <w:rPr>
          <w:i/>
        </w:rPr>
        <w:t xml:space="preserve"> “rad” </w:t>
      </w:r>
      <w:proofErr w:type="gramStart"/>
      <w:r w:rsidR="00F141F9" w:rsidRPr="0098259C">
        <w:rPr>
          <w:i/>
        </w:rPr>
        <w:t>has to</w:t>
      </w:r>
      <w:proofErr w:type="gramEnd"/>
      <w:r w:rsidR="00F141F9" w:rsidRPr="0098259C">
        <w:rPr>
          <w:i/>
        </w:rPr>
        <w:t xml:space="preserve"> be treated as “1”. </w:t>
      </w:r>
      <w:r w:rsidRPr="0098259C">
        <w:rPr>
          <w:i/>
        </w:rPr>
        <w:t xml:space="preserve">Example: </w:t>
      </w:r>
    </w:p>
    <w:p w14:paraId="1130F476" w14:textId="77777777" w:rsidR="00F141F9" w:rsidRPr="0098259C" w:rsidRDefault="00FA00CB" w:rsidP="00C12648">
      <w:pPr>
        <w:pStyle w:val="Textkrper"/>
        <w:ind w:left="873"/>
        <w:rPr>
          <w:i/>
        </w:rPr>
      </w:pPr>
      <w:r w:rsidRPr="0098259C">
        <w:rPr>
          <w:i/>
        </w:rPr>
        <w:t>J*</w:t>
      </w:r>
      <w:r w:rsidRPr="0098259C">
        <w:rPr>
          <w:rFonts w:cs="Arial"/>
          <w:i/>
        </w:rPr>
        <w:t>α</w:t>
      </w:r>
      <w:r w:rsidRPr="0098259C">
        <w:rPr>
          <w:i/>
        </w:rPr>
        <w:t xml:space="preserve"> = </w:t>
      </w:r>
      <w:proofErr w:type="gramStart"/>
      <w:r w:rsidRPr="0098259C">
        <w:rPr>
          <w:rFonts w:ascii="Times New Roman" w:hAnsi="Times New Roman"/>
          <w:i/>
        </w:rPr>
        <w:t>τ</w:t>
      </w:r>
      <w:r w:rsidRPr="0098259C">
        <w:rPr>
          <w:i/>
        </w:rPr>
        <w:t xml:space="preserve">  </w:t>
      </w:r>
      <w:r w:rsidRPr="0098259C">
        <w:rPr>
          <w:rFonts w:cs="Arial"/>
          <w:i/>
        </w:rPr>
        <w:t>→</w:t>
      </w:r>
      <w:proofErr w:type="gramEnd"/>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Textkrper"/>
        <w:spacing w:before="0" w:after="120"/>
        <w:ind w:left="873"/>
        <w:rPr>
          <w:i/>
        </w:rPr>
      </w:pPr>
      <w:r w:rsidRPr="0098259C">
        <w:rPr>
          <w:i/>
        </w:rPr>
        <w:t>J*</w:t>
      </w:r>
      <w:r w:rsidRPr="0098259C">
        <w:rPr>
          <w:rFonts w:cs="Arial"/>
          <w:i/>
        </w:rPr>
        <w:t>α</w:t>
      </w:r>
      <w:r w:rsidRPr="0098259C">
        <w:rPr>
          <w:i/>
        </w:rPr>
        <w:t xml:space="preserve"> = </w:t>
      </w:r>
      <w:proofErr w:type="gramStart"/>
      <w:r w:rsidRPr="0098259C">
        <w:rPr>
          <w:rFonts w:ascii="Times New Roman" w:hAnsi="Times New Roman"/>
          <w:i/>
        </w:rPr>
        <w:t>f</w:t>
      </w:r>
      <w:r w:rsidRPr="0098259C">
        <w:rPr>
          <w:i/>
        </w:rPr>
        <w:t xml:space="preserve">  </w:t>
      </w:r>
      <w:r w:rsidRPr="0098259C">
        <w:rPr>
          <w:rFonts w:cs="Arial"/>
          <w:i/>
        </w:rPr>
        <w:t>→</w:t>
      </w:r>
      <w:proofErr w:type="gramEnd"/>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w:t>
      </w:r>
      <w:proofErr w:type="spellStart"/>
      <w:r w:rsidRPr="0098259C">
        <w:rPr>
          <w:i/>
        </w:rPr>
        <w:t>kg.m</w:t>
      </w:r>
      <w:proofErr w:type="spellEnd"/>
      <w:r w:rsidRPr="0098259C">
        <w:rPr>
          <w:i/>
        </w:rPr>
        <w:t>/s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Textkrper"/>
        <w:spacing w:before="240" w:after="120"/>
        <w:rPr>
          <w:b/>
          <w:i/>
        </w:rPr>
      </w:pPr>
      <w:r w:rsidRPr="0098259C">
        <w:rPr>
          <w:b/>
          <w:i/>
        </w:rPr>
        <w:t>Unit propagation:</w:t>
      </w:r>
    </w:p>
    <w:p w14:paraId="51182522" w14:textId="77777777" w:rsidR="00C10203" w:rsidRPr="0098259C" w:rsidRDefault="00C2416A" w:rsidP="00C12648">
      <w:pPr>
        <w:pStyle w:val="Textkrper"/>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proofErr w:type="spellStart"/>
      <w:r w:rsidR="00C10203" w:rsidRPr="0098259C">
        <w:rPr>
          <w:rStyle w:val="CODE"/>
          <w:i/>
        </w:rPr>
        <w:t>BaseUnit</w:t>
      </w:r>
      <w:proofErr w:type="spellEnd"/>
      <w:r w:rsidR="00C10203" w:rsidRPr="0098259C">
        <w:rPr>
          <w:i/>
        </w:rPr>
        <w:t>, then unit propagation is not possible. Examples:</w:t>
      </w:r>
    </w:p>
    <w:p w14:paraId="26557480" w14:textId="430B3D5F" w:rsidR="0080499A" w:rsidRPr="0098259C" w:rsidRDefault="00C10203" w:rsidP="006E60E6">
      <w:pPr>
        <w:pStyle w:val="Textkrper"/>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proofErr w:type="spellStart"/>
      <w:r w:rsidR="000107CB" w:rsidRPr="0098259C">
        <w:rPr>
          <w:rStyle w:val="CODE"/>
          <w:i/>
        </w:rPr>
        <w:t>BaseUnit</w:t>
      </w:r>
      <w:proofErr w:type="spellEnd"/>
      <w:r w:rsidR="000107CB" w:rsidRPr="0098259C">
        <w:t xml:space="preserve">, </w:t>
      </w:r>
      <w:proofErr w:type="spellStart"/>
      <w:r w:rsidRPr="0098259C">
        <w:rPr>
          <w:rStyle w:val="CODE"/>
          <w:i/>
        </w:rPr>
        <w:t>DisplayUnit</w:t>
      </w:r>
      <w:proofErr w:type="spellEnd"/>
      <w:r w:rsidRPr="0098259C">
        <w:rPr>
          <w:i/>
        </w:rPr>
        <w:t>) is also used for a and b.</w:t>
      </w:r>
      <w:r w:rsidR="0080499A" w:rsidRPr="0098259C">
        <w:rPr>
          <w:i/>
        </w:rPr>
        <w:t xml:space="preserve"> </w:t>
      </w:r>
      <w:r w:rsidR="009F2AEB" w:rsidRPr="0098259C">
        <w:rPr>
          <w:i/>
        </w:rPr>
        <w:t>For example</w:t>
      </w:r>
      <w:r w:rsidR="00654517">
        <w:rPr>
          <w:i/>
        </w:rPr>
        <w:t>,</w:t>
      </w:r>
      <w:r w:rsidR="0080499A" w:rsidRPr="0098259C">
        <w:rPr>
          <w:i/>
        </w:rPr>
        <w:t xml:space="preserve"> if </w:t>
      </w:r>
      <w:proofErr w:type="spellStart"/>
      <w:r w:rsidR="0080499A" w:rsidRPr="0098259C">
        <w:rPr>
          <w:i/>
        </w:rPr>
        <w:t>BaseUnit</w:t>
      </w:r>
      <w:proofErr w:type="spellEnd"/>
      <w:r w:rsidR="0080499A" w:rsidRPr="0098259C">
        <w:rPr>
          <w:i/>
        </w:rPr>
        <w:t xml:space="preserve">(c) = “rad/s”, then </w:t>
      </w:r>
      <w:proofErr w:type="spellStart"/>
      <w:r w:rsidR="0080499A" w:rsidRPr="0098259C">
        <w:rPr>
          <w:i/>
        </w:rPr>
        <w:t>BaseUnit</w:t>
      </w:r>
      <w:proofErr w:type="spellEnd"/>
      <w:r w:rsidR="0080499A" w:rsidRPr="0098259C">
        <w:rPr>
          <w:i/>
        </w:rPr>
        <w:t xml:space="preserve">(a) = </w:t>
      </w:r>
      <w:proofErr w:type="spellStart"/>
      <w:r w:rsidR="0080499A" w:rsidRPr="0098259C">
        <w:rPr>
          <w:i/>
        </w:rPr>
        <w:t>BaseUnit</w:t>
      </w:r>
      <w:proofErr w:type="spellEnd"/>
      <w:r w:rsidR="0080499A" w:rsidRPr="0098259C">
        <w:rPr>
          <w:i/>
        </w:rPr>
        <w:t>(b) = “rad/s”.</w:t>
      </w:r>
    </w:p>
    <w:p w14:paraId="37632299" w14:textId="77777777" w:rsidR="000535C7" w:rsidRPr="0098259C" w:rsidRDefault="00C10203" w:rsidP="006E60E6">
      <w:pPr>
        <w:pStyle w:val="Textkrper"/>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w:t>
      </w:r>
      <w:proofErr w:type="spellStart"/>
      <w:r w:rsidRPr="0098259C">
        <w:rPr>
          <w:i/>
        </w:rPr>
        <w:t>BaseUnit</w:t>
      </w:r>
      <w:proofErr w:type="spellEnd"/>
      <w:r w:rsidRPr="0098259C">
        <w:rPr>
          <w:i/>
        </w:rPr>
        <w:t xml:space="preserve">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xml:space="preserve">, then the </w:t>
      </w:r>
      <w:proofErr w:type="spellStart"/>
      <w:r w:rsidR="006F0CBD" w:rsidRPr="0098259C">
        <w:rPr>
          <w:i/>
        </w:rPr>
        <w:t>BaseUnit</w:t>
      </w:r>
      <w:proofErr w:type="spellEnd"/>
      <w:r w:rsidR="006F0CBD" w:rsidRPr="0098259C">
        <w:rPr>
          <w:i/>
        </w:rPr>
        <w:t xml:space="preserve">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proofErr w:type="spellStart"/>
      <w:r w:rsidR="004712E2" w:rsidRPr="0098259C">
        <w:rPr>
          <w:i/>
        </w:rPr>
        <w:t>BaseUnit</w:t>
      </w:r>
      <w:proofErr w:type="spellEnd"/>
      <w:r w:rsidR="004712E2" w:rsidRPr="0098259C">
        <w:rPr>
          <w:i/>
        </w:rPr>
        <w:t>(a</w:t>
      </w:r>
      <w:r w:rsidR="0080499A" w:rsidRPr="0098259C">
        <w:rPr>
          <w:i/>
        </w:rPr>
        <w:t>)=”</w:t>
      </w:r>
      <w:proofErr w:type="spellStart"/>
      <w:r w:rsidR="0080499A" w:rsidRPr="0098259C">
        <w:rPr>
          <w:i/>
        </w:rPr>
        <w:t>kg</w:t>
      </w:r>
      <w:r w:rsidR="004712E2" w:rsidRPr="0098259C">
        <w:rPr>
          <w:i/>
        </w:rPr>
        <w:t>.m</w:t>
      </w:r>
      <w:proofErr w:type="spellEnd"/>
      <w:r w:rsidR="004712E2" w:rsidRPr="0098259C">
        <w:rPr>
          <w:i/>
        </w:rPr>
        <w:t>/s</w:t>
      </w:r>
      <w:r w:rsidR="004712E2" w:rsidRPr="0098259C">
        <w:rPr>
          <w:i/>
          <w:vertAlign w:val="superscript"/>
        </w:rPr>
        <w:t>2</w:t>
      </w:r>
      <w:r w:rsidR="0080499A" w:rsidRPr="0098259C">
        <w:rPr>
          <w:i/>
        </w:rPr>
        <w:t xml:space="preserve">” and </w:t>
      </w:r>
      <w:proofErr w:type="spellStart"/>
      <w:r w:rsidR="0080499A" w:rsidRPr="0098259C">
        <w:rPr>
          <w:i/>
        </w:rPr>
        <w:t>BaseUnit</w:t>
      </w:r>
      <w:proofErr w:type="spellEnd"/>
      <w:r w:rsidR="0080499A" w:rsidRPr="0098259C">
        <w:rPr>
          <w:i/>
        </w:rPr>
        <w: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proofErr w:type="spellStart"/>
      <w:r w:rsidR="004712E2" w:rsidRPr="0098259C">
        <w:rPr>
          <w:i/>
        </w:rPr>
        <w:t>BaseUnit</w:t>
      </w:r>
      <w:proofErr w:type="spellEnd"/>
      <w:r w:rsidR="004712E2" w:rsidRPr="0098259C">
        <w:rPr>
          <w:i/>
        </w:rPr>
        <w:t xml:space="preserve">(b)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proofErr w:type="spellStart"/>
      <w:r w:rsidR="004712E2" w:rsidRPr="0098259C">
        <w:rPr>
          <w:rStyle w:val="CODE"/>
          <w:i/>
        </w:rPr>
        <w:t>BaseUnit</w:t>
      </w:r>
      <w:proofErr w:type="spellEnd"/>
      <w:r w:rsidR="004712E2" w:rsidRPr="0098259C">
        <w:rPr>
          <w:i/>
        </w:rPr>
        <w:t>.</w:t>
      </w:r>
    </w:p>
    <w:p w14:paraId="71332816" w14:textId="77777777" w:rsidR="004712E2" w:rsidRPr="0098259C" w:rsidRDefault="004712E2" w:rsidP="004712E2">
      <w:pPr>
        <w:pStyle w:val="Textkrper"/>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Textkrper"/>
      </w:pPr>
      <w:proofErr w:type="gramStart"/>
      <w:r w:rsidRPr="0098259C">
        <w:t>Additionally</w:t>
      </w:r>
      <w:proofErr w:type="gramEnd"/>
      <w:r w:rsidRPr="0098259C">
        <w:t xml:space="preserve">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Textkrper"/>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Textkrper"/>
      </w:pPr>
      <w:r>
        <w:t xml:space="preserve">A </w:t>
      </w:r>
      <w:proofErr w:type="spellStart"/>
      <w:r w:rsidRPr="002F3E46">
        <w:rPr>
          <w:rStyle w:val="CODE"/>
        </w:rPr>
        <w:t>DisplayUnit</w:t>
      </w:r>
      <w:proofErr w:type="spellEnd"/>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proofErr w:type="spellStart"/>
      <w:r w:rsidRPr="002F3E46">
        <w:rPr>
          <w:rStyle w:val="CODE"/>
        </w:rPr>
        <w:t>DisplayUnit</w:t>
      </w:r>
      <w:proofErr w:type="spellEnd"/>
      <w:r>
        <w:t xml:space="preserve"> definitions of the same </w:t>
      </w:r>
      <w:r w:rsidRPr="002F3E46">
        <w:rPr>
          <w:rStyle w:val="CODE"/>
        </w:rPr>
        <w:t>Unit</w:t>
      </w:r>
      <w:r>
        <w:t xml:space="preserve"> [(different </w:t>
      </w:r>
      <w:r w:rsidRPr="002F3E46">
        <w:rPr>
          <w:rStyle w:val="CODE"/>
        </w:rPr>
        <w:t>Unit</w:t>
      </w:r>
      <w:r>
        <w:t xml:space="preserve"> elements may have the same </w:t>
      </w:r>
      <w:proofErr w:type="spellStart"/>
      <w:r w:rsidRPr="002F3E46">
        <w:rPr>
          <w:rStyle w:val="CODE"/>
        </w:rPr>
        <w:t>DisplayUnit</w:t>
      </w:r>
      <w:proofErr w:type="spellEnd"/>
      <w:r>
        <w:t xml:space="preserve"> </w:t>
      </w:r>
      <w:r w:rsidRPr="002F3E46">
        <w:rPr>
          <w:rStyle w:val="CODE"/>
        </w:rPr>
        <w:t>name</w:t>
      </w:r>
      <w:r>
        <w:t xml:space="preserve">s)]. </w:t>
      </w:r>
      <w:r w:rsidR="007148FE" w:rsidRPr="0098259C">
        <w:t xml:space="preserve">A </w:t>
      </w:r>
      <w:r w:rsidR="00497688" w:rsidRPr="0098259C">
        <w:t>value with respect to Unit (abbreviated as “</w:t>
      </w:r>
      <w:proofErr w:type="spellStart"/>
      <w:r w:rsidR="00497688" w:rsidRPr="0098259C">
        <w:t>Unit_value</w:t>
      </w:r>
      <w:proofErr w:type="spellEnd"/>
      <w:r w:rsidR="00497688" w:rsidRPr="0098259C">
        <w:t xml:space="preserve">”) is converted with respect to </w:t>
      </w:r>
      <w:proofErr w:type="spellStart"/>
      <w:r w:rsidR="00497688" w:rsidRPr="0098259C">
        <w:t>DisplayUnit</w:t>
      </w:r>
      <w:proofErr w:type="spellEnd"/>
      <w:r w:rsidR="00497688" w:rsidRPr="0098259C">
        <w:t xml:space="preserve"> (abbreviated as “</w:t>
      </w:r>
      <w:proofErr w:type="spellStart"/>
      <w:r w:rsidR="00497688" w:rsidRPr="0098259C">
        <w:t>DisplayUnit_value</w:t>
      </w:r>
      <w:proofErr w:type="spellEnd"/>
      <w:r w:rsidR="00497688" w:rsidRPr="0098259C">
        <w:t>”) by the equation</w:t>
      </w:r>
      <w:r w:rsidR="007148FE" w:rsidRPr="0098259C">
        <w:t>:</w:t>
      </w:r>
    </w:p>
    <w:p w14:paraId="5D365599" w14:textId="77777777" w:rsidR="007148FE" w:rsidRPr="0098259C" w:rsidRDefault="00497688" w:rsidP="007148FE">
      <w:pPr>
        <w:pStyle w:val="Textkrper"/>
        <w:ind w:left="720"/>
        <w:rPr>
          <w:rStyle w:val="CODE"/>
        </w:rPr>
      </w:pPr>
      <w:proofErr w:type="spellStart"/>
      <w:r w:rsidRPr="0098259C">
        <w:t>Display</w:t>
      </w:r>
      <w:r w:rsidR="007148FE" w:rsidRPr="0098259C">
        <w:t>Unit_value</w:t>
      </w:r>
      <w:proofErr w:type="spellEnd"/>
      <w:r w:rsidR="007148FE" w:rsidRPr="0098259C">
        <w:rPr>
          <w:rStyle w:val="CODE"/>
        </w:rPr>
        <w:t xml:space="preserve"> = </w:t>
      </w:r>
      <w:r w:rsidR="00CD30B8" w:rsidRPr="0098259C">
        <w:rPr>
          <w:rStyle w:val="CODE"/>
        </w:rPr>
        <w:t>factor*</w:t>
      </w:r>
      <w:proofErr w:type="spellStart"/>
      <w:r w:rsidR="007148FE" w:rsidRPr="0098259C">
        <w:t>Unit_value</w:t>
      </w:r>
      <w:proofErr w:type="spellEnd"/>
      <w:r w:rsidR="007148FE" w:rsidRPr="0098259C">
        <w:rPr>
          <w:rStyle w:val="CODE"/>
        </w:rPr>
        <w:t xml:space="preserve"> + offset</w:t>
      </w:r>
    </w:p>
    <w:p w14:paraId="087EC8DE" w14:textId="2F21FB79" w:rsidR="00B575B3" w:rsidRPr="0098259C" w:rsidRDefault="00B575B3" w:rsidP="007148FE">
      <w:pPr>
        <w:pStyle w:val="Textkrper"/>
      </w:pPr>
      <w:r w:rsidRPr="0098259C">
        <w:t>[</w:t>
      </w:r>
      <w:r w:rsidR="007148FE" w:rsidRPr="0098259C">
        <w:rPr>
          <w:i/>
        </w:rPr>
        <w:t xml:space="preserve">“offset” is, </w:t>
      </w:r>
      <w:r w:rsidR="009F2AEB" w:rsidRPr="0098259C">
        <w:rPr>
          <w:i/>
        </w:rPr>
        <w:t>for example</w:t>
      </w:r>
      <w:r w:rsidR="00A646C1">
        <w:rPr>
          <w:i/>
        </w:rPr>
        <w:t>,</w:t>
      </w:r>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Textkrper"/>
        <w:rPr>
          <w:i/>
        </w:rPr>
      </w:pPr>
      <w:r w:rsidRPr="0098259C">
        <w:t>[</w:t>
      </w:r>
      <w:r w:rsidR="009F2AEB" w:rsidRPr="0098259C">
        <w:rPr>
          <w:i/>
        </w:rPr>
        <w:t>For example</w:t>
      </w:r>
      <w:r w:rsidR="00A646C1">
        <w:rPr>
          <w:i/>
        </w:rPr>
        <w:t>,</w:t>
      </w:r>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w:t>
      </w:r>
      <w:proofErr w:type="spellStart"/>
      <w:r w:rsidRPr="0098259C">
        <w:rPr>
          <w:i/>
        </w:rPr>
        <w:t>DisplayUnit</w:t>
      </w:r>
      <w:proofErr w:type="spellEnd"/>
      <w:r w:rsidRPr="0098259C">
        <w:rPr>
          <w:i/>
        </w:rPr>
        <w:t xml:space="preserve"> (in “</w:t>
      </w:r>
      <w:proofErr w:type="spellStart"/>
      <w:r w:rsidR="00497688" w:rsidRPr="0098259C">
        <w:rPr>
          <w:i/>
          <w:vertAlign w:val="superscript"/>
        </w:rPr>
        <w:t>o</w:t>
      </w:r>
      <w:r w:rsidR="00497688" w:rsidRPr="0098259C">
        <w:rPr>
          <w:i/>
        </w:rPr>
        <w:t>F</w:t>
      </w:r>
      <w:proofErr w:type="spellEnd"/>
      <w:r w:rsidRPr="0098259C">
        <w:rPr>
          <w:i/>
        </w:rPr>
        <w:t xml:space="preserve">”), </w:t>
      </w:r>
      <w:proofErr w:type="gramStart"/>
      <w:r w:rsidRPr="0098259C">
        <w:rPr>
          <w:i/>
        </w:rPr>
        <w:t>then</w:t>
      </w:r>
      <w:proofErr w:type="gramEnd"/>
    </w:p>
    <w:p w14:paraId="4D4BA054" w14:textId="77777777" w:rsidR="00B575B3" w:rsidRPr="0098259C" w:rsidRDefault="00497688" w:rsidP="00B575B3">
      <w:pPr>
        <w:pStyle w:val="Textkrper"/>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w:t>
      </w:r>
      <w:proofErr w:type="gramStart"/>
      <w:r w:rsidR="00574215">
        <w:rPr>
          <w:i/>
        </w:rPr>
        <w:t>273.15 )</w:t>
      </w:r>
      <w:proofErr w:type="gramEnd"/>
      <w:r w:rsidR="00574215">
        <w:rPr>
          <w:i/>
        </w:rPr>
        <w:t xml:space="preserve"> + 32</w:t>
      </w:r>
    </w:p>
    <w:p w14:paraId="69528D82" w14:textId="69F9994F" w:rsidR="00B575B3" w:rsidRPr="0098259C" w:rsidRDefault="00B575B3" w:rsidP="00B575B3">
      <w:pPr>
        <w:pStyle w:val="Textkrper"/>
        <w:rPr>
          <w:i/>
        </w:rPr>
      </w:pPr>
      <w:r w:rsidRPr="0098259C">
        <w:rPr>
          <w:i/>
        </w:rPr>
        <w:t>and therefore</w:t>
      </w:r>
      <w:r w:rsidR="00A646C1">
        <w:rPr>
          <w:i/>
        </w:rPr>
        <w:t>,</w:t>
      </w:r>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Textkrper"/>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w:t>
      </w:r>
      <w:proofErr w:type="spellStart"/>
      <w:r w:rsidRPr="0098259C">
        <w:rPr>
          <w:i/>
        </w:rPr>
        <w:t>ScalarVariable</w:t>
      </w:r>
      <w:proofErr w:type="spellEnd"/>
      <w:r w:rsidRPr="0098259C">
        <w:rPr>
          <w:i/>
        </w:rPr>
        <w:t xml:space="preserv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proofErr w:type="spellStart"/>
      <w:r w:rsidR="00AF243B" w:rsidRPr="0098259C">
        <w:rPr>
          <w:noProof w:val="0"/>
        </w:rPr>
        <w:t>BaseU</w:t>
      </w:r>
      <w:r w:rsidRPr="0098259C">
        <w:rPr>
          <w:noProof w:val="0"/>
        </w:rPr>
        <w:t>nit</w:t>
      </w:r>
      <w:proofErr w:type="spellEnd"/>
      <w:r w:rsidRPr="0098259C">
        <w:rPr>
          <w:noProof w:val="0"/>
        </w:rPr>
        <w:t xml:space="preserve">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proofErr w:type="spellStart"/>
      <w:r w:rsidR="00AF243B" w:rsidRPr="0098259C">
        <w:rPr>
          <w:noProof w:val="0"/>
        </w:rPr>
        <w:t>BaseU</w:t>
      </w:r>
      <w:r w:rsidR="00451916" w:rsidRPr="0098259C">
        <w:rPr>
          <w:noProof w:val="0"/>
        </w:rPr>
        <w:t>nit</w:t>
      </w:r>
      <w:proofErr w:type="spellEnd"/>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proofErr w:type="spellStart"/>
      <w:r w:rsidR="007034CC" w:rsidRPr="0098259C">
        <w:rPr>
          <w:noProof w:val="0"/>
        </w:rPr>
        <w:t>BaseUnit</w:t>
      </w:r>
      <w:proofErr w:type="spellEnd"/>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proofErr w:type="gramStart"/>
      <w:r w:rsidR="000A06E7" w:rsidRPr="0098259C">
        <w:rPr>
          <w:noProof w:val="0"/>
        </w:rPr>
        <w:t>/(</w:t>
      </w:r>
      <w:proofErr w:type="gramEnd"/>
      <w:r w:rsidRPr="0098259C">
        <w:rPr>
          <w:noProof w:val="0"/>
        </w:rPr>
        <w:t>dimensionless</w:t>
      </w:r>
      <w:r w:rsidR="000A06E7" w:rsidRPr="0098259C">
        <w:rPr>
          <w:noProof w:val="0"/>
        </w:rPr>
        <w:t xml:space="preserve">, all exponents of </w:t>
      </w:r>
      <w:proofErr w:type="spellStart"/>
      <w:r w:rsidR="007034CC" w:rsidRPr="0098259C">
        <w:rPr>
          <w:noProof w:val="0"/>
        </w:rPr>
        <w:t>BaseUnit</w:t>
      </w:r>
      <w:proofErr w:type="spellEnd"/>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w:t>
      </w:r>
      <w:proofErr w:type="spellStart"/>
      <w:r w:rsidRPr="0098259C">
        <w:rPr>
          <w:noProof w:val="0"/>
        </w:rPr>
        <w:t>PersonYear</w:t>
      </w:r>
      <w:proofErr w:type="spellEnd"/>
      <w:r w:rsidRPr="0098259C">
        <w:rPr>
          <w:noProof w:val="0"/>
        </w:rPr>
        <w:t>"</w:t>
      </w:r>
      <w:r w:rsidR="00BE3DFF" w:rsidRPr="0098259C">
        <w:rPr>
          <w:noProof w:val="0"/>
        </w:rPr>
        <w:t>/</w:t>
      </w:r>
      <w:proofErr w:type="gramStart"/>
      <w:r w:rsidRPr="0098259C">
        <w:rPr>
          <w:noProof w:val="0"/>
        </w:rPr>
        <w:t>&gt;  /</w:t>
      </w:r>
      <w:proofErr w:type="gramEnd"/>
      <w:r w:rsidRPr="0098259C">
        <w:rPr>
          <w:noProof w:val="0"/>
        </w:rPr>
        <w:t xml:space="preserve">/ no mapping to </w:t>
      </w:r>
      <w:proofErr w:type="spellStart"/>
      <w:r w:rsidR="007034CC" w:rsidRPr="0098259C">
        <w:rPr>
          <w:noProof w:val="0"/>
        </w:rPr>
        <w:t>BaseUnit</w:t>
      </w:r>
      <w:proofErr w:type="spellEnd"/>
      <w:r w:rsidRPr="0098259C">
        <w:rPr>
          <w:noProof w:val="0"/>
        </w:rPr>
        <w:t xml:space="preserve"> defined</w:t>
      </w:r>
    </w:p>
    <w:p w14:paraId="1DA1E6C3" w14:textId="77777777" w:rsidR="007034CC" w:rsidRPr="0098259C" w:rsidRDefault="007034CC" w:rsidP="00324B2A">
      <w:pPr>
        <w:pStyle w:val="Textkrper"/>
      </w:pPr>
      <w:r w:rsidRPr="0098259C">
        <w:t>]</w:t>
      </w:r>
    </w:p>
    <w:p w14:paraId="671E815B" w14:textId="688F8969" w:rsidR="00324B2A" w:rsidRPr="0098259C" w:rsidRDefault="00324B2A" w:rsidP="00324B2A">
      <w:pPr>
        <w:pStyle w:val="Textkrper"/>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150" w:name="_Ref248879321"/>
      <w:r>
        <w:br w:type="page"/>
      </w:r>
    </w:p>
    <w:p w14:paraId="18557AF2" w14:textId="3870A374" w:rsidR="001C53BD" w:rsidRPr="0098259C" w:rsidRDefault="00A51269" w:rsidP="001C53BD">
      <w:pPr>
        <w:pStyle w:val="berschrift3"/>
      </w:pPr>
      <w:bookmarkStart w:id="151" w:name="_Ref20232603"/>
      <w:bookmarkStart w:id="152" w:name="_Ref20232625"/>
      <w:bookmarkStart w:id="153" w:name="_Ref20232651"/>
      <w:bookmarkStart w:id="154" w:name="_Toc55136495"/>
      <w:r w:rsidRPr="0098259C">
        <w:t xml:space="preserve">Definition of </w:t>
      </w:r>
      <w:r w:rsidR="001C53BD" w:rsidRPr="0098259C">
        <w:t>Type</w:t>
      </w:r>
      <w:r w:rsidRPr="0098259C">
        <w:t>s</w:t>
      </w:r>
      <w:r w:rsidR="001C53BD" w:rsidRPr="0098259C">
        <w:t xml:space="preserve"> (</w:t>
      </w:r>
      <w:bookmarkStart w:id="155" w:name="_Ref248546594"/>
      <w:proofErr w:type="spellStart"/>
      <w:r w:rsidR="00381199" w:rsidRPr="0098259C">
        <w:t>Type</w:t>
      </w:r>
      <w:bookmarkEnd w:id="155"/>
      <w:r w:rsidR="00D54D07">
        <w:t>Definitions</w:t>
      </w:r>
      <w:proofErr w:type="spellEnd"/>
      <w:r w:rsidR="001C53BD" w:rsidRPr="0098259C">
        <w:t>)</w:t>
      </w:r>
      <w:bookmarkEnd w:id="150"/>
      <w:bookmarkEnd w:id="151"/>
      <w:bookmarkEnd w:id="152"/>
      <w:bookmarkEnd w:id="153"/>
      <w:bookmarkEnd w:id="154"/>
    </w:p>
    <w:p w14:paraId="225A4532" w14:textId="3C2531D7" w:rsidR="001C53BD" w:rsidRPr="0098259C" w:rsidRDefault="001C53BD" w:rsidP="001C53BD">
      <w:pPr>
        <w:pStyle w:val="Textkrper"/>
      </w:pPr>
      <w:r w:rsidRPr="0098259C">
        <w:t>Element “</w:t>
      </w:r>
      <w:proofErr w:type="spellStart"/>
      <w:r w:rsidRPr="0098259C">
        <w:rPr>
          <w:rStyle w:val="CODE"/>
          <w:b/>
        </w:rPr>
        <w:t>TypeDefinitions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7C1D5A3D" w14:textId="3FD55B0C" w:rsidR="001C53BD" w:rsidRPr="0098259C" w:rsidRDefault="002C553D" w:rsidP="001C53BD">
      <w:pPr>
        <w:pStyle w:val="Textkrper"/>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Textkrper"/>
      </w:pPr>
      <w:r w:rsidRPr="0098259C">
        <w:t>This element consists of a set of “</w:t>
      </w:r>
      <w:proofErr w:type="spellStart"/>
      <w:r w:rsidR="00756106" w:rsidRPr="00422C71">
        <w:rPr>
          <w:rStyle w:val="CODE"/>
        </w:rPr>
        <w:t>Simple</w:t>
      </w:r>
      <w:r w:rsidRPr="00422C71">
        <w:rPr>
          <w:rStyle w:val="CODE"/>
        </w:rPr>
        <w:t>Type</w:t>
      </w:r>
      <w:proofErr w:type="spellEnd"/>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proofErr w:type="spellStart"/>
      <w:r w:rsidR="00756106" w:rsidRPr="0098259C">
        <w:rPr>
          <w:rStyle w:val="CODE"/>
        </w:rPr>
        <w:t>Simple</w:t>
      </w:r>
      <w:r w:rsidRPr="0098259C">
        <w:rPr>
          <w:rStyle w:val="CODE"/>
        </w:rPr>
        <w:t>Type</w:t>
      </w:r>
      <w:proofErr w:type="spellEnd"/>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proofErr w:type="spellStart"/>
      <w:r w:rsidR="002C553D" w:rsidRPr="002F3E46">
        <w:rPr>
          <w:rStyle w:val="CODE"/>
        </w:rPr>
        <w:t>TypeDefinitions</w:t>
      </w:r>
      <w:proofErr w:type="spellEnd"/>
      <w:r w:rsidR="002C553D">
        <w:t xml:space="preserve"> list. Furthermore, “</w:t>
      </w:r>
      <w:r w:rsidR="002C553D" w:rsidRPr="002F3E46">
        <w:rPr>
          <w:rStyle w:val="CODE"/>
        </w:rPr>
        <w:t>name</w:t>
      </w:r>
      <w:r w:rsidR="002C553D">
        <w:t>” of a “</w:t>
      </w:r>
      <w:proofErr w:type="spellStart"/>
      <w:r w:rsidR="002C553D" w:rsidRPr="002F3E46">
        <w:rPr>
          <w:rStyle w:val="CODE"/>
        </w:rPr>
        <w:t>SimpleType</w:t>
      </w:r>
      <w:proofErr w:type="spellEnd"/>
      <w:r w:rsidR="002C553D">
        <w:t>” must be different to all “</w:t>
      </w:r>
      <w:r w:rsidR="002C553D" w:rsidRPr="002F3E46">
        <w:rPr>
          <w:rStyle w:val="CODE"/>
        </w:rPr>
        <w:t>name</w:t>
      </w:r>
      <w:r w:rsidR="002C553D">
        <w:t xml:space="preserve">” attributes of </w:t>
      </w:r>
      <w:proofErr w:type="spellStart"/>
      <w:r w:rsidR="00477B23">
        <w:t>ScalarVariables</w:t>
      </w:r>
      <w:proofErr w:type="spellEnd"/>
      <w:r w:rsidR="00477B23">
        <w:t xml:space="preserve">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w:t>
      </w:r>
      <w:proofErr w:type="gramStart"/>
      <w:r w:rsidR="00477B23" w:rsidRPr="002F3E46">
        <w:rPr>
          <w:i/>
        </w:rPr>
        <w:t>type</w:t>
      </w:r>
      <w:proofErr w:type="gramEnd"/>
      <w:r w:rsidR="00477B23" w:rsidRPr="002F3E46">
        <w:rPr>
          <w:i/>
        </w:rPr>
        <w:t xml:space="preserv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Textkrper"/>
      </w:pPr>
    </w:p>
    <w:p w14:paraId="4AE5388C" w14:textId="1D0544BC" w:rsidR="001C53BD" w:rsidRDefault="00ED5AA3" w:rsidP="001C53BD">
      <w:pPr>
        <w:pStyle w:val="Textkrper"/>
        <w:jc w:val="center"/>
      </w:pPr>
      <w:r>
        <w:rPr>
          <w:noProof/>
          <w:lang w:eastAsia="en-US"/>
        </w:rPr>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Textkrper"/>
        <w:rPr>
          <w:i/>
        </w:rPr>
      </w:pPr>
      <w:r>
        <w:t>[</w:t>
      </w:r>
      <w:r>
        <w:rPr>
          <w:i/>
        </w:rPr>
        <w:t>The attributes of “Real” and “Integer” are collected in the attribute groups “</w:t>
      </w:r>
      <w:r w:rsidR="00140C25" w:rsidRPr="00D2781E">
        <w:rPr>
          <w:rFonts w:ascii="Courier New" w:hAnsi="Courier New" w:cs="Courier New"/>
          <w:i/>
          <w:sz w:val="19"/>
          <w:szCs w:val="19"/>
        </w:rPr>
        <w:t>fmi2</w:t>
      </w:r>
      <w:r w:rsidRPr="00D2781E">
        <w:rPr>
          <w:rFonts w:ascii="Courier New" w:hAnsi="Courier New" w:cs="Courier New"/>
          <w:i/>
          <w:sz w:val="19"/>
          <w:szCs w:val="19"/>
        </w:rPr>
        <w:t>RealAttributes</w:t>
      </w:r>
      <w:r>
        <w:rPr>
          <w:i/>
        </w:rPr>
        <w:t>” and “</w:t>
      </w:r>
      <w:r w:rsidR="00140C25" w:rsidRPr="00D2781E">
        <w:rPr>
          <w:rFonts w:ascii="Courier New" w:hAnsi="Courier New" w:cs="Courier New"/>
          <w:i/>
          <w:sz w:val="19"/>
          <w:szCs w:val="19"/>
        </w:rPr>
        <w:t>fmi2</w:t>
      </w:r>
      <w:r w:rsidRPr="00D2781E">
        <w:rPr>
          <w:rFonts w:ascii="Courier New" w:hAnsi="Courier New" w:cs="Courier New"/>
          <w:i/>
          <w:sz w:val="19"/>
          <w:szCs w:val="19"/>
        </w:rPr>
        <w:t>IntegerAttributes</w:t>
      </w:r>
      <w:r>
        <w:rPr>
          <w:i/>
        </w:rPr>
        <w:t>” in file “</w:t>
      </w:r>
      <w:r w:rsidR="00140C25" w:rsidRPr="00D2781E">
        <w:rPr>
          <w:rFonts w:ascii="Courier New" w:hAnsi="Courier New" w:cs="Courier New"/>
          <w:i/>
          <w:sz w:val="19"/>
          <w:szCs w:val="19"/>
        </w:rPr>
        <w:t>fmi2</w:t>
      </w:r>
      <w:r w:rsidRPr="00D2781E">
        <w:rPr>
          <w:rFonts w:ascii="Courier New" w:hAnsi="Courier New" w:cs="Courier New"/>
          <w:i/>
          <w:sz w:val="19"/>
          <w:szCs w:val="19"/>
        </w:rPr>
        <w:t>AttributeGroups.xsd</w:t>
      </w:r>
      <w:r w:rsidRPr="00D2781E">
        <w:rPr>
          <w:i/>
          <w:sz w:val="19"/>
          <w:szCs w:val="19"/>
        </w:rPr>
        <w:t>”,</w:t>
      </w:r>
      <w:r>
        <w:rPr>
          <w:i/>
        </w:rPr>
        <w:t xml:space="preserve"> since these attributes are reused in the </w:t>
      </w:r>
      <w:proofErr w:type="spellStart"/>
      <w:r>
        <w:rPr>
          <w:i/>
        </w:rPr>
        <w:t>ScalarVariable</w:t>
      </w:r>
      <w:proofErr w:type="spellEnd"/>
      <w:r>
        <w:rPr>
          <w:i/>
        </w:rPr>
        <w:t xml:space="preserve"> element definitions below.</w:t>
      </w:r>
      <w:r w:rsidRPr="00D2781E">
        <w:t>]</w:t>
      </w:r>
    </w:p>
    <w:p w14:paraId="49FBC86D" w14:textId="65FE3B45" w:rsidR="00756106" w:rsidRPr="0098259C" w:rsidRDefault="00166878" w:rsidP="001C53BD">
      <w:pPr>
        <w:pStyle w:val="Textkrper"/>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571429" cy="2542857"/>
                    </a:xfrm>
                    <a:prstGeom prst="rect">
                      <a:avLst/>
                    </a:prstGeom>
                  </pic:spPr>
                </pic:pic>
              </a:graphicData>
            </a:graphic>
          </wp:inline>
        </w:drawing>
      </w:r>
    </w:p>
    <w:p w14:paraId="5B44DA5C" w14:textId="1EC8494B" w:rsidR="001C53BD" w:rsidRPr="0098259C" w:rsidRDefault="001C53BD" w:rsidP="001C53BD">
      <w:pPr>
        <w:pStyle w:val="Textkrper"/>
        <w:spacing w:after="120"/>
      </w:pPr>
      <w:r w:rsidRPr="0098259C">
        <w:t xml:space="preserve">These definitions are used as default values in element </w:t>
      </w:r>
      <w:proofErr w:type="spellStart"/>
      <w:r w:rsidR="001814F7" w:rsidRPr="0098259C">
        <w:rPr>
          <w:rStyle w:val="CODE"/>
        </w:rPr>
        <w:t>Scalar</w:t>
      </w:r>
      <w:r w:rsidRPr="0098259C">
        <w:rPr>
          <w:rStyle w:val="CODE"/>
        </w:rPr>
        <w:t>Variables</w:t>
      </w:r>
      <w:proofErr w:type="spellEnd"/>
      <w:r w:rsidR="003B2D83">
        <w:rPr>
          <w:rStyle w:val="CODE"/>
        </w:rPr>
        <w:t xml:space="preserve"> </w:t>
      </w:r>
      <w:r w:rsidR="001814F7" w:rsidRPr="0098259C">
        <w:t>[</w:t>
      </w:r>
      <w:r w:rsidRPr="0098259C">
        <w:rPr>
          <w:i/>
        </w:rPr>
        <w:t xml:space="preserve">in order that, say, the definition of a “Torque” type does not have to be </w:t>
      </w:r>
      <w:proofErr w:type="gramStart"/>
      <w:r w:rsidRPr="0098259C">
        <w:rPr>
          <w:i/>
        </w:rPr>
        <w:t>repeated over and over again</w:t>
      </w:r>
      <w:proofErr w:type="gramEnd"/>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6B76126" w:rsidR="00566BB3" w:rsidRPr="003076BD" w:rsidRDefault="001C53BD" w:rsidP="00566BB3">
            <w:pPr>
              <w:pStyle w:val="Textkrper-Tabelle"/>
              <w:rPr>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676020">
              <w:t>.</w:t>
            </w:r>
            <w:r w:rsidR="00510963" w:rsidRPr="0098259C">
              <w:t xml:space="preserve"> </w:t>
            </w:r>
            <w:r w:rsidR="00510963" w:rsidRPr="00D2781E">
              <w:t>[</w:t>
            </w:r>
            <w:r w:rsidR="00566BB3" w:rsidRPr="00566BB3">
              <w:rPr>
                <w:i/>
              </w:rPr>
              <w:t>For example, "</w:t>
            </w:r>
            <w:proofErr w:type="spellStart"/>
            <w:r w:rsidR="00566BB3" w:rsidRPr="00566BB3">
              <w:rPr>
                <w:i/>
              </w:rPr>
              <w:t>N.m</w:t>
            </w:r>
            <w:proofErr w:type="spellEnd"/>
            <w:r w:rsidR="00566BB3" w:rsidRPr="00566BB3">
              <w:rPr>
                <w:i/>
              </w:rPr>
              <w:t xml:space="preserve">": in this </w:t>
            </w:r>
            <w:r w:rsidR="00566BB3" w:rsidRPr="003076BD">
              <w:rPr>
                <w:i/>
                <w:szCs w:val="20"/>
              </w:rPr>
              <w:t xml:space="preserve">case a </w:t>
            </w:r>
            <w:r w:rsidR="00566BB3" w:rsidRPr="00FA3E81">
              <w:rPr>
                <w:rFonts w:ascii="Courier New" w:hAnsi="Courier New" w:cs="Courier New"/>
                <w:i/>
                <w:szCs w:val="20"/>
              </w:rPr>
              <w:t>Unit.name = "</w:t>
            </w:r>
            <w:proofErr w:type="spellStart"/>
            <w:r w:rsidR="00566BB3" w:rsidRPr="00FA3E81">
              <w:rPr>
                <w:rFonts w:ascii="Courier New" w:hAnsi="Courier New" w:cs="Courier New"/>
                <w:i/>
                <w:szCs w:val="20"/>
              </w:rPr>
              <w:t>N.m</w:t>
            </w:r>
            <w:proofErr w:type="spellEnd"/>
            <w:r w:rsidR="00566BB3" w:rsidRPr="00FA3E81">
              <w:rPr>
                <w:rFonts w:ascii="Courier New" w:hAnsi="Courier New" w:cs="Courier New"/>
                <w:i/>
                <w:szCs w:val="20"/>
              </w:rPr>
              <w:t>"</w:t>
            </w:r>
            <w:r w:rsidR="00566BB3" w:rsidRPr="003076BD">
              <w:rPr>
                <w:i/>
                <w:szCs w:val="20"/>
              </w:rPr>
              <w:t xml:space="preserve"> must be present under </w:t>
            </w:r>
            <w:proofErr w:type="spellStart"/>
            <w:r w:rsidR="00566BB3" w:rsidRPr="00FA3E81">
              <w:rPr>
                <w:rFonts w:ascii="Courier New" w:hAnsi="Courier New" w:cs="Courier New"/>
                <w:i/>
                <w:szCs w:val="20"/>
              </w:rPr>
              <w:t>UnitDefinitions</w:t>
            </w:r>
            <w:proofErr w:type="spellEnd"/>
            <w:r w:rsidR="00566BB3" w:rsidRPr="003076BD">
              <w:rPr>
                <w:i/>
                <w:szCs w:val="20"/>
              </w:rPr>
              <w:t>.</w:t>
            </w:r>
          </w:p>
          <w:p w14:paraId="5EED4CB1" w14:textId="43D3D50E" w:rsidR="00566BB3" w:rsidRPr="00566BB3" w:rsidRDefault="00566BB3" w:rsidP="00566BB3">
            <w:pPr>
              <w:pStyle w:val="Textkrper-Tabelle"/>
              <w:rPr>
                <w:i/>
              </w:rPr>
            </w:pPr>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p>
          <w:p w14:paraId="047A2DDF" w14:textId="2658C704" w:rsidR="001C53BD" w:rsidRPr="0098259C" w:rsidRDefault="00566BB3" w:rsidP="00566BB3">
            <w:pPr>
              <w:pStyle w:val="Textkrper-Tabelle"/>
            </w:pPr>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proofErr w:type="spellStart"/>
            <w:r w:rsidRPr="0098259C">
              <w:rPr>
                <w:rStyle w:val="CODE"/>
              </w:rPr>
              <w:t>displayUnit</w:t>
            </w:r>
            <w:proofErr w:type="spellEnd"/>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proofErr w:type="spellStart"/>
            <w:r w:rsidRPr="0098259C">
              <w:rPr>
                <w:rStyle w:val="CODE"/>
              </w:rPr>
              <w:t>fmiModelDescription</w:t>
            </w:r>
            <w:proofErr w:type="spellEnd"/>
            <w:r w:rsidR="00477B23">
              <w:rPr>
                <w:rStyle w:val="CODE"/>
              </w:rPr>
              <w:t>&gt;&lt;</w:t>
            </w:r>
            <w:proofErr w:type="spellStart"/>
            <w:r w:rsidRPr="0098259C">
              <w:rPr>
                <w:rStyle w:val="CODE"/>
              </w:rPr>
              <w:t>UnitDefinitions</w:t>
            </w:r>
            <w:proofErr w:type="spellEnd"/>
            <w:r w:rsidR="00477B23">
              <w:rPr>
                <w:rStyle w:val="CODE"/>
              </w:rPr>
              <w:t>&gt;</w:t>
            </w:r>
            <w:r w:rsidRPr="0098259C">
              <w:t>”. If the corresponding “</w:t>
            </w:r>
            <w:proofErr w:type="spellStart"/>
            <w:r w:rsidRPr="0098259C">
              <w:rPr>
                <w:rStyle w:val="CODE"/>
              </w:rPr>
              <w:t>displayUnit</w:t>
            </w:r>
            <w:proofErr w:type="spellEnd"/>
            <w:r w:rsidRPr="0098259C">
              <w:t xml:space="preserve">” is not defined </w:t>
            </w:r>
            <w:r w:rsidR="00AD04C4">
              <w:t xml:space="preserve">under </w:t>
            </w:r>
            <w:r w:rsidR="00477B23">
              <w:t>&lt;</w:t>
            </w:r>
            <w:proofErr w:type="spellStart"/>
            <w:r w:rsidR="00AD04C4" w:rsidRPr="002F3E46">
              <w:rPr>
                <w:rStyle w:val="CODE"/>
              </w:rPr>
              <w:t>UnitDefinitions</w:t>
            </w:r>
            <w:proofErr w:type="spellEnd"/>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proofErr w:type="spellStart"/>
            <w:r w:rsidR="00AD04C4" w:rsidRPr="002F3E46">
              <w:rPr>
                <w:rStyle w:val="CODE"/>
              </w:rPr>
              <w:t>DisplayUnit</w:t>
            </w:r>
            <w:proofErr w:type="spellEnd"/>
            <w:r w:rsidR="00477B23">
              <w:rPr>
                <w:rStyle w:val="CODE"/>
              </w:rPr>
              <w:t>&gt;</w:t>
            </w:r>
            <w:r w:rsidRPr="0098259C">
              <w:t xml:space="preserve">, then </w:t>
            </w:r>
            <w:proofErr w:type="spellStart"/>
            <w:r w:rsidRPr="0098259C">
              <w:rPr>
                <w:rStyle w:val="CODE"/>
              </w:rPr>
              <w:t>displayUnit</w:t>
            </w:r>
            <w:proofErr w:type="spellEnd"/>
            <w:r w:rsidRPr="0098259C">
              <w:t xml:space="preserve"> is ignored.</w:t>
            </w:r>
            <w:r w:rsidR="00D107D9">
              <w:t xml:space="preserve"> It is an error if </w:t>
            </w:r>
            <w:proofErr w:type="spellStart"/>
            <w:r w:rsidR="00D107D9" w:rsidRPr="002F3E46">
              <w:rPr>
                <w:rStyle w:val="CODE"/>
              </w:rPr>
              <w:t>displayUnit</w:t>
            </w:r>
            <w:proofErr w:type="spellEnd"/>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proofErr w:type="spellStart"/>
            <w:r w:rsidR="00D107D9" w:rsidRPr="002F3E46">
              <w:rPr>
                <w:rStyle w:val="CODE"/>
              </w:rPr>
              <w:t>UnitDefinitions</w:t>
            </w:r>
            <w:proofErr w:type="spellEnd"/>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proofErr w:type="spellStart"/>
            <w:r w:rsidRPr="0098259C">
              <w:rPr>
                <w:rStyle w:val="CODE"/>
              </w:rPr>
              <w:t>relativeQuantity</w:t>
            </w:r>
            <w:proofErr w:type="spellEnd"/>
          </w:p>
        </w:tc>
        <w:tc>
          <w:tcPr>
            <w:tcW w:w="6961" w:type="dxa"/>
            <w:shd w:val="clear" w:color="auto" w:fill="auto"/>
          </w:tcPr>
          <w:p w14:paraId="26DBF9B6" w14:textId="1E027F3F"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xml:space="preserve">” </w:t>
            </w:r>
            <w:proofErr w:type="gramStart"/>
            <w:r w:rsidRPr="0098259C">
              <w:t>of</w:t>
            </w:r>
            <w:r w:rsidR="008954A1">
              <w:t xml:space="preserve">  </w:t>
            </w:r>
            <w:r w:rsidR="008954A1" w:rsidRPr="0098259C">
              <w:t>“</w:t>
            </w:r>
            <w:proofErr w:type="spellStart"/>
            <w:proofErr w:type="gramEnd"/>
            <w:r w:rsidR="008954A1">
              <w:rPr>
                <w:rStyle w:val="CODE"/>
              </w:rPr>
              <w:t>base</w:t>
            </w:r>
            <w:r w:rsidR="008954A1" w:rsidRPr="0098259C">
              <w:rPr>
                <w:rStyle w:val="CODE"/>
              </w:rPr>
              <w:t>Unit</w:t>
            </w:r>
            <w:proofErr w:type="spellEnd"/>
            <w:r w:rsidR="008954A1" w:rsidRPr="0098259C">
              <w:t xml:space="preserve">” </w:t>
            </w:r>
            <w:r w:rsidR="008954A1">
              <w:t>and</w:t>
            </w:r>
            <w:r w:rsidRPr="0098259C">
              <w:t xml:space="preserve"> “</w:t>
            </w:r>
            <w:proofErr w:type="spellStart"/>
            <w:r w:rsidRPr="0098259C">
              <w:rPr>
                <w:rStyle w:val="CODE"/>
              </w:rPr>
              <w:t>displayUnit</w:t>
            </w:r>
            <w:proofErr w:type="spellEnd"/>
            <w:r w:rsidRPr="0098259C">
              <w:t>” must be ignored (</w:t>
            </w:r>
            <w:r w:rsidR="000061EF" w:rsidRPr="0098259C">
              <w:t>for example</w:t>
            </w:r>
            <w:r w:rsidR="00E240F8">
              <w:t>,</w:t>
            </w:r>
            <w:r w:rsidR="000061EF" w:rsidRPr="0098259C">
              <w:t xml:space="preserve"> </w:t>
            </w:r>
            <w:r w:rsidRPr="0098259C">
              <w:t>10 degree Celsius = 10 Kelvin if “</w:t>
            </w:r>
            <w:proofErr w:type="spellStart"/>
            <w:r w:rsidRPr="0098259C">
              <w:rPr>
                <w:rStyle w:val="CODE"/>
              </w:rPr>
              <w:t>relativeQuantity</w:t>
            </w:r>
            <w:proofErr w:type="spellEnd"/>
            <w:r w:rsidRPr="0098259C">
              <w:rPr>
                <w:rStyle w:val="CODE"/>
              </w:rPr>
              <w:t xml:space="preserve"> = true</w:t>
            </w:r>
            <w:r w:rsidRPr="0098259C">
              <w:t xml:space="preserve">” and not </w:t>
            </w:r>
            <w:r w:rsidR="00E240F8">
              <w:t>283.15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58169F61"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76ED435F" w:rsidR="001C53BD" w:rsidRPr="0098259C" w:rsidRDefault="001C53BD" w:rsidP="001C53BD">
            <w:pPr>
              <w:pStyle w:val="Textkrper-Tabelle"/>
            </w:pPr>
            <w:r w:rsidRPr="0098259C">
              <w:t>Maximum value of variable (</w:t>
            </w:r>
            <w:proofErr w:type="spellStart"/>
            <w:r w:rsidRPr="0098259C">
              <w:t>variable</w:t>
            </w:r>
            <w:r w:rsidR="0090064E" w:rsidRPr="0098259C">
              <w:t>Value</w:t>
            </w:r>
            <w:proofErr w:type="spellEnd"/>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r w:rsidR="00550255">
              <w:rPr>
                <w:i/>
              </w:rPr>
              <w:t>,</w:t>
            </w:r>
            <w:r w:rsidR="0090064E" w:rsidRPr="0098259C">
              <w:rPr>
                <w:i/>
              </w:rPr>
              <w:t xml:space="preserve"> used to determine the absolute tolerance for this variable as needed by numerical algorithms:</w:t>
            </w:r>
            <w:r w:rsidR="0090064E" w:rsidRPr="0098259C">
              <w:rPr>
                <w:i/>
              </w:rPr>
              <w:br/>
              <w:t xml:space="preserve">         </w:t>
            </w:r>
            <w:proofErr w:type="spellStart"/>
            <w:r w:rsidR="0090064E" w:rsidRPr="0098259C">
              <w:rPr>
                <w:i/>
              </w:rPr>
              <w:t>absoluteTolerance</w:t>
            </w:r>
            <w:proofErr w:type="spellEnd"/>
            <w:r w:rsidR="0090064E" w:rsidRPr="0098259C">
              <w:rPr>
                <w:i/>
              </w:rPr>
              <w:t xml:space="preserv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6C5055FF" w:rsidR="0090064E" w:rsidRPr="0098259C" w:rsidRDefault="00D900E6" w:rsidP="00550255">
            <w:pPr>
              <w:pStyle w:val="Textkrper-Tabelle"/>
            </w:pPr>
            <w:r>
              <w:rPr>
                <w:i/>
              </w:rPr>
              <w:t xml:space="preserve">where </w:t>
            </w:r>
            <w:r w:rsidRPr="00D900E6">
              <w:rPr>
                <w:rStyle w:val="CODE"/>
              </w:rPr>
              <w:t>tolerance</w:t>
            </w:r>
            <w:r>
              <w:rPr>
                <w:i/>
              </w:rPr>
              <w:t xml:space="preserve"> is, </w:t>
            </w:r>
            <w:r w:rsidR="00550255">
              <w:rPr>
                <w:i/>
              </w:rPr>
              <w:t>for example</w:t>
            </w:r>
            <w:r>
              <w:rPr>
                <w:i/>
              </w:rPr>
              <w:t>, the relative tolerance defined in &lt;</w:t>
            </w:r>
            <w:proofErr w:type="spellStart"/>
            <w:r>
              <w:rPr>
                <w:i/>
              </w:rPr>
              <w:t>DefaultExperiment</w:t>
            </w:r>
            <w:proofErr w:type="spellEnd"/>
            <w:r>
              <w:rPr>
                <w:i/>
              </w:rPr>
              <w:t xml:space="preserve">&gt;, see section </w:t>
            </w:r>
            <w:r>
              <w:rPr>
                <w:i/>
              </w:rPr>
              <w:fldChar w:fldCharType="begin"/>
            </w:r>
            <w:r>
              <w:rPr>
                <w:i/>
              </w:rPr>
              <w:instrText xml:space="preserve"> REF _Ref369611262 \n \h </w:instrText>
            </w:r>
            <w:r>
              <w:rPr>
                <w:i/>
              </w:rPr>
            </w:r>
            <w:r>
              <w:rPr>
                <w:i/>
              </w:rPr>
              <w:fldChar w:fldCharType="separate"/>
            </w:r>
            <w:r w:rsidR="00EE265D">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2BF36625" w:rsidR="005C055F" w:rsidRPr="0098259C" w:rsidRDefault="005C055F" w:rsidP="005F5306">
            <w:pPr>
              <w:pStyle w:val="Textkrper-Tabelle"/>
            </w:pPr>
            <w:r>
              <w:t xml:space="preserve">If true, indicates </w:t>
            </w:r>
            <w:r w:rsidR="00643265">
              <w:t>that</w:t>
            </w:r>
            <w:r w:rsidR="005F5306">
              <w:t xml:space="preserve"> during time integration,</w:t>
            </w:r>
            <w:r w:rsidR="00643265">
              <w:t xml:space="preserve"> the variable</w:t>
            </w:r>
            <w:r>
              <w:t xml:space="preserve"> get</w:t>
            </w:r>
            <w:r w:rsidR="00643265">
              <w:t>s</w:t>
            </w:r>
            <w:r w:rsidR="005F5306">
              <w:t xml:space="preserve"> a value</w:t>
            </w:r>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setting the corresponding bound for the relative error to zero (relative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t>Item</w:t>
            </w:r>
          </w:p>
        </w:tc>
        <w:tc>
          <w:tcPr>
            <w:tcW w:w="6961" w:type="dxa"/>
            <w:shd w:val="clear" w:color="auto" w:fill="auto"/>
          </w:tcPr>
          <w:p w14:paraId="5E5523FF" w14:textId="2B3C521C" w:rsidR="001C53BD" w:rsidRPr="0098259C" w:rsidRDefault="001C53BD" w:rsidP="005F37FF">
            <w:pPr>
              <w:pStyle w:val="Textkrper-Tabelle"/>
              <w:rPr>
                <w:rStyle w:val="FormatvorlageArial"/>
              </w:rPr>
            </w:pPr>
            <w:r w:rsidRPr="0098259C">
              <w:rPr>
                <w:rStyle w:val="FormatvorlageArial"/>
              </w:rPr>
              <w:t xml:space="preserve">Item of an enumeration </w:t>
            </w:r>
            <w:r w:rsidR="005F37FF">
              <w:rPr>
                <w:rStyle w:val="FormatvorlageArial"/>
              </w:rPr>
              <w:t>h</w:t>
            </w:r>
            <w:r w:rsidRPr="0098259C">
              <w:rPr>
                <w:rStyle w:val="FormatvorlageArial"/>
              </w:rPr>
              <w:t>as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042D59EC" w:rsidR="00220C29" w:rsidRPr="005E26FE" w:rsidRDefault="00220C29" w:rsidP="00220C29">
      <w:pPr>
        <w:pStyle w:val="Textkrper"/>
        <w:rPr>
          <w:i/>
          <w:lang w:eastAsia="de-DE"/>
        </w:rPr>
      </w:pPr>
      <w:bookmarkStart w:id="156" w:name="_Ref289707490"/>
      <w:r w:rsidRPr="00021D03">
        <w:rPr>
          <w:lang w:eastAsia="de-DE"/>
        </w:rPr>
        <w:t>[A</w:t>
      </w:r>
      <w:r w:rsidRPr="00021D03">
        <w:rPr>
          <w:i/>
          <w:lang w:eastAsia="de-DE"/>
        </w:rPr>
        <w:t>ttributes</w:t>
      </w:r>
      <w:r w:rsidR="002F25C0">
        <w:rPr>
          <w:i/>
          <w:lang w:eastAsia="de-DE"/>
        </w:rPr>
        <w:t xml:space="preserve"> </w:t>
      </w:r>
      <w:r w:rsidR="002F25C0" w:rsidRPr="0098259C">
        <w:rPr>
          <w:rStyle w:val="FormatvorlageArial"/>
        </w:rPr>
        <w:t>“</w:t>
      </w:r>
      <w:r w:rsidRPr="00021D03">
        <w:rPr>
          <w:i/>
          <w:lang w:eastAsia="de-DE"/>
        </w:rPr>
        <w:t>min</w:t>
      </w:r>
      <w:r w:rsidR="002F25C0">
        <w:rPr>
          <w:i/>
          <w:lang w:eastAsia="de-DE"/>
        </w:rPr>
        <w:t>”</w:t>
      </w:r>
      <w:r w:rsidRPr="00021D03">
        <w:rPr>
          <w:i/>
          <w:lang w:eastAsia="de-DE"/>
        </w:rPr>
        <w:t xml:space="preserve"> and </w:t>
      </w:r>
      <w:r w:rsidR="002F25C0" w:rsidRPr="0098259C">
        <w:rPr>
          <w:rStyle w:val="FormatvorlageArial"/>
        </w:rPr>
        <w:t>“</w:t>
      </w:r>
      <w:r w:rsidRPr="00021D03">
        <w:rPr>
          <w:i/>
          <w:lang w:eastAsia="de-DE"/>
        </w:rPr>
        <w:t>max</w:t>
      </w:r>
      <w:r w:rsidR="002F25C0">
        <w:rPr>
          <w:i/>
          <w:lang w:eastAsia="de-DE"/>
        </w:rPr>
        <w:t>”</w:t>
      </w:r>
      <w:r w:rsidRPr="00021D03">
        <w:rPr>
          <w:i/>
          <w:lang w:eastAsia="de-DE"/>
        </w:rPr>
        <w:t xml:space="preserve"> can be set for variables of type Real, Integer or Enumeration. The question is how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SetInteger</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GetInteger</w:t>
      </w:r>
      <w:r w:rsidRPr="00021D03">
        <w:rPr>
          <w:i/>
          <w:lang w:eastAsia="de-DE"/>
        </w:rPr>
        <w:t xml:space="preserve"> shall utilize this definition. </w:t>
      </w:r>
      <w:r w:rsidRPr="005E26FE">
        <w:rPr>
          <w:i/>
          <w:lang w:eastAsia="de-DE"/>
        </w:rPr>
        <w:t>There are several conflicting requirements:</w:t>
      </w:r>
    </w:p>
    <w:p w14:paraId="0205AD5C" w14:textId="63335325" w:rsidR="00220C29" w:rsidRPr="00021D03" w:rsidRDefault="00220C29" w:rsidP="00214A6F">
      <w:pPr>
        <w:pStyle w:val="Textkrper"/>
        <w:numPr>
          <w:ilvl w:val="0"/>
          <w:numId w:val="19"/>
        </w:numPr>
        <w:rPr>
          <w:i/>
          <w:lang w:eastAsia="de-DE"/>
        </w:rPr>
      </w:pPr>
      <w:r w:rsidRPr="00021D03">
        <w:rPr>
          <w:i/>
          <w:lang w:eastAsia="de-DE"/>
        </w:rPr>
        <w:t>Avoiding forbidden regions (</w:t>
      </w:r>
      <w:r w:rsidR="00815D9F">
        <w:rPr>
          <w:i/>
          <w:lang w:eastAsia="de-DE"/>
        </w:rPr>
        <w:t xml:space="preserve">for example, </w:t>
      </w:r>
      <w:r w:rsidRPr="00021D03">
        <w:rPr>
          <w:i/>
          <w:lang w:eastAsia="de-DE"/>
        </w:rPr>
        <w:t xml:space="preserve">if </w:t>
      </w:r>
      <w:r w:rsidR="002F25C0">
        <w:rPr>
          <w:i/>
          <w:lang w:eastAsia="de-DE"/>
        </w:rPr>
        <w:t>“</w:t>
      </w:r>
      <w:r w:rsidRPr="00021D03">
        <w:rPr>
          <w:i/>
          <w:lang w:eastAsia="de-DE"/>
        </w:rPr>
        <w:t>u</w:t>
      </w:r>
      <w:r w:rsidR="002F25C0">
        <w:rPr>
          <w:i/>
          <w:lang w:eastAsia="de-DE"/>
        </w:rPr>
        <w:t>”</w:t>
      </w:r>
      <w:r w:rsidRPr="00021D03">
        <w:rPr>
          <w:i/>
          <w:lang w:eastAsia="de-DE"/>
        </w:rPr>
        <w:t xml:space="preserve"> is an input and </w:t>
      </w:r>
      <w:r w:rsidR="002F25C0">
        <w:rPr>
          <w:i/>
          <w:lang w:eastAsia="de-DE"/>
        </w:rPr>
        <w:t>“</w:t>
      </w:r>
      <w:r w:rsidRPr="00021D03">
        <w:rPr>
          <w:i/>
          <w:lang w:eastAsia="de-DE"/>
        </w:rPr>
        <w:t>sqrt(u)</w:t>
      </w:r>
      <w:r w:rsidR="002F25C0">
        <w:rPr>
          <w:i/>
          <w:lang w:eastAsia="de-DE"/>
        </w:rPr>
        <w:t>”</w:t>
      </w:r>
      <w:r w:rsidRPr="00021D03">
        <w:rPr>
          <w:i/>
          <w:lang w:eastAsia="de-DE"/>
        </w:rPr>
        <w:t xml:space="preserve"> is computed in the FMU, min=0 on </w:t>
      </w:r>
      <w:r w:rsidR="002F25C0">
        <w:rPr>
          <w:i/>
          <w:lang w:eastAsia="de-DE"/>
        </w:rPr>
        <w:t>“</w:t>
      </w:r>
      <w:r w:rsidRPr="00021D03">
        <w:rPr>
          <w:i/>
          <w:lang w:eastAsia="de-DE"/>
        </w:rPr>
        <w:t>u</w:t>
      </w:r>
      <w:r w:rsidR="002F25C0">
        <w:rPr>
          <w:i/>
          <w:lang w:eastAsia="de-DE"/>
        </w:rPr>
        <w:t>”</w:t>
      </w:r>
      <w:r w:rsidRPr="00021D03">
        <w:rPr>
          <w:i/>
          <w:lang w:eastAsia="de-DE"/>
        </w:rPr>
        <w:t xml:space="preserve"> shall guarantee that only values of </w:t>
      </w:r>
      <w:r w:rsidR="002F25C0">
        <w:rPr>
          <w:i/>
          <w:lang w:eastAsia="de-DE"/>
        </w:rPr>
        <w:t>“</w:t>
      </w:r>
      <w:r w:rsidRPr="00021D03">
        <w:rPr>
          <w:i/>
          <w:lang w:eastAsia="de-DE"/>
        </w:rPr>
        <w:t>u</w:t>
      </w:r>
      <w:r w:rsidR="002F25C0">
        <w:rPr>
          <w:i/>
          <w:lang w:eastAsia="de-DE"/>
        </w:rPr>
        <w:t>”</w:t>
      </w:r>
      <w:r w:rsidRPr="00021D03">
        <w:rPr>
          <w:i/>
          <w:lang w:eastAsia="de-DE"/>
        </w:rPr>
        <w:t xml:space="preserve"> in the allowed regions are provided).</w:t>
      </w:r>
    </w:p>
    <w:p w14:paraId="2ED85766" w14:textId="43099CEA" w:rsidR="00220C29" w:rsidRPr="00021D03" w:rsidRDefault="00220C29" w:rsidP="00D2781E">
      <w:pPr>
        <w:pStyle w:val="Textkrper"/>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w:t>
      </w:r>
      <w:proofErr w:type="gramStart"/>
      <w:r w:rsidRPr="00021D03">
        <w:rPr>
          <w:i/>
          <w:lang w:eastAsia="de-DE"/>
        </w:rPr>
        <w:t>As a consequence</w:t>
      </w:r>
      <w:proofErr w:type="gramEnd"/>
      <w:r w:rsidRPr="00021D03">
        <w:rPr>
          <w:i/>
          <w:lang w:eastAsia="de-DE"/>
        </w:rPr>
        <w:t xml:space="preserve">, calling </w:t>
      </w:r>
      <w:r w:rsidR="00140C25" w:rsidRPr="00D2781E">
        <w:rPr>
          <w:rStyle w:val="CODE"/>
        </w:rPr>
        <w:t>fmi2</w:t>
      </w:r>
      <w:r w:rsidRPr="00D2781E">
        <w:rPr>
          <w:rStyle w:val="COD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up</w:t>
      </w:r>
      <w:r w:rsidR="00C11EC0">
        <w:rPr>
          <w:i/>
          <w:lang w:eastAsia="de-DE"/>
        </w:rPr>
        <w:t xml:space="preserve"> </w:t>
      </w:r>
      <w:r w:rsidRPr="00021D03">
        <w:rPr>
          <w:i/>
          <w:lang w:eastAsia="de-DE"/>
        </w:rPr>
        <w:t>to a certain numerical precision.</w:t>
      </w:r>
    </w:p>
    <w:p w14:paraId="3C9DA7A5" w14:textId="77777777" w:rsidR="00220C29" w:rsidRPr="00021D03" w:rsidRDefault="00220C29" w:rsidP="00214A6F">
      <w:pPr>
        <w:pStyle w:val="Textkrper"/>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37ACAD22" w:rsidR="00220C29" w:rsidRPr="00021D03" w:rsidRDefault="00220C29" w:rsidP="00220C29">
      <w:pPr>
        <w:pStyle w:val="BulletItemFirst"/>
        <w:rPr>
          <w:i/>
          <w:lang w:eastAsia="de-DE"/>
        </w:rPr>
      </w:pPr>
      <w:r w:rsidRPr="00021D03">
        <w:rPr>
          <w:i/>
          <w:lang w:eastAsia="de-DE"/>
        </w:rPr>
        <w:t>The approach in FMI is therefore that min/max definitions are</w:t>
      </w:r>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D2781E">
        <w:rPr>
          <w:rStyle w:val="CODE"/>
          <w:spacing w:val="4"/>
        </w:rPr>
        <w:t>fmi2</w:t>
      </w:r>
      <w:r w:rsidRPr="00D2781E">
        <w:rPr>
          <w:rStyle w:val="CODE"/>
          <w:spacing w:val="4"/>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5F0B9165" w:rsidR="00220C29" w:rsidRPr="00021D03" w:rsidRDefault="00220C29" w:rsidP="00220C29">
      <w:pPr>
        <w:pStyle w:val="BulletItemFirst"/>
        <w:rPr>
          <w:i/>
          <w:lang w:eastAsia="de-DE"/>
        </w:rPr>
      </w:pPr>
      <w:r w:rsidRPr="00021D03">
        <w:rPr>
          <w:i/>
          <w:lang w:eastAsia="de-DE"/>
        </w:rPr>
        <w:t>If the FMU is generated so that min/max shall be checked whenever meaningful (</w:t>
      </w:r>
      <w:r w:rsidR="00815D9F">
        <w:rPr>
          <w:i/>
          <w:lang w:eastAsia="de-DE"/>
        </w:rPr>
        <w:t>for example,</w:t>
      </w:r>
      <w:r w:rsidRPr="00021D03">
        <w:rPr>
          <w:i/>
          <w:lang w:eastAsia="de-DE"/>
        </w:rPr>
        <w:t xml:space="preserve"> for debug purposes)</w:t>
      </w:r>
      <w:r w:rsidR="00815D9F">
        <w:rPr>
          <w:i/>
          <w:lang w:eastAsia="de-DE"/>
        </w:rPr>
        <w:t>,</w:t>
      </w:r>
      <w:r w:rsidRPr="00021D03">
        <w:rPr>
          <w:i/>
          <w:lang w:eastAsia="de-DE"/>
        </w:rPr>
        <w:t xml:space="preserve"> then the following strategy should be used:</w:t>
      </w:r>
    </w:p>
    <w:p w14:paraId="7F8DCB4F" w14:textId="2D8B565D" w:rsidR="00220C29" w:rsidRPr="00021D03" w:rsidRDefault="00220C29" w:rsidP="00220C29">
      <w:pPr>
        <w:pStyle w:val="Textkrper"/>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Textkrper"/>
        <w:numPr>
          <w:ilvl w:val="0"/>
          <w:numId w:val="19"/>
        </w:numPr>
        <w:rPr>
          <w:i/>
          <w:lang w:eastAsia="de-DE"/>
        </w:rPr>
      </w:pPr>
      <w:r w:rsidRPr="00021D03">
        <w:rPr>
          <w:i/>
          <w:lang w:eastAsia="de-DE"/>
        </w:rPr>
        <w:t>On a fixed or tunable parameter</w:t>
      </w:r>
      <w:r w:rsidR="00A56936">
        <w:rPr>
          <w:i/>
          <w:lang w:eastAsia="de-DE"/>
        </w:rPr>
        <w:t>,</w:t>
      </w:r>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Textkrper"/>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Textkrper"/>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718D191" w14:textId="59D5B8F7" w:rsidR="00220C29" w:rsidRDefault="00220C29" w:rsidP="00D2781E">
      <w:pPr>
        <w:pStyle w:val="Textkrper"/>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r w:rsidRPr="00466CB8">
        <w:rPr>
          <w:lang w:eastAsia="de-DE"/>
        </w:rPr>
        <w:t>]</w:t>
      </w:r>
    </w:p>
    <w:p w14:paraId="245C15C3" w14:textId="77777777" w:rsidR="0065491B" w:rsidRDefault="0065491B">
      <w:pPr>
        <w:spacing w:line="240" w:lineRule="auto"/>
        <w:rPr>
          <w:b/>
          <w:iCs/>
          <w:spacing w:val="4"/>
        </w:rPr>
      </w:pPr>
      <w:bookmarkStart w:id="157" w:name="_Ref348900361"/>
      <w:bookmarkStart w:id="158" w:name="_Ref348900508"/>
      <w:r>
        <w:br w:type="page"/>
      </w:r>
    </w:p>
    <w:p w14:paraId="2E2C5442" w14:textId="703E62AA" w:rsidR="00BD0956" w:rsidRPr="0098259C" w:rsidRDefault="00A51269" w:rsidP="00BD0956">
      <w:pPr>
        <w:pStyle w:val="berschrift3"/>
      </w:pPr>
      <w:bookmarkStart w:id="159" w:name="_Ref20232829"/>
      <w:bookmarkStart w:id="160" w:name="_Ref20232858"/>
      <w:bookmarkStart w:id="161" w:name="_Toc55136496"/>
      <w:r w:rsidRPr="0098259C">
        <w:t>Definition of Log C</w:t>
      </w:r>
      <w:r w:rsidR="002C5A1B">
        <w:t>ategories (</w:t>
      </w:r>
      <w:proofErr w:type="spellStart"/>
      <w:r w:rsidR="00BD0956" w:rsidRPr="0098259C">
        <w:t>LogCategories</w:t>
      </w:r>
      <w:proofErr w:type="spellEnd"/>
      <w:r w:rsidR="00BD0956" w:rsidRPr="0098259C">
        <w:t>)</w:t>
      </w:r>
      <w:bookmarkEnd w:id="156"/>
      <w:bookmarkEnd w:id="157"/>
      <w:bookmarkEnd w:id="158"/>
      <w:bookmarkEnd w:id="159"/>
      <w:bookmarkEnd w:id="160"/>
      <w:bookmarkEnd w:id="161"/>
    </w:p>
    <w:p w14:paraId="75A944BC" w14:textId="2A0FB779" w:rsidR="00BD0956" w:rsidRPr="0098259C" w:rsidRDefault="00BD0956" w:rsidP="00BD0956">
      <w:pPr>
        <w:pStyle w:val="Textkrper"/>
      </w:pPr>
      <w:r w:rsidRPr="0098259C">
        <w:t>Element “</w:t>
      </w:r>
      <w:proofErr w:type="spellStart"/>
      <w:r w:rsidRPr="0098259C">
        <w:rPr>
          <w:rStyle w:val="CODE"/>
          <w:b/>
        </w:rPr>
        <w:t>LogCategories</w:t>
      </w:r>
      <w:proofErr w:type="spellEnd"/>
      <w:r w:rsidRPr="0098259C">
        <w:t>” of “</w:t>
      </w:r>
      <w:proofErr w:type="spellStart"/>
      <w:r w:rsidRPr="0098259C">
        <w:rPr>
          <w:rStyle w:val="CODE"/>
        </w:rPr>
        <w:t>fmiModelDescription</w:t>
      </w:r>
      <w:proofErr w:type="spellEnd"/>
      <w:r w:rsidRPr="0098259C">
        <w:t xml:space="preserve"> is defined as:</w:t>
      </w:r>
    </w:p>
    <w:p w14:paraId="69CCE489" w14:textId="6F85DDC0" w:rsidR="000F219B" w:rsidRPr="0098259C" w:rsidRDefault="00477B23" w:rsidP="00BD0956">
      <w:pPr>
        <w:pStyle w:val="Textkrper"/>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066667" cy="2171429"/>
                    </a:xfrm>
                    <a:prstGeom prst="rect">
                      <a:avLst/>
                    </a:prstGeom>
                  </pic:spPr>
                </pic:pic>
              </a:graphicData>
            </a:graphic>
          </wp:inline>
        </w:drawing>
      </w:r>
    </w:p>
    <w:p w14:paraId="7736AF38" w14:textId="570D7969" w:rsidR="00E970A6" w:rsidRDefault="00BD0956" w:rsidP="008A391E">
      <w:pPr>
        <w:pStyle w:val="Textkrper"/>
        <w:spacing w:after="120"/>
      </w:pPr>
      <w:proofErr w:type="spellStart"/>
      <w:r w:rsidRPr="0098259C">
        <w:t>LogCategories</w:t>
      </w:r>
      <w:proofErr w:type="spellEnd"/>
      <w:r w:rsidRPr="0098259C">
        <w:t xml:space="preserve">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EE265D">
        <w:t>2.1.5</w:t>
      </w:r>
      <w:r w:rsidR="00654544" w:rsidRPr="0098259C">
        <w:fldChar w:fldCharType="end"/>
      </w:r>
      <w:r w:rsidR="00654544" w:rsidRPr="0098259C">
        <w:t xml:space="preserve">. A tool is free to use any </w:t>
      </w:r>
      <w:proofErr w:type="spellStart"/>
      <w:r w:rsidR="00654544" w:rsidRPr="0098259C">
        <w:t>normalizedString</w:t>
      </w:r>
      <w:proofErr w:type="spellEnd"/>
      <w:r w:rsidR="00654544" w:rsidRPr="0098259C">
        <w:t xml:space="preserve">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proofErr w:type="spellStart"/>
      <w:r w:rsidR="00477B23" w:rsidRPr="002F3E46">
        <w:rPr>
          <w:rStyle w:val="CODE"/>
        </w:rPr>
        <w:t>LogCategories</w:t>
      </w:r>
      <w:proofErr w:type="spellEnd"/>
      <w:r w:rsidR="00477B23">
        <w:t xml:space="preserve"> list.</w:t>
      </w:r>
    </w:p>
    <w:p w14:paraId="74683A7A" w14:textId="7725BD6F" w:rsidR="00BD0956" w:rsidRPr="0098259C" w:rsidRDefault="00654544" w:rsidP="008A391E">
      <w:pPr>
        <w:pStyle w:val="Textkrper"/>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w:t>
      </w:r>
      <w:proofErr w:type="spellStart"/>
      <w:r w:rsidR="00E970A6">
        <w:t>LogCategories</w:t>
      </w:r>
      <w:proofErr w:type="spellEnd"/>
      <w:r w:rsidR="00E970A6">
        <w:t xml:space="preserve"> [</w:t>
      </w:r>
      <w:r w:rsidR="00E970A6" w:rsidRPr="002F3E46">
        <w:rPr>
          <w:i/>
        </w:rPr>
        <w:t>To be clear</w:t>
      </w:r>
      <w:r w:rsidR="00B6631E">
        <w:rPr>
          <w:i/>
        </w:rPr>
        <w:t>,</w:t>
      </w:r>
      <w:r w:rsidR="00E970A6" w:rsidRPr="002F3E46">
        <w:rPr>
          <w:i/>
        </w:rPr>
        <w:t xml:space="preserve"> only the Category names listed under </w:t>
      </w:r>
      <w:proofErr w:type="spellStart"/>
      <w:r w:rsidR="00E970A6" w:rsidRPr="002F3E46">
        <w:rPr>
          <w:i/>
        </w:rPr>
        <w:t>LogCategories</w:t>
      </w:r>
      <w:proofErr w:type="spellEnd"/>
      <w:r w:rsidR="00E970A6" w:rsidRPr="002F3E46">
        <w:rPr>
          <w:i/>
        </w:rPr>
        <w:t xml:space="preserve">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proofErr w:type="spellStart"/>
            <w:r w:rsidRPr="0098259C">
              <w:rPr>
                <w:rStyle w:val="CODE"/>
              </w:rPr>
              <w:t>logEvents</w:t>
            </w:r>
            <w:proofErr w:type="spellEnd"/>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proofErr w:type="spellStart"/>
            <w:r w:rsidRPr="0098259C">
              <w:rPr>
                <w:rStyle w:val="CODE"/>
              </w:rPr>
              <w:t>logSingularLinearSystems</w:t>
            </w:r>
            <w:proofErr w:type="spellEnd"/>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proofErr w:type="spellStart"/>
            <w:r w:rsidRPr="0098259C">
              <w:rPr>
                <w:rStyle w:val="CODE"/>
              </w:rPr>
              <w:t>logNonlinearSystems</w:t>
            </w:r>
            <w:proofErr w:type="spellEnd"/>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proofErr w:type="spellStart"/>
            <w:r w:rsidRPr="0098259C">
              <w:rPr>
                <w:rStyle w:val="CODE"/>
              </w:rPr>
              <w:t>logDynamicStateSelection</w:t>
            </w:r>
            <w:proofErr w:type="spellEnd"/>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proofErr w:type="spellStart"/>
            <w:r w:rsidRPr="00FE2B19">
              <w:rPr>
                <w:rStyle w:val="CODE"/>
              </w:rPr>
              <w:t>logStatusWarning</w:t>
            </w:r>
            <w:proofErr w:type="spellEnd"/>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proofErr w:type="spellStart"/>
            <w:r w:rsidRPr="00FE2B19">
              <w:rPr>
                <w:rStyle w:val="CODE"/>
              </w:rPr>
              <w:t>logStatusDiscard</w:t>
            </w:r>
            <w:proofErr w:type="spellEnd"/>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proofErr w:type="spellStart"/>
            <w:r w:rsidRPr="00FE2B19">
              <w:rPr>
                <w:rStyle w:val="CODE"/>
              </w:rPr>
              <w:t>logStatusError</w:t>
            </w:r>
            <w:proofErr w:type="spellEnd"/>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proofErr w:type="spellStart"/>
            <w:r w:rsidRPr="00FE2B19">
              <w:rPr>
                <w:rStyle w:val="CODE"/>
              </w:rPr>
              <w:t>logStatusFatal</w:t>
            </w:r>
            <w:proofErr w:type="spellEnd"/>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proofErr w:type="spellStart"/>
            <w:r w:rsidRPr="00FE2B19">
              <w:rPr>
                <w:rStyle w:val="CODE"/>
              </w:rPr>
              <w:t>logStatusPending</w:t>
            </w:r>
            <w:proofErr w:type="spellEnd"/>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proofErr w:type="spellStart"/>
            <w:r w:rsidRPr="00FE2B19">
              <w:rPr>
                <w:rStyle w:val="CODE"/>
              </w:rPr>
              <w:t>logAll</w:t>
            </w:r>
            <w:proofErr w:type="spellEnd"/>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 xml:space="preserve">This approach to define </w:t>
      </w:r>
      <w:proofErr w:type="spellStart"/>
      <w:r w:rsidR="000B741C" w:rsidRPr="0098259C">
        <w:rPr>
          <w:rStyle w:val="FormatvorlageArial"/>
          <w:i/>
        </w:rPr>
        <w:t>LogCategories</w:t>
      </w:r>
      <w:proofErr w:type="spellEnd"/>
      <w:r w:rsidR="000B741C" w:rsidRPr="0098259C">
        <w:rPr>
          <w:rStyle w:val="FormatvorlageArial"/>
          <w:i/>
        </w:rPr>
        <w:t xml:space="preserve"> has the following advantages:</w:t>
      </w:r>
    </w:p>
    <w:p w14:paraId="7B9E300B" w14:textId="7DE14621"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r w:rsidR="00B6631E">
        <w:rPr>
          <w:rStyle w:val="FormatvorlageArial"/>
          <w:i/>
        </w:rPr>
        <w:t xml:space="preserve"> that</w:t>
      </w:r>
      <w:r w:rsidR="003B2866" w:rsidRPr="0098259C">
        <w:rPr>
          <w:rStyle w:val="FormatvorlageArial"/>
          <w:i/>
        </w:rPr>
        <w:t xml:space="preserve"> since element </w:t>
      </w:r>
      <w:r w:rsidR="00594D1D" w:rsidRPr="002F3E46">
        <w:rPr>
          <w:rStyle w:val="CODE"/>
        </w:rPr>
        <w:t>&lt;</w:t>
      </w:r>
      <w:proofErr w:type="spellStart"/>
      <w:r w:rsidR="003B2866" w:rsidRPr="002F3E46">
        <w:rPr>
          <w:rStyle w:val="CODE"/>
        </w:rPr>
        <w:t>LogCategories</w:t>
      </w:r>
      <w:proofErr w:type="spellEnd"/>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w:t>
      </w:r>
      <w:proofErr w:type="gramStart"/>
      <w:r w:rsidRPr="0098259C">
        <w:rPr>
          <w:rStyle w:val="FormatvorlageArial"/>
          <w:i/>
        </w:rPr>
        <w:t>has to</w:t>
      </w:r>
      <w:proofErr w:type="gramEnd"/>
      <w:r w:rsidRPr="0098259C">
        <w:rPr>
          <w:rStyle w:val="FormatvorlageArial"/>
          <w:i/>
        </w:rPr>
        <w:t xml:space="preserve"> print the messages with the corresponding categories to the </w:t>
      </w:r>
      <w:r w:rsidRPr="0098259C">
        <w:rPr>
          <w:rStyle w:val="CODE"/>
        </w:rPr>
        <w:t>logger</w:t>
      </w:r>
      <w:r w:rsidRPr="0098259C">
        <w:rPr>
          <w:rStyle w:val="FormatvorlageArial"/>
          <w:i/>
        </w:rPr>
        <w:t xml:space="preserve"> function. In FMI 1.0</w:t>
      </w:r>
      <w:r w:rsidR="00942B1A">
        <w:rPr>
          <w:rStyle w:val="FormatvorlageArial"/>
          <w:i/>
        </w:rPr>
        <w:t>,</w:t>
      </w:r>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berschrift3"/>
      </w:pPr>
      <w:bookmarkStart w:id="162" w:name="_Ref369611262"/>
      <w:bookmarkStart w:id="163" w:name="_Toc55136497"/>
      <w:r w:rsidRPr="0098259C">
        <w:t>Definition of a D</w:t>
      </w:r>
      <w:r w:rsidR="00296BAA" w:rsidRPr="0098259C">
        <w:t xml:space="preserve">efault </w:t>
      </w:r>
      <w:r w:rsidRPr="0098259C">
        <w:t>E</w:t>
      </w:r>
      <w:r w:rsidR="002C5A1B">
        <w:t>xperiment (</w:t>
      </w:r>
      <w:proofErr w:type="spellStart"/>
      <w:r w:rsidR="00296BAA" w:rsidRPr="0098259C">
        <w:t>DefaultExperiment</w:t>
      </w:r>
      <w:proofErr w:type="spellEnd"/>
      <w:r w:rsidR="00296BAA" w:rsidRPr="0098259C">
        <w:t>)</w:t>
      </w:r>
      <w:bookmarkEnd w:id="162"/>
      <w:bookmarkEnd w:id="163"/>
    </w:p>
    <w:p w14:paraId="25CCA8F0" w14:textId="37FE5FDE" w:rsidR="00324B2A" w:rsidRPr="0098259C" w:rsidRDefault="00324B2A" w:rsidP="00324B2A">
      <w:pPr>
        <w:pStyle w:val="Textkrper"/>
      </w:pPr>
      <w:r w:rsidRPr="0098259C">
        <w:t>Element “</w:t>
      </w:r>
      <w:bookmarkStart w:id="164" w:name="_Toc240646377"/>
      <w:bookmarkStart w:id="165" w:name="_Toc247884550"/>
      <w:proofErr w:type="spellStart"/>
      <w:r w:rsidRPr="0098259C">
        <w:rPr>
          <w:rStyle w:val="CODE"/>
          <w:b/>
        </w:rPr>
        <w:t>DefaultExperiment</w:t>
      </w:r>
      <w:bookmarkEnd w:id="164"/>
      <w:bookmarkEnd w:id="165"/>
      <w:proofErr w:type="spellEnd"/>
      <w:r w:rsidRPr="0098259C">
        <w:t xml:space="preserve">” of </w:t>
      </w:r>
      <w:proofErr w:type="spellStart"/>
      <w:r w:rsidRPr="0098259C">
        <w:rPr>
          <w:rStyle w:val="CODE"/>
        </w:rPr>
        <w:t>fmiModelDescription</w:t>
      </w:r>
      <w:proofErr w:type="spellEnd"/>
      <w:r w:rsidRPr="0098259C">
        <w:t xml:space="preserve"> is defined as:</w:t>
      </w:r>
    </w:p>
    <w:p w14:paraId="3779D2E2" w14:textId="77777777" w:rsidR="00324B2A" w:rsidRDefault="00324B2A" w:rsidP="00324B2A">
      <w:pPr>
        <w:pStyle w:val="Textkrper"/>
        <w:jc w:val="center"/>
      </w:pPr>
    </w:p>
    <w:p w14:paraId="579BFDD2" w14:textId="77777777" w:rsidR="006F33C5" w:rsidRPr="0098259C" w:rsidRDefault="00B55EEC" w:rsidP="00324B2A">
      <w:pPr>
        <w:pStyle w:val="Textkrper"/>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proofErr w:type="spellStart"/>
      <w:r w:rsidRPr="0098259C">
        <w:rPr>
          <w:rStyle w:val="CODE"/>
        </w:rPr>
        <w:t>DefaultExperiment</w:t>
      </w:r>
      <w:proofErr w:type="spellEnd"/>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proofErr w:type="spellStart"/>
      <w:r w:rsidRPr="0098259C">
        <w:rPr>
          <w:rStyle w:val="CODE"/>
        </w:rPr>
        <w:t>startTime</w:t>
      </w:r>
      <w:proofErr w:type="spellEnd"/>
      <w:r w:rsidRPr="0098259C">
        <w:rPr>
          <w:rStyle w:val="FormatvorlageArial"/>
          <w:szCs w:val="21"/>
        </w:rPr>
        <w:t xml:space="preserve">, </w:t>
      </w:r>
      <w:proofErr w:type="spellStart"/>
      <w:r w:rsidRPr="0098259C">
        <w:rPr>
          <w:rStyle w:val="CODE"/>
        </w:rPr>
        <w:t>stopTime</w:t>
      </w:r>
      <w:proofErr w:type="spellEnd"/>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proofErr w:type="spellStart"/>
      <w:r w:rsidR="006F33C5" w:rsidRPr="004865EB">
        <w:rPr>
          <w:rStyle w:val="CODE"/>
        </w:rPr>
        <w:t>stepSize</w:t>
      </w:r>
      <w:proofErr w:type="spellEnd"/>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w:t>
      </w:r>
      <w:proofErr w:type="spellStart"/>
      <w:r w:rsidR="006F33C5">
        <w:rPr>
          <w:rStyle w:val="FormatvorlageArial"/>
          <w:szCs w:val="21"/>
        </w:rPr>
        <w:t>CoSimu</w:t>
      </w:r>
      <w:r w:rsidR="00451AE3">
        <w:rPr>
          <w:rStyle w:val="FormatvorlageArial"/>
          <w:szCs w:val="21"/>
        </w:rPr>
        <w:t>l</w:t>
      </w:r>
      <w:r w:rsidR="006F33C5">
        <w:rPr>
          <w:rStyle w:val="FormatvorlageArial"/>
          <w:szCs w:val="21"/>
        </w:rPr>
        <w:t>ation</w:t>
      </w:r>
      <w:proofErr w:type="spellEnd"/>
      <w:r w:rsidR="006F33C5">
        <w:rPr>
          <w:rStyle w:val="FormatvorlageArial"/>
          <w:szCs w:val="21"/>
        </w:rPr>
        <w:t xml:space="preserve"> the </w:t>
      </w:r>
      <w:proofErr w:type="spellStart"/>
      <w:r w:rsidR="006F33C5" w:rsidRPr="004865EB">
        <w:rPr>
          <w:rStyle w:val="CODE"/>
        </w:rPr>
        <w:t>stepSize</w:t>
      </w:r>
      <w:proofErr w:type="spellEnd"/>
      <w:r w:rsidR="006F33C5">
        <w:rPr>
          <w:rStyle w:val="FormatvorlageArial"/>
          <w:szCs w:val="21"/>
        </w:rPr>
        <w:t xml:space="preserve"> defines the </w:t>
      </w:r>
      <w:r w:rsidR="006F33C5" w:rsidRPr="004865EB">
        <w:rPr>
          <w:rStyle w:val="CODE"/>
        </w:rPr>
        <w:t xml:space="preserve">preferred </w:t>
      </w:r>
      <w:proofErr w:type="spellStart"/>
      <w:r w:rsidR="006F33C5" w:rsidRPr="004865EB">
        <w:rPr>
          <w:rStyle w:val="CODE"/>
        </w:rPr>
        <w:t>commun</w:t>
      </w:r>
      <w:r w:rsidR="00451AE3">
        <w:rPr>
          <w:rStyle w:val="CODE"/>
        </w:rPr>
        <w:t>i</w:t>
      </w:r>
      <w:r w:rsidR="006F33C5" w:rsidRPr="004865EB">
        <w:rPr>
          <w:rStyle w:val="CODE"/>
        </w:rPr>
        <w:t>cationStepSize</w:t>
      </w:r>
      <w:proofErr w:type="spellEnd"/>
      <w:r w:rsidR="006F33C5">
        <w:rPr>
          <w:rStyle w:val="FormatvorlageArial"/>
          <w:szCs w:val="21"/>
        </w:rPr>
        <w:t>.</w:t>
      </w:r>
    </w:p>
    <w:p w14:paraId="436F401C" w14:textId="77777777" w:rsidR="00296BAA" w:rsidRPr="0098259C" w:rsidRDefault="00A51269" w:rsidP="00296BAA">
      <w:pPr>
        <w:pStyle w:val="berschrift3"/>
      </w:pPr>
      <w:bookmarkStart w:id="166" w:name="_Toc55136498"/>
      <w:r w:rsidRPr="0098259C">
        <w:t>Definition of Vendor A</w:t>
      </w:r>
      <w:r w:rsidR="002C5A1B">
        <w:t>nnotations (</w:t>
      </w:r>
      <w:proofErr w:type="spellStart"/>
      <w:r w:rsidR="00296BAA" w:rsidRPr="0098259C">
        <w:t>VendorAnnotations</w:t>
      </w:r>
      <w:proofErr w:type="spellEnd"/>
      <w:r w:rsidR="00296BAA" w:rsidRPr="0098259C">
        <w:t>)</w:t>
      </w:r>
      <w:bookmarkEnd w:id="166"/>
    </w:p>
    <w:p w14:paraId="1DFB5228" w14:textId="34B0A95B" w:rsidR="00324B2A" w:rsidRPr="0098259C" w:rsidRDefault="00324B2A" w:rsidP="00324B2A">
      <w:pPr>
        <w:pStyle w:val="Textkrper"/>
      </w:pPr>
      <w:r w:rsidRPr="0098259C">
        <w:t>Element “</w:t>
      </w:r>
      <w:bookmarkStart w:id="167" w:name="_Toc240646378"/>
      <w:bookmarkStart w:id="168" w:name="_Toc247884551"/>
      <w:proofErr w:type="spellStart"/>
      <w:r w:rsidRPr="0098259C">
        <w:rPr>
          <w:rStyle w:val="CODE"/>
          <w:b/>
        </w:rPr>
        <w:t>VendorAnnotations</w:t>
      </w:r>
      <w:bookmarkEnd w:id="167"/>
      <w:bookmarkEnd w:id="168"/>
      <w:proofErr w:type="spellEnd"/>
      <w:r w:rsidRPr="0098259C">
        <w:t xml:space="preserve">” of </w:t>
      </w:r>
      <w:proofErr w:type="spellStart"/>
      <w:r w:rsidRPr="0098259C">
        <w:rPr>
          <w:rStyle w:val="CODE"/>
        </w:rPr>
        <w:t>fmiModelDescription</w:t>
      </w:r>
      <w:proofErr w:type="spellEnd"/>
      <w:r w:rsidRPr="0098259C">
        <w:t xml:space="preserve"> is defined as:</w:t>
      </w:r>
    </w:p>
    <w:p w14:paraId="4D8B9628" w14:textId="5E06C49E" w:rsidR="00324B2A" w:rsidRPr="0098259C" w:rsidRDefault="00477B23" w:rsidP="00324B2A">
      <w:pPr>
        <w:pStyle w:val="Textkrper"/>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Textkrper"/>
      </w:pPr>
      <w:proofErr w:type="spellStart"/>
      <w:r w:rsidRPr="0098259C">
        <w:t>VendorAnnotations</w:t>
      </w:r>
      <w:proofErr w:type="spellEnd"/>
      <w:r w:rsidRPr="0098259C">
        <w:t xml:space="preserve">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by the tool</w:t>
      </w:r>
      <w:r w:rsidRPr="0098259C">
        <w:t>.</w:t>
      </w:r>
      <w:r w:rsidR="00477B23">
        <w:t xml:space="preserve"> Attribute “</w:t>
      </w:r>
      <w:r w:rsidR="00477B23" w:rsidRPr="002F3E46">
        <w:rPr>
          <w:rStyle w:val="CODE"/>
        </w:rPr>
        <w:t>name</w:t>
      </w:r>
      <w:r w:rsidR="00477B23">
        <w:t xml:space="preserve">” must be unique with respect to all other elements of the </w:t>
      </w:r>
      <w:proofErr w:type="spellStart"/>
      <w:r w:rsidR="00477B23" w:rsidRPr="002F3E46">
        <w:rPr>
          <w:rStyle w:val="CODE"/>
        </w:rPr>
        <w:t>VendorAnnotation</w:t>
      </w:r>
      <w:proofErr w:type="spellEnd"/>
      <w:r w:rsidR="00477B23">
        <w:t xml:space="preserve"> list.</w:t>
      </w:r>
    </w:p>
    <w:p w14:paraId="1862C04A" w14:textId="77777777" w:rsidR="00324B2A" w:rsidRPr="0098259C" w:rsidRDefault="00324B2A" w:rsidP="001C53BD">
      <w:pPr>
        <w:pStyle w:val="berschrift3"/>
      </w:pPr>
      <w:bookmarkStart w:id="169" w:name="_Ref240457838"/>
      <w:bookmarkStart w:id="170" w:name="_Ref240457869"/>
      <w:bookmarkStart w:id="171" w:name="_Toc240646379"/>
      <w:bookmarkStart w:id="172" w:name="_Ref248547015"/>
      <w:bookmarkStart w:id="173" w:name="_Ref249423326"/>
      <w:bookmarkStart w:id="174" w:name="_Toc55136499"/>
      <w:r w:rsidRPr="0098259C">
        <w:t xml:space="preserve">Definition of </w:t>
      </w:r>
      <w:r w:rsidR="00702CF6" w:rsidRPr="0098259C">
        <w:t>Model Variables</w:t>
      </w:r>
      <w:r w:rsidRPr="0098259C">
        <w:t xml:space="preserve"> (</w:t>
      </w:r>
      <w:proofErr w:type="spellStart"/>
      <w:r w:rsidR="00FB334E" w:rsidRPr="0098259C">
        <w:t>ModelVariables</w:t>
      </w:r>
      <w:bookmarkEnd w:id="169"/>
      <w:bookmarkEnd w:id="170"/>
      <w:bookmarkEnd w:id="171"/>
      <w:bookmarkEnd w:id="172"/>
      <w:proofErr w:type="spellEnd"/>
      <w:r w:rsidRPr="0098259C">
        <w:t>)</w:t>
      </w:r>
      <w:bookmarkEnd w:id="173"/>
      <w:bookmarkEnd w:id="174"/>
    </w:p>
    <w:p w14:paraId="1F778E8F" w14:textId="785DDC80" w:rsidR="00324B2A" w:rsidRPr="0098259C" w:rsidRDefault="006D238A" w:rsidP="00324B2A">
      <w:pPr>
        <w:pStyle w:val="Textkrper"/>
      </w:pPr>
      <w:r w:rsidRPr="0098259C">
        <w:t xml:space="preserve">The </w:t>
      </w:r>
      <w:r w:rsidR="00324B2A" w:rsidRPr="0098259C">
        <w:t>“</w:t>
      </w:r>
      <w:proofErr w:type="spellStart"/>
      <w:r w:rsidR="00324B2A" w:rsidRPr="0098259C">
        <w:rPr>
          <w:rStyle w:val="CODE"/>
          <w:b/>
        </w:rPr>
        <w:t>ModelVariables</w:t>
      </w:r>
      <w:proofErr w:type="spellEnd"/>
      <w:r w:rsidR="00324B2A" w:rsidRPr="0098259C">
        <w:t xml:space="preserve">” </w:t>
      </w:r>
      <w:r w:rsidRPr="0098259C">
        <w:t xml:space="preserve">element </w:t>
      </w:r>
      <w:r w:rsidR="00324B2A" w:rsidRPr="0098259C">
        <w:t xml:space="preserve">of </w:t>
      </w:r>
      <w:proofErr w:type="spellStart"/>
      <w:r w:rsidR="00324B2A" w:rsidRPr="0098259C">
        <w:rPr>
          <w:rStyle w:val="CODE"/>
        </w:rPr>
        <w:t>fmiModelDescription</w:t>
      </w:r>
      <w:proofErr w:type="spellEnd"/>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Textkrper"/>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Textkrper"/>
      </w:pPr>
      <w:r w:rsidRPr="0098259C">
        <w:rPr>
          <w:rStyle w:val="FormatvorlageArial"/>
          <w:szCs w:val="21"/>
        </w:rPr>
        <w:t>The “</w:t>
      </w:r>
      <w:proofErr w:type="spellStart"/>
      <w:r w:rsidR="00B30AF5" w:rsidRPr="0098259C">
        <w:rPr>
          <w:rStyle w:val="CODE"/>
        </w:rPr>
        <w:t>Model</w:t>
      </w:r>
      <w:r w:rsidRPr="0098259C">
        <w:rPr>
          <w:rStyle w:val="CODE"/>
        </w:rPr>
        <w:t>Variables</w:t>
      </w:r>
      <w:proofErr w:type="spellEnd"/>
      <w:r w:rsidRPr="0098259C">
        <w:rPr>
          <w:rStyle w:val="FormatvorlageArial"/>
          <w:szCs w:val="21"/>
        </w:rPr>
        <w:t>” element consists of an ordered set of “</w:t>
      </w:r>
      <w:proofErr w:type="spellStart"/>
      <w:r w:rsidRPr="0098259C">
        <w:rPr>
          <w:rStyle w:val="CODE"/>
        </w:rPr>
        <w:t>ScalarVariable</w:t>
      </w:r>
      <w:proofErr w:type="spellEnd"/>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szCs w:val="21"/>
        </w:rPr>
        <w:t xml:space="preserve"> is used in element </w:t>
      </w:r>
      <w:proofErr w:type="spellStart"/>
      <w:r w:rsidR="00776F52" w:rsidRPr="00044F2D">
        <w:rPr>
          <w:rStyle w:val="CODE"/>
        </w:rPr>
        <w:t>ModelStructure</w:t>
      </w:r>
      <w:proofErr w:type="spellEnd"/>
      <w:r w:rsidR="00776F52">
        <w:rPr>
          <w:rStyle w:val="FormatvorlageArial"/>
          <w:szCs w:val="21"/>
        </w:rPr>
        <w:t xml:space="preserve"> to uniquely and efficiently refer to </w:t>
      </w:r>
      <w:proofErr w:type="spellStart"/>
      <w:r w:rsidR="00776F52" w:rsidRPr="00044F2D">
        <w:rPr>
          <w:rStyle w:val="CODE"/>
        </w:rPr>
        <w:t>ScalarVariable</w:t>
      </w:r>
      <w:proofErr w:type="spellEnd"/>
      <w:r w:rsidR="00776F52">
        <w:rPr>
          <w:rStyle w:val="FormatvorlageArial"/>
          <w:szCs w:val="21"/>
        </w:rPr>
        <w:t xml:space="preserve"> definitions. </w:t>
      </w:r>
      <w:r w:rsidRPr="0098259C">
        <w:rPr>
          <w:rStyle w:val="FormatvorlageArial"/>
          <w:szCs w:val="21"/>
        </w:rPr>
        <w:t>A “</w:t>
      </w:r>
      <w:proofErr w:type="spellStart"/>
      <w:r w:rsidRPr="0098259C">
        <w:rPr>
          <w:rStyle w:val="CODE"/>
        </w:rPr>
        <w:t>ScalarVariable</w:t>
      </w:r>
      <w:proofErr w:type="spellEnd"/>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w:t>
      </w:r>
      <w:proofErr w:type="gramStart"/>
      <w:r w:rsidRPr="0098259C">
        <w:t>have to</w:t>
      </w:r>
      <w:proofErr w:type="gramEnd"/>
      <w:r w:rsidRPr="0098259C">
        <w:t xml:space="preserve">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Textkrper"/>
      </w:pPr>
      <w:r>
        <w:br w:type="page"/>
      </w:r>
    </w:p>
    <w:p w14:paraId="022AC8BA" w14:textId="0DDE4FB8" w:rsidR="006545D6" w:rsidRPr="006545D6" w:rsidRDefault="00324B2A">
      <w:pPr>
        <w:pStyle w:val="Textkrper"/>
      </w:pPr>
      <w:r w:rsidRPr="0098259C">
        <w:t>The attributes of “</w:t>
      </w:r>
      <w:proofErr w:type="spellStart"/>
      <w:r w:rsidRPr="0098259C">
        <w:rPr>
          <w:rStyle w:val="CODE"/>
        </w:rPr>
        <w:t>ScalarVariable</w:t>
      </w:r>
      <w:proofErr w:type="spellEnd"/>
      <w:r w:rsidRPr="0098259C">
        <w:t>” are:</w:t>
      </w:r>
    </w:p>
    <w:p w14:paraId="100EA420" w14:textId="00670C17" w:rsidR="006545D6" w:rsidRDefault="00C80AB6" w:rsidP="00701600">
      <w:pPr>
        <w:pStyle w:val="Textkrper"/>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rPr>
              <w:t xml:space="preserve"> (the element position in the </w:t>
            </w:r>
            <w:proofErr w:type="spellStart"/>
            <w:r w:rsidR="00776F52">
              <w:rPr>
                <w:rStyle w:val="FormatvorlageArial"/>
              </w:rPr>
              <w:t>ModelVariables</w:t>
            </w:r>
            <w:proofErr w:type="spellEnd"/>
            <w:r w:rsidR="00776F52">
              <w:rPr>
                <w:rStyle w:val="FormatvorlageArial"/>
              </w:rPr>
              <w:t xml:space="preserve">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proofErr w:type="spellStart"/>
            <w:r w:rsidRPr="0098259C">
              <w:rPr>
                <w:rStyle w:val="CODE"/>
              </w:rPr>
              <w:t>valueReference</w:t>
            </w:r>
            <w:proofErr w:type="spellEnd"/>
          </w:p>
        </w:tc>
        <w:tc>
          <w:tcPr>
            <w:tcW w:w="7934" w:type="dxa"/>
            <w:shd w:val="clear" w:color="auto" w:fill="auto"/>
          </w:tcPr>
          <w:p w14:paraId="3F040039" w14:textId="464C551A"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t is not required to be unique.</w:t>
            </w:r>
            <w:r w:rsidRPr="0098259C">
              <w:t xml:space="preserve"> The only guarantee is that </w:t>
            </w:r>
            <w:proofErr w:type="spellStart"/>
            <w:r w:rsidRPr="0098259C">
              <w:rPr>
                <w:rStyle w:val="CODE"/>
              </w:rPr>
              <w:t>valueReference</w:t>
            </w:r>
            <w:proofErr w:type="spellEnd"/>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175" w:name="OLE_LINK6"/>
            <w:bookmarkStart w:id="176"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proofErr w:type="spellStart"/>
            <w:r>
              <w:rPr>
                <w:rStyle w:val="CODE"/>
              </w:rPr>
              <w:t>calculatedP</w:t>
            </w:r>
            <w:r w:rsidRPr="0098259C">
              <w:rPr>
                <w:rStyle w:val="CODE"/>
              </w:rPr>
              <w:t>arameter</w:t>
            </w:r>
            <w:proofErr w:type="spellEnd"/>
            <w:r w:rsidRPr="0098259C">
              <w:rPr>
                <w:rStyle w:val="CODE"/>
              </w:rPr>
              <w:t>"</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proofErr w:type="spellStart"/>
            <w:r w:rsidR="00442EE3">
              <w:rPr>
                <w:rStyle w:val="CODE"/>
              </w:rPr>
              <w:t>approx</w:t>
            </w:r>
            <w:proofErr w:type="spellEnd"/>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175"/>
            <w:bookmarkEnd w:id="176"/>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proofErr w:type="spellStart"/>
            <w:r w:rsidRPr="0098259C">
              <w:rPr>
                <w:rStyle w:val="CODE"/>
              </w:rPr>
              <w:t>fmiModelDescription</w:t>
            </w:r>
            <w:proofErr w:type="spellEnd"/>
            <w:r w:rsidR="00F96E74">
              <w:rPr>
                <w:rStyle w:val="CODE"/>
              </w:rPr>
              <w:t>&gt;&lt;</w:t>
            </w:r>
            <w:proofErr w:type="spellStart"/>
            <w:r w:rsidRPr="0098259C">
              <w:rPr>
                <w:rStyle w:val="CODE"/>
              </w:rPr>
              <w:t>ModelStructure</w:t>
            </w:r>
            <w:proofErr w:type="spellEnd"/>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49AF2846"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EE265D">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79699CAF"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proofErr w:type="spellStart"/>
            <w:r w:rsidR="00C663BA" w:rsidRPr="002F3E46">
              <w:rPr>
                <w:rStyle w:val="CODE"/>
              </w:rPr>
              <w:t>ScalarVariable</w:t>
            </w:r>
            <w:proofErr w:type="spellEnd"/>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implicitly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 xml:space="preserve">for </w:t>
            </w:r>
            <w:proofErr w:type="spellStart"/>
            <w:r w:rsidR="00C663BA">
              <w:t>ModelExchange</w:t>
            </w:r>
            <w:proofErr w:type="spellEnd"/>
            <w:r w:rsidR="00C663BA">
              <w:t xml:space="preserve"> and by</w:t>
            </w:r>
            <w:r w:rsidR="00C663BA" w:rsidRPr="00C663BA">
              <w:t xml:space="preserve"> arguments </w:t>
            </w:r>
            <w:proofErr w:type="spellStart"/>
            <w:r w:rsidR="00C663BA" w:rsidRPr="002F3E46">
              <w:rPr>
                <w:rStyle w:val="CODE"/>
              </w:rPr>
              <w:t>currentCommunicationPoint</w:t>
            </w:r>
            <w:proofErr w:type="spellEnd"/>
            <w:r w:rsidR="00C663BA" w:rsidRPr="00C663BA">
              <w:t xml:space="preserve"> and </w:t>
            </w:r>
            <w:proofErr w:type="spellStart"/>
            <w:r w:rsidR="00C663BA" w:rsidRPr="002F3E46">
              <w:rPr>
                <w:rStyle w:val="CODE"/>
              </w:rPr>
              <w:t>communicationStepSize</w:t>
            </w:r>
            <w:proofErr w:type="spellEnd"/>
            <w:r w:rsidR="00C663BA" w:rsidRPr="00C663BA">
              <w:t xml:space="preserve"> of </w:t>
            </w:r>
            <w:r w:rsidR="00140C25">
              <w:rPr>
                <w:rStyle w:val="CODE"/>
              </w:rPr>
              <w:t>fmi2</w:t>
            </w:r>
            <w:r w:rsidR="00C663BA" w:rsidRPr="002F3E46">
              <w:rPr>
                <w:rStyle w:val="CODE"/>
              </w:rPr>
              <w:t>DoStep</w:t>
            </w:r>
            <w:r w:rsidR="00C663BA">
              <w:t xml:space="preserve"> for </w:t>
            </w:r>
            <w:proofErr w:type="spellStart"/>
            <w:r w:rsidR="00C663BA">
              <w:t>CoSimulation</w:t>
            </w:r>
            <w:proofErr w:type="spellEnd"/>
            <w:r w:rsidR="00C663BA">
              <w:t xml:space="preserve">.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6C818C20"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EE265D">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w:t>
            </w:r>
            <w:proofErr w:type="spellStart"/>
            <w:r w:rsidRPr="002F3E46">
              <w:rPr>
                <w:rStyle w:val="CODE"/>
                <w:i/>
              </w:rPr>
              <w:t>calculatedParameter</w:t>
            </w:r>
            <w:proofErr w:type="spellEnd"/>
            <w:r w:rsidRPr="002F3E46">
              <w:rPr>
                <w:rStyle w:val="CODE"/>
                <w:i/>
              </w:rPr>
              <w:t>"</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proofErr w:type="spellStart"/>
            <w:r w:rsidR="00DF4DB4" w:rsidRPr="009B5996">
              <w:rPr>
                <w:rStyle w:val="CODE"/>
                <w:i/>
              </w:rPr>
              <w:t>calculatedParameter</w:t>
            </w:r>
            <w:proofErr w:type="spellEnd"/>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w:t>
            </w:r>
            <w:proofErr w:type="spellStart"/>
            <w:r w:rsidR="00316824" w:rsidRPr="009B5996">
              <w:rPr>
                <w:rStyle w:val="CODE"/>
                <w:i/>
              </w:rPr>
              <w:t>calculatedParameter</w:t>
            </w:r>
            <w:proofErr w:type="spellEnd"/>
            <w:r w:rsidR="00316824" w:rsidRPr="009B5996">
              <w:rPr>
                <w:rStyle w:val="CODE"/>
                <w:i/>
              </w:rPr>
              <w:t>"</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CA5256">
              <w:rPr>
                <w:rStyle w:val="CODE"/>
              </w:rPr>
              <w:t>variability</w:t>
            </w:r>
          </w:p>
        </w:tc>
        <w:tc>
          <w:tcPr>
            <w:tcW w:w="7934" w:type="dxa"/>
            <w:shd w:val="clear" w:color="auto" w:fill="auto"/>
          </w:tcPr>
          <w:p w14:paraId="38DB069A" w14:textId="5BF0B709" w:rsidR="00324B2A" w:rsidRPr="0098259C" w:rsidRDefault="00463CDE" w:rsidP="00D2781E">
            <w:pPr>
              <w:pStyle w:val="Textkrper-Tabelle"/>
              <w:numPr>
                <w:ilvl w:val="0"/>
                <w:numId w:val="23"/>
              </w:numPr>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r w:rsidR="00D14D62">
              <w:rPr>
                <w:rStyle w:val="FormatvorlageArial"/>
              </w:rPr>
              <w:t>,</w:t>
            </w:r>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r w:rsidR="00D14D62">
              <w:rPr>
                <w:rStyle w:val="FormatvorlageArial"/>
                <w:i/>
              </w:rPr>
              <w:t>,</w:t>
            </w:r>
            <w:r w:rsidR="00324B2A" w:rsidRPr="0098259C">
              <w:rPr>
                <w:rStyle w:val="FormatvorlageArial"/>
                <w:i/>
              </w:rPr>
              <w:t xml:space="preserve"> discrete variables change their values only at event instants </w:t>
            </w:r>
            <w:r w:rsidR="00294E31">
              <w:rPr>
                <w:rStyle w:val="FormatvorlageArial"/>
                <w:i/>
              </w:rPr>
              <w:t>(</w:t>
            </w:r>
            <w:proofErr w:type="spellStart"/>
            <w:r w:rsidR="00294E31">
              <w:rPr>
                <w:rStyle w:val="FormatvorlageArial"/>
                <w:i/>
              </w:rPr>
              <w:t>ModelExchange</w:t>
            </w:r>
            <w:proofErr w:type="spellEnd"/>
            <w:r w:rsidR="00294E31">
              <w:rPr>
                <w:rStyle w:val="FormatvorlageArial"/>
                <w:i/>
              </w:rPr>
              <w:t>) or at a communication point (</w:t>
            </w:r>
            <w:proofErr w:type="spellStart"/>
            <w:r w:rsidR="00294E31">
              <w:rPr>
                <w:rStyle w:val="FormatvorlageArial"/>
                <w:i/>
              </w:rPr>
              <w:t>CoSimulation</w:t>
            </w:r>
            <w:proofErr w:type="spellEnd"/>
            <w:r w:rsidR="00294E31">
              <w:rPr>
                <w:rStyle w:val="FormatvorlageArial"/>
                <w:i/>
              </w:rPr>
              <w:t xml:space="preserve">)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D2781E">
              <w:rPr>
                <w:rStyle w:val="CODE"/>
              </w:rPr>
              <w:t>fmi2</w:t>
            </w:r>
            <w:r w:rsidR="00E71A51" w:rsidRPr="00D2781E">
              <w:rPr>
                <w:rStyle w:val="COD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r w:rsidR="00D14D62">
              <w:rPr>
                <w:rStyle w:val="FormatvorlageArial"/>
              </w:rPr>
              <w:t>,</w:t>
            </w:r>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311FB83"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w:t>
            </w:r>
            <w:proofErr w:type="spellStart"/>
            <w:r w:rsidR="00294E31">
              <w:rPr>
                <w:rStyle w:val="FormatvorlageArial"/>
              </w:rPr>
              <w:t>ModelExchange</w:t>
            </w:r>
            <w:proofErr w:type="spellEnd"/>
            <w:r w:rsidR="00294E31">
              <w:rPr>
                <w:rStyle w:val="FormatvorlageArial"/>
              </w:rPr>
              <w:t xml:space="preserve">) and between </w:t>
            </w:r>
            <w:r w:rsidR="00294E31" w:rsidRPr="00294E31">
              <w:rPr>
                <w:rStyle w:val="FormatvorlageArial"/>
                <w:i/>
              </w:rPr>
              <w:t>Communication Points</w:t>
            </w:r>
            <w:r w:rsidR="00294E31">
              <w:rPr>
                <w:rStyle w:val="FormatvorlageArial"/>
              </w:rPr>
              <w:t xml:space="preserve"> (Co</w:t>
            </w:r>
            <w:r w:rsidR="000253EC">
              <w:rPr>
                <w:rStyle w:val="FormatvorlageArial"/>
              </w:rPr>
              <w:t>-</w:t>
            </w:r>
            <w:r w:rsidR="00294E31">
              <w:rPr>
                <w:rStyle w:val="FormatvorlageArial"/>
              </w:rPr>
              <w:t xml:space="preserve">Simulation)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an event is triggered </w:t>
            </w:r>
            <w:r w:rsidR="00CD6BA8" w:rsidRPr="0098259C">
              <w:rPr>
                <w:rStyle w:val="FormatvorlageArial"/>
              </w:rPr>
              <w:t xml:space="preserve">externally </w:t>
            </w:r>
            <w:r w:rsidR="00294E31">
              <w:rPr>
                <w:rStyle w:val="FormatvorlageArial"/>
              </w:rPr>
              <w:t>(</w:t>
            </w:r>
            <w:proofErr w:type="spellStart"/>
            <w:r w:rsidR="00294E31">
              <w:rPr>
                <w:rStyle w:val="FormatvorlageArial"/>
              </w:rPr>
              <w:t>ModelExchange</w:t>
            </w:r>
            <w:proofErr w:type="spellEnd"/>
            <w:r w:rsidR="00294E31">
              <w:rPr>
                <w:rStyle w:val="FormatvorlageArial"/>
              </w:rPr>
              <w:t>)</w:t>
            </w:r>
            <w:r w:rsidR="00D14D62">
              <w:rPr>
                <w:rStyle w:val="FormatvorlageArial"/>
              </w:rPr>
              <w:t>,</w:t>
            </w:r>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(Co</w:t>
            </w:r>
            <w:r w:rsidR="000253EC">
              <w:rPr>
                <w:rStyle w:val="FormatvorlageArial"/>
              </w:rPr>
              <w:t>-</w:t>
            </w:r>
            <w:r w:rsidR="00294E31">
              <w:rPr>
                <w:rStyle w:val="FormatvorlageArial"/>
              </w:rPr>
              <w:t xml:space="preserve">Simulation)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proofErr w:type="spellStart"/>
            <w:r w:rsidR="008118AD">
              <w:rPr>
                <w:rStyle w:val="CODE"/>
              </w:rPr>
              <w:t>calculatedParameter</w:t>
            </w:r>
            <w:proofErr w:type="spellEnd"/>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43EAC939"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r>
            <w:proofErr w:type="spellStart"/>
            <w:r w:rsidR="00294E31">
              <w:rPr>
                <w:rStyle w:val="FormatvorlageArial"/>
              </w:rPr>
              <w:t>ModelExchange</w:t>
            </w:r>
            <w:proofErr w:type="spellEnd"/>
            <w:r w:rsidR="00294E31">
              <w:rPr>
                <w:rStyle w:val="FormatvorlageArial"/>
              </w:rPr>
              <w:t>: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t>Co</w:t>
            </w:r>
            <w:r w:rsidR="000253EC">
              <w:rPr>
                <w:rStyle w:val="FormatvorlageArial"/>
              </w:rPr>
              <w:t>-</w:t>
            </w:r>
            <w:r w:rsidR="00A204D6">
              <w:rPr>
                <w:rStyle w:val="FormatvorlageArial"/>
              </w:rPr>
              <w:t>Simulation: By convention, the variable is from a “real” sampled data system and its value is only changed at Communication Points (also inside the slave).</w:t>
            </w:r>
          </w:p>
          <w:p w14:paraId="1CB9AAF5" w14:textId="21367A7B"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r>
            <w:proofErr w:type="spellStart"/>
            <w:r w:rsidR="00A204D6">
              <w:rPr>
                <w:rStyle w:val="FormatvorlageArial"/>
              </w:rPr>
              <w:t>ModelExchange</w:t>
            </w:r>
            <w:proofErr w:type="spellEnd"/>
            <w:r w:rsidR="00A204D6">
              <w:rPr>
                <w:rStyle w:val="FormatvorlageArial"/>
              </w:rPr>
              <w:t xml:space="preserve">: </w:t>
            </w:r>
            <w:r w:rsidR="00324B2A" w:rsidRPr="0098259C">
              <w:rPr>
                <w:rStyle w:val="FormatvorlageArial"/>
              </w:rPr>
              <w:t>No restrictions on value changes</w:t>
            </w:r>
            <w:r w:rsidR="00A204D6">
              <w:rPr>
                <w:rStyle w:val="FormatvorlageArial"/>
              </w:rPr>
              <w:t>.</w:t>
            </w:r>
            <w:r w:rsidR="00A204D6">
              <w:rPr>
                <w:rStyle w:val="FormatvorlageArial"/>
              </w:rPr>
              <w:br/>
              <w:t>Co</w:t>
            </w:r>
            <w:r w:rsidR="000253EC">
              <w:rPr>
                <w:rStyle w:val="FormatvorlageArial"/>
              </w:rPr>
              <w:t>-</w:t>
            </w:r>
            <w:r w:rsidR="00A204D6">
              <w:rPr>
                <w:rStyle w:val="FormatvorlageArial"/>
              </w:rPr>
              <w:t xml:space="preserve">Simulation: By convention, the variable is from a </w:t>
            </w:r>
            <w:proofErr w:type="gramStart"/>
            <w:r w:rsidR="00A204D6">
              <w:rPr>
                <w:rStyle w:val="FormatvorlageArial"/>
              </w:rPr>
              <w:t>differential</w:t>
            </w:r>
            <w:proofErr w:type="gramEnd"/>
            <w:r w:rsidR="00A204D6">
              <w:rPr>
                <w:rStyle w:val="FormatvorlageArial"/>
              </w:rPr>
              <w:t xml:space="preserve"> </w:t>
            </w:r>
            <w:r w:rsidR="00324B2A" w:rsidRPr="0098259C">
              <w:rPr>
                <w:rStyle w:val="FormatvorlageArial"/>
              </w:rPr>
              <w:t xml:space="preserve"> </w:t>
            </w:r>
          </w:p>
          <w:p w14:paraId="19E027E9" w14:textId="3FBBC2E4" w:rsidR="004146C7" w:rsidRPr="0098259C" w:rsidRDefault="00324B2A" w:rsidP="00D92E3F">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ins w:id="177" w:author="Bertsch Christian (CR/ADX2.2)" w:date="2023-07-18T20:39:00Z">
              <w:r w:rsidR="00D92E3F">
                <w:rPr>
                  <w:rStyle w:val="FormatvorlageArial"/>
                </w:rPr>
                <w:br/>
              </w:r>
              <w:r w:rsidR="00D92E3F" w:rsidRPr="00D92E3F">
                <w:rPr>
                  <w:rStyle w:val="FormatvorlageArial"/>
                  <w:i/>
                  <w:rPrChange w:id="178" w:author="Bertsch Christian (CR/ADX2.2)" w:date="2023-07-18T20:40:00Z">
                    <w:rPr>
                      <w:rFonts w:ascii="Times New Roman" w:hAnsi="Times New Roman"/>
                      <w:sz w:val="24"/>
                      <w:szCs w:val="24"/>
                      <w:lang w:val="de-DE" w:eastAsia="de-DE"/>
                    </w:rPr>
                  </w:rPrChange>
                </w:rPr>
                <w:t xml:space="preserve">[Note that therefore, for all variables that are not of </w:t>
              </w:r>
              <w:r w:rsidR="00D92E3F" w:rsidRPr="00D92E3F">
                <w:rPr>
                  <w:rStyle w:val="CODE"/>
                  <w:rPrChange w:id="179" w:author="Bertsch Christian (CR/ADX2.2)" w:date="2023-07-18T20:40:00Z">
                    <w:rPr>
                      <w:rFonts w:ascii="Times New Roman" w:hAnsi="Times New Roman"/>
                      <w:sz w:val="24"/>
                      <w:szCs w:val="24"/>
                      <w:lang w:val="de-DE" w:eastAsia="de-DE"/>
                    </w:rPr>
                  </w:rPrChange>
                </w:rPr>
                <w:t>type = "Real",</w:t>
              </w:r>
              <w:r w:rsidR="00D92E3F" w:rsidRPr="00D92E3F">
                <w:rPr>
                  <w:rStyle w:val="FormatvorlageArial"/>
                  <w:i/>
                  <w:rPrChange w:id="180" w:author="Bertsch Christian (CR/ADX2.2)" w:date="2023-07-18T20:40:00Z">
                    <w:rPr>
                      <w:rFonts w:ascii="Times New Roman" w:hAnsi="Times New Roman"/>
                      <w:sz w:val="24"/>
                      <w:szCs w:val="24"/>
                      <w:lang w:val="de-DE" w:eastAsia="de-DE"/>
                    </w:rPr>
                  </w:rPrChange>
                </w:rPr>
                <w:t xml:space="preserve"> a </w:t>
              </w:r>
              <w:r w:rsidR="00D92E3F" w:rsidRPr="00CA5256">
                <w:rPr>
                  <w:rStyle w:val="CODE"/>
                  <w:rPrChange w:id="181" w:author="Bertsch Christian (CR/ADX2.2)" w:date="2023-07-19T08:56:00Z">
                    <w:rPr>
                      <w:rFonts w:ascii="Times New Roman" w:hAnsi="Times New Roman"/>
                      <w:sz w:val="24"/>
                      <w:szCs w:val="24"/>
                      <w:lang w:val="de-DE" w:eastAsia="de-DE"/>
                    </w:rPr>
                  </w:rPrChange>
                </w:rPr>
                <w:t>variability</w:t>
              </w:r>
              <w:r w:rsidR="00D92E3F" w:rsidRPr="00D92E3F">
                <w:rPr>
                  <w:rStyle w:val="FormatvorlageArial"/>
                  <w:i/>
                  <w:rPrChange w:id="182" w:author="Bertsch Christian (CR/ADX2.2)" w:date="2023-07-18T20:40:00Z">
                    <w:rPr>
                      <w:rFonts w:ascii="Times New Roman" w:hAnsi="Times New Roman"/>
                      <w:sz w:val="24"/>
                      <w:szCs w:val="24"/>
                      <w:lang w:val="de-DE" w:eastAsia="de-DE"/>
                    </w:rPr>
                  </w:rPrChange>
                </w:rPr>
                <w:t xml:space="preserve"> value other than "</w:t>
              </w:r>
              <w:r w:rsidR="00D92E3F" w:rsidRPr="00D92E3F">
                <w:rPr>
                  <w:rStyle w:val="CODE"/>
                  <w:rPrChange w:id="183" w:author="Bertsch Christian (CR/ADX2.2)" w:date="2023-07-18T20:40:00Z">
                    <w:rPr>
                      <w:rFonts w:ascii="Times New Roman" w:hAnsi="Times New Roman"/>
                      <w:sz w:val="24"/>
                      <w:szCs w:val="24"/>
                      <w:lang w:val="de-DE" w:eastAsia="de-DE"/>
                    </w:rPr>
                  </w:rPrChange>
                </w:rPr>
                <w:t>continuous</w:t>
              </w:r>
              <w:r w:rsidR="00D92E3F" w:rsidRPr="00D92E3F">
                <w:rPr>
                  <w:rStyle w:val="FormatvorlageArial"/>
                  <w:i/>
                  <w:rPrChange w:id="184" w:author="Bertsch Christian (CR/ADX2.2)" w:date="2023-07-18T20:40:00Z">
                    <w:rPr>
                      <w:rFonts w:ascii="Times New Roman" w:hAnsi="Times New Roman"/>
                      <w:sz w:val="24"/>
                      <w:szCs w:val="24"/>
                      <w:lang w:val="de-DE" w:eastAsia="de-DE"/>
                    </w:rPr>
                  </w:rPrChange>
                </w:rPr>
                <w:t xml:space="preserve">" </w:t>
              </w:r>
              <w:proofErr w:type="gramStart"/>
              <w:r w:rsidR="00D92E3F" w:rsidRPr="00D92E3F">
                <w:rPr>
                  <w:rStyle w:val="FormatvorlageArial"/>
                  <w:i/>
                  <w:rPrChange w:id="185" w:author="Bertsch Christian (CR/ADX2.2)" w:date="2023-07-18T20:40:00Z">
                    <w:rPr>
                      <w:rFonts w:ascii="Times New Roman" w:hAnsi="Times New Roman"/>
                      <w:sz w:val="24"/>
                      <w:szCs w:val="24"/>
                      <w:lang w:val="de-DE" w:eastAsia="de-DE"/>
                    </w:rPr>
                  </w:rPrChange>
                </w:rPr>
                <w:t>has to</w:t>
              </w:r>
              <w:proofErr w:type="gramEnd"/>
              <w:r w:rsidR="00D92E3F" w:rsidRPr="00D92E3F">
                <w:rPr>
                  <w:rStyle w:val="FormatvorlageArial"/>
                  <w:i/>
                  <w:rPrChange w:id="186" w:author="Bertsch Christian (CR/ADX2.2)" w:date="2023-07-18T20:40:00Z">
                    <w:rPr>
                      <w:rFonts w:ascii="Times New Roman" w:hAnsi="Times New Roman"/>
                      <w:sz w:val="24"/>
                      <w:szCs w:val="24"/>
                      <w:lang w:val="de-DE" w:eastAsia="de-DE"/>
                    </w:rPr>
                  </w:rPrChange>
                </w:rPr>
                <w:t xml:space="preserve"> be supplied with an explicit </w:t>
              </w:r>
              <w:r w:rsidR="00D92E3F" w:rsidRPr="00CA5256">
                <w:rPr>
                  <w:rStyle w:val="CODE"/>
                  <w:rPrChange w:id="187" w:author="Bertsch Christian (CR/ADX2.2)" w:date="2023-07-19T08:57:00Z">
                    <w:rPr>
                      <w:rFonts w:ascii="Times New Roman" w:hAnsi="Times New Roman"/>
                      <w:sz w:val="24"/>
                      <w:szCs w:val="24"/>
                      <w:lang w:val="de-DE" w:eastAsia="de-DE"/>
                    </w:rPr>
                  </w:rPrChange>
                </w:rPr>
                <w:t>variability</w:t>
              </w:r>
              <w:r w:rsidR="00D92E3F" w:rsidRPr="00D92E3F">
                <w:rPr>
                  <w:rStyle w:val="FormatvorlageArial"/>
                  <w:i/>
                  <w:rPrChange w:id="188" w:author="Bertsch Christian (CR/ADX2.2)" w:date="2023-07-18T20:40:00Z">
                    <w:rPr>
                      <w:rFonts w:ascii="Times New Roman" w:hAnsi="Times New Roman"/>
                      <w:sz w:val="24"/>
                      <w:szCs w:val="24"/>
                      <w:lang w:val="de-DE" w:eastAsia="de-DE"/>
                    </w:rPr>
                  </w:rPrChange>
                </w:rPr>
                <w:t xml:space="preserve"> attribute.]</w:t>
              </w:r>
              <w:r w:rsidR="00D92E3F">
                <w:rPr>
                  <w:rStyle w:val="FormatvorlageArial"/>
                </w:rPr>
                <w:br/>
              </w:r>
            </w:ins>
          </w:p>
          <w:p w14:paraId="4767E43F" w14:textId="4205944E" w:rsidR="00324B2A" w:rsidRPr="0098259C" w:rsidRDefault="004146C7" w:rsidP="000253EC">
            <w:pPr>
              <w:pStyle w:val="Textkrper-Tabelle"/>
            </w:pPr>
            <w:r w:rsidRPr="0098259C">
              <w:rPr>
                <w:rStyle w:val="FormatvorlageArial"/>
              </w:rPr>
              <w:t>[</w:t>
            </w:r>
            <w:r w:rsidR="00324B2A" w:rsidRPr="0098259C">
              <w:rPr>
                <w:rStyle w:val="FormatvorlageArial"/>
                <w:i/>
              </w:rPr>
              <w:t>Note</w:t>
            </w:r>
            <w:r w:rsidR="000253EC">
              <w:rPr>
                <w:rStyle w:val="FormatvorlageArial"/>
                <w:i/>
              </w:rPr>
              <w:t xml:space="preserve"> that</w:t>
            </w:r>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proofErr w:type="spellStart"/>
            <w:proofErr w:type="gramStart"/>
            <w:r w:rsidR="00AF7945" w:rsidRPr="0098259C">
              <w:rPr>
                <w:rStyle w:val="CODE"/>
              </w:rPr>
              <w:t>fmiModelDescription.ModelStructure.Derivatives</w:t>
            </w:r>
            <w:proofErr w:type="spellEnd"/>
            <w:proofErr w:type="gramEnd"/>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proofErr w:type="spellStart"/>
            <w:r w:rsidRPr="00F067A2">
              <w:rPr>
                <w:rStyle w:val="CODE"/>
              </w:rPr>
              <w:t>approx</w:t>
            </w:r>
            <w:proofErr w:type="spellEnd"/>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45B34C49"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proofErr w:type="spellStart"/>
            <w:r w:rsidR="001878DE" w:rsidRPr="00F067A2">
              <w:rPr>
                <w:rStyle w:val="CODE"/>
              </w:rPr>
              <w:t>approx</w:t>
            </w:r>
            <w:proofErr w:type="spellEnd"/>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r w:rsidR="00ED5F53">
              <w:rPr>
                <w:rStyle w:val="CODE"/>
                <w:rFonts w:cs="Courier New"/>
              </w:rPr>
              <w:t>″</w:t>
            </w:r>
            <w:r w:rsidR="00157D92">
              <w:rPr>
                <w:rStyle w:val="CODE"/>
                <w:rFonts w:cs="Courier New"/>
              </w:rPr>
              <w:t>,</w:t>
            </w:r>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r w:rsidR="00157D92">
              <w:rPr>
                <w:rStyle w:val="CODE"/>
                <w:rFonts w:cs="Courier New"/>
              </w:rPr>
              <w:t>,</w:t>
            </w:r>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0A826D7B" w:rsidR="0013300A" w:rsidRPr="0098259C" w:rsidRDefault="0013300A">
            <w:pPr>
              <w:pStyle w:val="Textkrper-Tabelle"/>
              <w:rPr>
                <w:rStyle w:val="FormatvorlageArial"/>
              </w:rPr>
            </w:pPr>
            <w:r>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w:t>
            </w:r>
            <w:proofErr w:type="spellStart"/>
            <w:r w:rsidRPr="0013300A">
              <w:rPr>
                <w:i/>
              </w:rPr>
              <w:t>ModelExchange</w:t>
            </w:r>
            <w:proofErr w:type="spellEnd"/>
            <w:r w:rsidRPr="0013300A">
              <w:rPr>
                <w:i/>
              </w:rPr>
              <w:t xml:space="preserv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t xml:space="preserve">If </w:t>
            </w:r>
            <w:proofErr w:type="spellStart"/>
            <w:r w:rsidRPr="004F0E16">
              <w:rPr>
                <w:rStyle w:val="CODE"/>
              </w:rPr>
              <w:t>fmiSetXXX</w:t>
            </w:r>
            <w:proofErr w:type="spellEnd"/>
            <w:r>
              <w:t xml:space="preserve"> is not called on a variable with </w:t>
            </w:r>
            <w:r w:rsidRPr="004F0E16">
              <w:rPr>
                <w:rStyle w:val="CODE"/>
              </w:rPr>
              <w:t>causality</w:t>
            </w:r>
            <w:r>
              <w:t xml:space="preserve"> = </w:t>
            </w:r>
            <w:r>
              <w:rPr>
                <w:rStyle w:val="CODE"/>
                <w:rFonts w:cs="Courier New"/>
              </w:rPr>
              <w:t>″</w:t>
            </w:r>
            <w:r w:rsidRPr="008B3556">
              <w:rPr>
                <w:rStyle w:val="CODE"/>
              </w:rPr>
              <w:t>input</w:t>
            </w:r>
            <w:r>
              <w:rPr>
                <w:rStyle w:val="CODE"/>
                <w:rFonts w:cs="Courier New"/>
              </w:rPr>
              <w:t>″</w:t>
            </w:r>
            <w:r w:rsidR="006545D6">
              <w:rPr>
                <w:rStyle w:val="CODE"/>
                <w:rFonts w:cs="Courier New"/>
              </w:rPr>
              <w:t>,</w:t>
            </w:r>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proofErr w:type="spellStart"/>
            <w:r w:rsidRPr="00227275">
              <w:rPr>
                <w:rStyle w:val="CODE"/>
              </w:rPr>
              <w:t>can</w:t>
            </w:r>
            <w:r>
              <w:rPr>
                <w:rStyle w:val="CODE"/>
              </w:rPr>
              <w:t>HandleMultipleSetPerTimeInstant</w:t>
            </w:r>
            <w:proofErr w:type="spellEnd"/>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28E22B8" w:rsidR="0015495D" w:rsidRDefault="00225675" w:rsidP="0015495D">
            <w:pPr>
              <w:pStyle w:val="Textkrper-Tabelle"/>
              <w:rPr>
                <w:rStyle w:val="FormatvorlageArial"/>
              </w:rPr>
            </w:pPr>
            <w:r>
              <w:rPr>
                <w:rStyle w:val="FormatvorlageArial"/>
              </w:rPr>
              <w:t xml:space="preserve">If present with value = </w:t>
            </w:r>
            <w:proofErr w:type="gramStart"/>
            <w:r>
              <w:rPr>
                <w:rStyle w:val="FormatvorlageArial"/>
              </w:rPr>
              <w:t>false</w:t>
            </w:r>
            <w:proofErr w:type="gramEnd"/>
            <w:r w:rsidR="00227275" w:rsidRPr="00227275">
              <w:rPr>
                <w:rStyle w:val="FormatvorlageArial"/>
              </w:rPr>
              <w:t xml:space="preserve"> then only one </w:t>
            </w:r>
            <w:r w:rsidR="00140C25" w:rsidRPr="00D2781E">
              <w:rPr>
                <w:rStyle w:val="CODE"/>
              </w:rPr>
              <w:t>fmi2</w:t>
            </w:r>
            <w:r w:rsidR="00227275" w:rsidRPr="00D2781E">
              <w:rPr>
                <w:rStyle w:val="COD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r w:rsidR="00227275" w:rsidRPr="00B11AF3">
              <w:rPr>
                <w:rStyle w:val="FormatvorlageArial"/>
                <w:i/>
              </w:rPr>
              <w:t>for example</w:t>
            </w:r>
            <w:r w:rsidR="001D6CCC">
              <w:rPr>
                <w:rStyle w:val="FormatvorlageArial"/>
                <w:i/>
              </w:rPr>
              <w:t>,</w:t>
            </w:r>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3B28CFF0"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w:t>
            </w:r>
            <w:proofErr w:type="spellStart"/>
            <w:proofErr w:type="gramStart"/>
            <w:r w:rsidR="0015495D">
              <w:rPr>
                <w:rStyle w:val="FormatvorlageArial"/>
                <w:i/>
              </w:rPr>
              <w:t>xd</w:t>
            </w:r>
            <w:proofErr w:type="spellEnd"/>
            <w:r w:rsidR="0015495D">
              <w:rPr>
                <w:rStyle w:val="FormatvorlageArial"/>
                <w:i/>
              </w:rPr>
              <w:t xml:space="preserve"> :</w:t>
            </w:r>
            <w:proofErr w:type="gramEnd"/>
            <w:r w:rsidR="0015495D">
              <w:rPr>
                <w:rStyle w:val="FormatvorlageArial"/>
                <w:i/>
              </w:rPr>
              <w:t>= f(</w:t>
            </w:r>
            <w:proofErr w:type="spellStart"/>
            <w:r w:rsidR="0015495D">
              <w:rPr>
                <w:rStyle w:val="FormatvorlageArial"/>
                <w:i/>
              </w:rPr>
              <w:t>xd</w:t>
            </w:r>
            <w:proofErr w:type="spellEnd"/>
            <w:r w:rsidR="0015495D">
              <w:rPr>
                <w:rStyle w:val="FormatvorlageArial"/>
                <w:i/>
              </w:rPr>
              <w:t xml:space="preserve">) instead of </w:t>
            </w:r>
            <w:proofErr w:type="spellStart"/>
            <w:r w:rsidR="0015495D">
              <w:rPr>
                <w:rStyle w:val="FormatvorlageArial"/>
                <w:i/>
              </w:rPr>
              <w:t>xd</w:t>
            </w:r>
            <w:proofErr w:type="spellEnd"/>
            <w:r w:rsidR="0015495D">
              <w:rPr>
                <w:rStyle w:val="FormatvorlageArial"/>
                <w:i/>
              </w:rPr>
              <w:t xml:space="preserve"> = f(previous(</w:t>
            </w:r>
            <w:proofErr w:type="spellStart"/>
            <w:r w:rsidR="0015495D">
              <w:rPr>
                <w:rStyle w:val="FormatvorlageArial"/>
                <w:i/>
              </w:rPr>
              <w:t>xd</w:t>
            </w:r>
            <w:proofErr w:type="spellEnd"/>
            <w:r w:rsidR="0015495D">
              <w:rPr>
                <w:rStyle w:val="FormatvorlageArial"/>
                <w:i/>
              </w:rPr>
              <w:t xml:space="preserve">)),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 there is a generic mechanism to import an FMU in an environment, but the mechanism to connect FMUs together is unrelated to the import mechanism. For example, there is no mechanism in the Modelica language to formulate 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27BDFC29" w:rsidR="001878DE" w:rsidRDefault="00140C25" w:rsidP="001878DE">
      <w:pPr>
        <w:pStyle w:val="Textkrper"/>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p>
    <w:p w14:paraId="3606AB7E" w14:textId="0431DDE7" w:rsidR="001878DE" w:rsidRDefault="00D3437C" w:rsidP="00854315">
      <w:pPr>
        <w:pStyle w:val="BulletItemFirst"/>
        <w:numPr>
          <w:ilvl w:val="0"/>
          <w:numId w:val="49"/>
        </w:numPr>
      </w:pPr>
      <w:r>
        <w:t>if</w:t>
      </w:r>
      <w:r w:rsidRPr="00F067A2">
        <w:rPr>
          <w:rStyle w:val="CODE"/>
        </w:rPr>
        <w:t xml:space="preserve"> </w:t>
      </w:r>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proofErr w:type="spellStart"/>
      <w:r w:rsidR="001878DE" w:rsidRPr="005C461E">
        <w:rPr>
          <w:rStyle w:val="CODE"/>
        </w:rPr>
        <w:t>approx</w:t>
      </w:r>
      <w:proofErr w:type="spellEnd"/>
      <w:r w:rsidR="00F96E74" w:rsidRPr="00F067A2">
        <w:t>"</w:t>
      </w:r>
      <w:r w:rsidR="001878DE">
        <w:t xml:space="preserve"> [</w:t>
      </w:r>
      <w:proofErr w:type="gramStart"/>
      <w:r w:rsidR="001878DE" w:rsidRPr="00854315">
        <w:rPr>
          <w:i/>
        </w:rPr>
        <w:t>in order to</w:t>
      </w:r>
      <w:proofErr w:type="gramEnd"/>
      <w:r w:rsidR="001878DE" w:rsidRPr="00854315">
        <w:rPr>
          <w:i/>
        </w:rPr>
        <w:t xml:space="preserve"> set the corresponding </w:t>
      </w:r>
      <w:r w:rsidR="001878DE" w:rsidRPr="00F067A2">
        <w:rPr>
          <w:rStyle w:val="CODE"/>
        </w:rPr>
        <w:t>start</w:t>
      </w:r>
      <w:r w:rsidR="001878DE" w:rsidRPr="00854315">
        <w:rPr>
          <w:i/>
        </w:rPr>
        <w:t xml:space="preserve"> value</w:t>
      </w:r>
      <w:r w:rsidR="001878DE">
        <w:t>].</w:t>
      </w:r>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r w:rsidR="00443E5C">
        <w:t>.</w:t>
      </w:r>
      <w:r w:rsidR="00566BB3" w:rsidRPr="00566BB3">
        <w:t>]</w:t>
      </w:r>
    </w:p>
    <w:p w14:paraId="38EDDA04" w14:textId="3E7F7FCB" w:rsidR="00F36B25" w:rsidRDefault="00140C25" w:rsidP="00F36B25">
      <w:pPr>
        <w:pStyle w:val="Textkrper"/>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p>
    <w:p w14:paraId="17D18BBF" w14:textId="3C5672DA" w:rsidR="00F36B25" w:rsidRDefault="00D3437C" w:rsidP="006E60E6">
      <w:pPr>
        <w:pStyle w:val="BulletItemFirst"/>
        <w:numPr>
          <w:ilvl w:val="0"/>
          <w:numId w:val="49"/>
        </w:numPr>
      </w:pPr>
      <w:r>
        <w:t>if</w:t>
      </w:r>
      <w:r w:rsidRPr="00F067A2">
        <w:rPr>
          <w:rStyle w:val="CODE"/>
        </w:rPr>
        <w:t xml:space="preserve"> </w:t>
      </w:r>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proofErr w:type="gramStart"/>
      <w:r w:rsidR="00F36B25" w:rsidRPr="00F067A2">
        <w:rPr>
          <w:i/>
        </w:rPr>
        <w:t>in order to</w:t>
      </w:r>
      <w:proofErr w:type="gramEnd"/>
      <w:r w:rsidR="00F36B25" w:rsidRPr="00F067A2">
        <w:rPr>
          <w:i/>
        </w:rPr>
        <w:t xml:space="preserve"> set the corresponding </w:t>
      </w:r>
      <w:r w:rsidR="00F36B25" w:rsidRPr="00F067A2">
        <w:rPr>
          <w:rStyle w:val="CODE"/>
        </w:rPr>
        <w:t>start</w:t>
      </w:r>
      <w:r w:rsidR="00F36B25" w:rsidRPr="00F067A2">
        <w:rPr>
          <w:i/>
        </w:rPr>
        <w:t xml:space="preserve"> value</w:t>
      </w:r>
      <w:r w:rsidR="00F36B25">
        <w:t xml:space="preserve">], or </w:t>
      </w:r>
    </w:p>
    <w:p w14:paraId="5CEACC04" w14:textId="773B25C7" w:rsidR="00F36B25" w:rsidRDefault="00D3437C" w:rsidP="006E60E6">
      <w:pPr>
        <w:pStyle w:val="Textkrper"/>
        <w:numPr>
          <w:ilvl w:val="0"/>
          <w:numId w:val="49"/>
        </w:numPr>
        <w:spacing w:before="0"/>
      </w:pPr>
      <w:r>
        <w:t>if</w:t>
      </w:r>
      <w:r w:rsidRPr="00F067A2">
        <w:rPr>
          <w:rStyle w:val="CODE"/>
        </w:rPr>
        <w:t xml:space="preserve"> </w:t>
      </w:r>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proofErr w:type="gramStart"/>
      <w:r w:rsidR="00F36B25" w:rsidRPr="00F067A2">
        <w:rPr>
          <w:i/>
        </w:rPr>
        <w:t>in order to</w:t>
      </w:r>
      <w:proofErr w:type="gramEnd"/>
      <w:r w:rsidR="00F36B25" w:rsidRPr="00F067A2">
        <w:rPr>
          <w:i/>
        </w:rPr>
        <w:t xml:space="preserve"> provide new values for inputs</w:t>
      </w:r>
      <w:r w:rsidR="00F36B25">
        <w:t>]</w:t>
      </w:r>
    </w:p>
    <w:p w14:paraId="36A1A70C" w14:textId="050B6250" w:rsidR="001878DE" w:rsidRDefault="00140C25" w:rsidP="001878DE">
      <w:pPr>
        <w:pStyle w:val="Textkrper"/>
        <w:spacing w:before="240"/>
      </w:pPr>
      <w:r>
        <w:rPr>
          <w:b/>
        </w:rPr>
        <w:t>fmi2</w:t>
      </w:r>
      <w:r w:rsidR="001878DE" w:rsidRPr="00DB4F72">
        <w:rPr>
          <w:b/>
        </w:rPr>
        <w:t>SetXXX</w:t>
      </w:r>
      <w:r w:rsidR="001878DE">
        <w:t xml:space="preserve"> can be called on any variable</w:t>
      </w:r>
      <w:r w:rsidR="004B3F46">
        <w:t xml:space="preserve"> </w:t>
      </w:r>
      <w:r w:rsidR="00AD7D98">
        <w:rPr>
          <w:b/>
        </w:rPr>
        <w:t xml:space="preserve">for </w:t>
      </w:r>
      <w:proofErr w:type="spellStart"/>
      <w:r w:rsidR="00AD7D98">
        <w:rPr>
          <w:b/>
        </w:rPr>
        <w:t>ModelExchang</w:t>
      </w:r>
      <w:r w:rsidR="004B3F46" w:rsidRPr="002F3E46">
        <w:rPr>
          <w:b/>
        </w:rPr>
        <w:t>e</w:t>
      </w:r>
      <w:proofErr w:type="spellEnd"/>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r w:rsidR="00566BB3" w:rsidRPr="00FA3E81">
        <w:rPr>
          <w:rFonts w:ascii="Courier New" w:hAnsi="Courier New" w:cs="Courier New"/>
          <w:sz w:val="19"/>
          <w:szCs w:val="19"/>
        </w:rPr>
        <w:t>fmi2EnterContinuousTimeMode</w:t>
      </w:r>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p>
    <w:p w14:paraId="505DA42F" w14:textId="20C74CCA" w:rsidR="004B3F46" w:rsidRDefault="00D3437C" w:rsidP="004B3F46">
      <w:pPr>
        <w:pStyle w:val="Textkrper"/>
        <w:numPr>
          <w:ilvl w:val="0"/>
          <w:numId w:val="48"/>
        </w:numPr>
        <w:spacing w:before="0"/>
      </w:pPr>
      <w:r>
        <w:t>if</w:t>
      </w:r>
      <w:r>
        <w:rPr>
          <w:rStyle w:val="CODE"/>
        </w:rPr>
        <w:t xml:space="preserve"> </w:t>
      </w:r>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proofErr w:type="gramStart"/>
      <w:r w:rsidR="004B3F46" w:rsidRPr="00F067A2">
        <w:rPr>
          <w:i/>
        </w:rPr>
        <w:t>in order to</w:t>
      </w:r>
      <w:proofErr w:type="gramEnd"/>
      <w:r w:rsidR="004B3F46" w:rsidRPr="00F067A2">
        <w:rPr>
          <w:i/>
        </w:rPr>
        <w:t xml:space="preserve">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p>
    <w:p w14:paraId="33706D13" w14:textId="3291929A" w:rsidR="004B3F46" w:rsidRDefault="00D3437C" w:rsidP="004B3F46">
      <w:pPr>
        <w:pStyle w:val="Textkrper"/>
        <w:numPr>
          <w:ilvl w:val="0"/>
          <w:numId w:val="48"/>
        </w:numPr>
        <w:spacing w:before="0"/>
      </w:pPr>
      <w:r>
        <w:t>if</w:t>
      </w:r>
      <w:r w:rsidRPr="00F067A2">
        <w:rPr>
          <w:rStyle w:val="CODE"/>
        </w:rPr>
        <w:t xml:space="preserve"> </w:t>
      </w:r>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proofErr w:type="gramStart"/>
      <w:r w:rsidR="004B3F46" w:rsidRPr="00F067A2">
        <w:rPr>
          <w:i/>
        </w:rPr>
        <w:t>in order to</w:t>
      </w:r>
      <w:proofErr w:type="gramEnd"/>
      <w:r w:rsidR="004B3F46" w:rsidRPr="00F067A2">
        <w:rPr>
          <w:i/>
        </w:rPr>
        <w:t xml:space="preserve"> provide new values for inputs</w:t>
      </w:r>
      <w:r w:rsidR="004B3F46">
        <w:t>]</w:t>
      </w:r>
    </w:p>
    <w:p w14:paraId="740F3F61" w14:textId="18D99DED" w:rsidR="004B3F46" w:rsidRDefault="00140C25" w:rsidP="001878DE">
      <w:pPr>
        <w:pStyle w:val="Textkrper"/>
        <w:spacing w:before="240"/>
      </w:pPr>
      <w:r>
        <w:rPr>
          <w:b/>
        </w:rPr>
        <w:t>fmi2</w:t>
      </w:r>
      <w:r w:rsidR="004B3F46" w:rsidRPr="00DB4F72">
        <w:rPr>
          <w:b/>
        </w:rPr>
        <w:t>SetXXX</w:t>
      </w:r>
      <w:r w:rsidR="004B3F46">
        <w:t xml:space="preserve"> can be called on any variable for </w:t>
      </w:r>
      <w:proofErr w:type="spellStart"/>
      <w:r w:rsidR="004B3F46" w:rsidRPr="002F3E46">
        <w:rPr>
          <w:b/>
        </w:rPr>
        <w:t>ModelExchange</w:t>
      </w:r>
      <w:proofErr w:type="spellEnd"/>
      <w:r w:rsidR="004B3F46" w:rsidRPr="002F3E46">
        <w:rPr>
          <w:b/>
        </w:rPr>
        <w:t xml:space="preserve"> in Continuous</w:t>
      </w:r>
      <w:r w:rsidR="00C4341F">
        <w:rPr>
          <w:b/>
        </w:rPr>
        <w:t>-Time</w:t>
      </w:r>
      <w:r w:rsidR="004B3F46" w:rsidRPr="002F3E46">
        <w:rPr>
          <w:b/>
        </w:rPr>
        <w:t xml:space="preserve"> Mode</w:t>
      </w:r>
      <w:r w:rsidR="004B3F46">
        <w:t xml:space="preserve"> </w:t>
      </w:r>
    </w:p>
    <w:p w14:paraId="6E9E8D19" w14:textId="55AA0B5F" w:rsidR="001878DE" w:rsidRDefault="00D3437C" w:rsidP="006E60E6">
      <w:pPr>
        <w:pStyle w:val="Textkrper"/>
        <w:numPr>
          <w:ilvl w:val="0"/>
          <w:numId w:val="48"/>
        </w:numPr>
        <w:spacing w:before="0"/>
      </w:pPr>
      <w:r>
        <w:t>if</w:t>
      </w:r>
      <w:r w:rsidRPr="00F067A2">
        <w:rPr>
          <w:rStyle w:val="CODE"/>
        </w:rPr>
        <w:t xml:space="preserve"> </w:t>
      </w:r>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proofErr w:type="gramStart"/>
      <w:r w:rsidR="001878DE" w:rsidRPr="00F067A2">
        <w:rPr>
          <w:i/>
        </w:rPr>
        <w:t>in order to</w:t>
      </w:r>
      <w:proofErr w:type="gramEnd"/>
      <w:r w:rsidR="001878DE" w:rsidRPr="00F067A2">
        <w:rPr>
          <w:i/>
        </w:rPr>
        <w:t xml:space="preserve">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Textkrper"/>
        <w:spacing w:after="120"/>
      </w:pPr>
    </w:p>
    <w:p w14:paraId="0945F311" w14:textId="77777777" w:rsidR="006545D6" w:rsidRDefault="006545D6" w:rsidP="009C6B97">
      <w:pPr>
        <w:pStyle w:val="Textkrper"/>
        <w:spacing w:after="120"/>
      </w:pPr>
    </w:p>
    <w:p w14:paraId="5397F07E" w14:textId="6756699A" w:rsidR="00320D82" w:rsidRDefault="00643A4C" w:rsidP="009C6B97">
      <w:pPr>
        <w:pStyle w:val="Textkrper"/>
        <w:spacing w:after="120"/>
      </w:pPr>
      <w:r>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proofErr w:type="spellStart"/>
            <w:r>
              <w:rPr>
                <w:rFonts w:cs="Arial"/>
                <w:b/>
              </w:rPr>
              <w:t>calculated</w:t>
            </w:r>
            <w:r w:rsidR="00603B4F">
              <w:rPr>
                <w:rFonts w:cs="Arial"/>
                <w:b/>
              </w:rPr>
              <w:t>p</w:t>
            </w:r>
            <w:r w:rsidRPr="0098259C">
              <w:rPr>
                <w:rFonts w:cs="Arial"/>
                <w:b/>
              </w:rPr>
              <w:t>arameter</w:t>
            </w:r>
            <w:proofErr w:type="spellEnd"/>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Textkrper"/>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proofErr w:type="spellStart"/>
            <w:r w:rsidRPr="00073F1A">
              <w:rPr>
                <w:rStyle w:val="CODE"/>
                <w:color w:val="993300"/>
              </w:rPr>
              <w:t>approx</w:t>
            </w:r>
            <w:proofErr w:type="spellEnd"/>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proofErr w:type="spellStart"/>
            <w:r w:rsidRPr="00643A4C">
              <w:rPr>
                <w:rStyle w:val="CODE"/>
              </w:rPr>
              <w:t>approx</w:t>
            </w:r>
            <w:proofErr w:type="spellEnd"/>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244CFD81" w:rsidR="006C6F13" w:rsidRPr="002F3E46" w:rsidRDefault="00B14379" w:rsidP="00291474">
      <w:pPr>
        <w:pStyle w:val="Textkrper"/>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r w:rsidR="00157D92" w:rsidRPr="002F3E46">
        <w:rPr>
          <w:rStyle w:val="CODE"/>
          <w:rFonts w:cs="Courier New"/>
          <w:i/>
        </w:rPr>
        <w:t>"</w:t>
      </w:r>
      <w:r w:rsidR="006C6F13" w:rsidRPr="002F3E46">
        <w:rPr>
          <w:i/>
        </w:rPr>
        <w:t>,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r w:rsidR="00157D92" w:rsidRPr="002F3E46">
        <w:rPr>
          <w:rStyle w:val="CODE"/>
          <w:rFonts w:cs="Courier New"/>
          <w:i/>
        </w:rPr>
        <w:t>"</w:t>
      </w:r>
      <w:r w:rsidR="00EA7D52">
        <w:rPr>
          <w:i/>
        </w:rPr>
        <w:t>,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explicitly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w:t>
      </w:r>
      <w:proofErr w:type="spellStart"/>
      <w:r w:rsidR="00DA0E55" w:rsidRPr="002F3E46">
        <w:rPr>
          <w:rStyle w:val="CODE"/>
        </w:rPr>
        <w:t>ScalarVariable</w:t>
      </w:r>
      <w:proofErr w:type="spellEnd"/>
      <w:r w:rsidR="00DA0E55" w:rsidRPr="002F3E46">
        <w:rPr>
          <w:rStyle w:val="CODE"/>
        </w:rPr>
        <w:t>&gt;&lt;</w:t>
      </w:r>
      <w:r w:rsidR="00803443" w:rsidRPr="002F3E46">
        <w:rPr>
          <w:rStyle w:val="CODE"/>
          <w:i/>
        </w:rPr>
        <w:t xml:space="preserve">XXX </w:t>
      </w:r>
      <w:r w:rsidR="00DA0E55" w:rsidRPr="002F3E46">
        <w:rPr>
          <w:rStyle w:val="CODE"/>
        </w:rPr>
        <w:t>start</w:t>
      </w:r>
      <w:r w:rsidR="00803443" w:rsidRPr="002F3E46">
        <w:rPr>
          <w:rStyle w:val="CODE"/>
          <w:i/>
        </w:rPr>
        <w:t>=YYY/</w:t>
      </w:r>
      <w:r w:rsidR="00DA0E55" w:rsidRPr="002F3E46">
        <w:rPr>
          <w:rStyle w:val="CODE"/>
        </w:rPr>
        <w:t>&gt;</w:t>
      </w:r>
      <w:r w:rsidR="00DA0E55">
        <w:rPr>
          <w:i/>
        </w:rPr>
        <w:t xml:space="preserve"> or the value provided by </w:t>
      </w:r>
      <w:proofErr w:type="spellStart"/>
      <w:proofErr w:type="gramStart"/>
      <w:r w:rsidR="00DA0E55" w:rsidRPr="002F3E46">
        <w:rPr>
          <w:rStyle w:val="CODE"/>
        </w:rPr>
        <w:t>fmiSetXXX</w:t>
      </w:r>
      <w:proofErr w:type="spellEnd"/>
      <w:r w:rsidR="00122F43">
        <w:rPr>
          <w:i/>
        </w:rPr>
        <w:t>, if</w:t>
      </w:r>
      <w:proofErr w:type="gramEnd"/>
      <w:r w:rsidR="00122F43">
        <w:rPr>
          <w:i/>
        </w:rPr>
        <w:t xml:space="preserve">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Textkrper"/>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xml:space="preserve">, “constant / </w:t>
            </w:r>
            <w:proofErr w:type="spellStart"/>
            <w:r w:rsidR="00E75028">
              <w:rPr>
                <w:rFonts w:cs="Arial"/>
                <w:i/>
              </w:rPr>
              <w:t>calculatedParameter</w:t>
            </w:r>
            <w:proofErr w:type="spellEnd"/>
            <w:r w:rsidR="00E75028">
              <w:rPr>
                <w:rFonts w:cs="Arial"/>
                <w:i/>
              </w:rPr>
              <w:t>”</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xml:space="preserve">, “discrete / </w:t>
            </w:r>
            <w:proofErr w:type="spellStart"/>
            <w:r w:rsidR="00E75028">
              <w:rPr>
                <w:rFonts w:cs="Arial"/>
                <w:i/>
              </w:rPr>
              <w:t>calculatedParameter</w:t>
            </w:r>
            <w:proofErr w:type="spellEnd"/>
            <w:r w:rsidR="00E75028">
              <w:rPr>
                <w:rFonts w:cs="Arial"/>
                <w:i/>
              </w:rPr>
              <w:t>”</w:t>
            </w:r>
            <w:r w:rsidR="00484F13">
              <w:rPr>
                <w:rFonts w:cs="Arial"/>
                <w:i/>
              </w:rPr>
              <w:t>,</w:t>
            </w:r>
            <w:r w:rsidRPr="0098259C">
              <w:rPr>
                <w:rFonts w:cs="Arial"/>
                <w:i/>
              </w:rPr>
              <w:t xml:space="preserve"> “continuous / parameter”</w:t>
            </w:r>
            <w:r w:rsidR="00484F13">
              <w:rPr>
                <w:rFonts w:cs="Arial"/>
                <w:i/>
              </w:rPr>
              <w:t xml:space="preserve"> and continuous / </w:t>
            </w:r>
            <w:proofErr w:type="spellStart"/>
            <w:r w:rsidR="00484F13">
              <w:rPr>
                <w:rFonts w:cs="Arial"/>
                <w:i/>
              </w:rPr>
              <w:t>calculatedParameter</w:t>
            </w:r>
            <w:proofErr w:type="spellEnd"/>
            <w:r w:rsidRPr="0098259C">
              <w:rPr>
                <w:rFonts w:cs="Arial"/>
                <w:i/>
              </w:rPr>
              <w:t xml:space="preserve"> </w:t>
            </w:r>
            <w:r w:rsidR="00980C84">
              <w:rPr>
                <w:rFonts w:cs="Arial"/>
                <w:i/>
              </w:rPr>
              <w:t xml:space="preserve">do not make sense, since causality = “parameter” </w:t>
            </w:r>
            <w:r w:rsidR="00E75028">
              <w:rPr>
                <w:rFonts w:cs="Arial"/>
                <w:i/>
              </w:rPr>
              <w:t>and “</w:t>
            </w:r>
            <w:proofErr w:type="spellStart"/>
            <w:r w:rsidR="00E75028">
              <w:rPr>
                <w:rFonts w:cs="Arial"/>
                <w:i/>
              </w:rPr>
              <w:t>calculatedParameter</w:t>
            </w:r>
            <w:proofErr w:type="spellEnd"/>
            <w:r w:rsidR="00E75028">
              <w:rPr>
                <w:rFonts w:cs="Arial"/>
                <w:i/>
              </w:rPr>
              <w:t xml:space="preserve">”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r w:rsidR="00157D92">
              <w:rPr>
                <w:rFonts w:cs="Arial"/>
                <w:i/>
              </w:rPr>
              <w:t>“</w:t>
            </w:r>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 xml:space="preserve">A fixed or tunable “input” has </w:t>
            </w:r>
            <w:proofErr w:type="gramStart"/>
            <w:r>
              <w:rPr>
                <w:rFonts w:cs="Arial"/>
                <w:i/>
              </w:rPr>
              <w:t>exactly the same</w:t>
            </w:r>
            <w:proofErr w:type="gramEnd"/>
            <w:r>
              <w:rPr>
                <w:rFonts w:cs="Arial"/>
                <w:i/>
              </w:rPr>
              <w:t xml:space="preserv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 xml:space="preserve">A fixed or tunable “output” has </w:t>
            </w:r>
            <w:proofErr w:type="gramStart"/>
            <w:r>
              <w:rPr>
                <w:rFonts w:cs="Arial"/>
                <w:i/>
              </w:rPr>
              <w:t>exactly the same</w:t>
            </w:r>
            <w:proofErr w:type="gramEnd"/>
            <w:r>
              <w:rPr>
                <w:rFonts w:cs="Arial"/>
                <w:i/>
              </w:rPr>
              <w:t xml:space="preserve"> properties as a fixed or tunable </w:t>
            </w:r>
            <w:proofErr w:type="spellStart"/>
            <w:r>
              <w:rPr>
                <w:rFonts w:cs="Arial"/>
                <w:i/>
              </w:rPr>
              <w:t>calculatedParameter</w:t>
            </w:r>
            <w:proofErr w:type="spellEnd"/>
            <w:r>
              <w:rPr>
                <w:rFonts w:cs="Arial"/>
                <w:i/>
              </w:rPr>
              <w:t xml:space="preserve">. For simplicity, only fixed and tunable </w:t>
            </w:r>
            <w:proofErr w:type="spellStart"/>
            <w:r>
              <w:rPr>
                <w:rFonts w:cs="Arial"/>
                <w:i/>
              </w:rPr>
              <w:t>calculatedParameters</w:t>
            </w:r>
            <w:proofErr w:type="spellEnd"/>
            <w:r>
              <w:rPr>
                <w:rFonts w:cs="Arial"/>
                <w:i/>
              </w:rPr>
              <w:t xml:space="preserve"> shall be defined.</w:t>
            </w:r>
          </w:p>
        </w:tc>
      </w:tr>
    </w:tbl>
    <w:p w14:paraId="6388BB2D" w14:textId="77777777" w:rsidR="006F129C" w:rsidRPr="0098259C" w:rsidRDefault="006F129C" w:rsidP="009C6B97">
      <w:pPr>
        <w:pStyle w:val="Textkrper"/>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xml:space="preserve">, and tunable </w:t>
            </w:r>
            <w:proofErr w:type="spellStart"/>
            <w:r w:rsidR="000C7FF0">
              <w:rPr>
                <w:rFonts w:cs="Arial"/>
                <w:i/>
              </w:rPr>
              <w:t>calculatedParameter</w:t>
            </w:r>
            <w:proofErr w:type="spellEnd"/>
            <w:r w:rsidR="000C7FF0">
              <w:rPr>
                <w:rFonts w:cs="Arial"/>
                <w:i/>
              </w:rPr>
              <w:t>/</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8A60CD7"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r w:rsidR="00745D56">
              <w:rPr>
                <w:rFonts w:cs="Arial"/>
                <w:i/>
              </w:rPr>
              <w:t>.</w:t>
            </w:r>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Textkrper"/>
        <w:spacing w:before="240"/>
        <w:rPr>
          <w:i/>
        </w:rPr>
      </w:pPr>
      <w:r w:rsidRPr="0098259C">
        <w:rPr>
          <w:i/>
        </w:rPr>
        <w:t>How to treat tunable variables:</w:t>
      </w:r>
    </w:p>
    <w:p w14:paraId="2D1C711D" w14:textId="77777777" w:rsidR="006E2327" w:rsidRDefault="006E2327" w:rsidP="006E2327">
      <w:pPr>
        <w:pStyle w:val="Textkrper"/>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w:t>
      </w:r>
      <w:proofErr w:type="spellStart"/>
      <w:r w:rsidRPr="0098259C">
        <w:rPr>
          <w:i/>
        </w:rPr>
        <w:t>dp</w:t>
      </w:r>
      <w:proofErr w:type="spellEnd"/>
      <w:r w:rsidRPr="0098259C">
        <w:rPr>
          <w:i/>
        </w:rPr>
        <w:t xml:space="preserve">/dt = 0. If the parameter "p" is changing, then </w:t>
      </w:r>
      <w:r w:rsidR="00014230" w:rsidRPr="0098259C">
        <w:rPr>
          <w:i/>
        </w:rPr>
        <w:t>D</w:t>
      </w:r>
      <w:r w:rsidRPr="0098259C">
        <w:rPr>
          <w:i/>
        </w:rPr>
        <w:t xml:space="preserve">irac impulses are introduced since </w:t>
      </w:r>
      <w:proofErr w:type="spellStart"/>
      <w:r w:rsidRPr="0098259C">
        <w:rPr>
          <w:i/>
        </w:rPr>
        <w:t>dp</w:t>
      </w:r>
      <w:proofErr w:type="spellEnd"/>
      <w:r w:rsidRPr="0098259C">
        <w:rPr>
          <w:i/>
        </w:rPr>
        <w:t xml:space="preserve">/dt of a discontinuous 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Furthermore, in many cases the model 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Textkrper"/>
        <w:rPr>
          <w:i/>
        </w:rPr>
      </w:pPr>
      <w:r>
        <w:rPr>
          <w:i/>
        </w:rPr>
        <w:t>FMI for Model Exchange:</w:t>
      </w:r>
    </w:p>
    <w:p w14:paraId="339FC48E" w14:textId="77777777" w:rsidR="006E2327" w:rsidRPr="0098259C" w:rsidRDefault="006E2327" w:rsidP="00B01CCB">
      <w:pPr>
        <w:pStyle w:val="Textkrper-Zeileneinzug"/>
        <w:ind w:firstLine="0"/>
        <w:rPr>
          <w:i/>
        </w:rPr>
      </w:pPr>
      <w:r w:rsidRPr="0098259C">
        <w:rPr>
          <w:i/>
        </w:rPr>
        <w:t xml:space="preserve">Therefore, “tuning a parameter” during simulation does not mean to “change the parameter online” during simulation. Instead, this is a </w:t>
      </w:r>
      <w:proofErr w:type="gramStart"/>
      <w:r w:rsidRPr="0098259C">
        <w:rPr>
          <w:i/>
        </w:rPr>
        <w:t>short hand</w:t>
      </w:r>
      <w:proofErr w:type="gramEnd"/>
      <w:r w:rsidRPr="0098259C">
        <w:rPr>
          <w:i/>
        </w:rPr>
        <w:t xml:space="preserve"> notation for:</w:t>
      </w:r>
    </w:p>
    <w:p w14:paraId="13443D4D" w14:textId="77777777" w:rsidR="006E2327" w:rsidRPr="0098259C" w:rsidRDefault="006E2327" w:rsidP="006E60E6">
      <w:pPr>
        <w:pStyle w:val="Textkrper"/>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Textkrper"/>
        <w:numPr>
          <w:ilvl w:val="0"/>
          <w:numId w:val="35"/>
        </w:numPr>
        <w:rPr>
          <w:i/>
        </w:rPr>
      </w:pPr>
      <w:r w:rsidRPr="0098259C">
        <w:rPr>
          <w:i/>
        </w:rPr>
        <w:t>Change the values of the tunable parameters.</w:t>
      </w:r>
    </w:p>
    <w:p w14:paraId="124EE7AA" w14:textId="77777777" w:rsidR="006E2327" w:rsidRPr="0098259C" w:rsidRDefault="006E2327" w:rsidP="006E60E6">
      <w:pPr>
        <w:pStyle w:val="Textkrper"/>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Textkrper"/>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Textkrper"/>
        <w:rPr>
          <w:i/>
        </w:rPr>
      </w:pPr>
      <w:proofErr w:type="gramStart"/>
      <w:r>
        <w:rPr>
          <w:i/>
        </w:rPr>
        <w:t>Basically</w:t>
      </w:r>
      <w:proofErr w:type="gramEnd"/>
      <w:r>
        <w:rPr>
          <w:i/>
        </w:rPr>
        <w:t xml:space="preserve"> this means that a new simulation run is started from the previous FMU state with changed parameter values. </w:t>
      </w:r>
      <w:r w:rsidR="006E2327" w:rsidRPr="0098259C">
        <w:rPr>
          <w:i/>
        </w:rPr>
        <w:t xml:space="preserve">With this interpretation, changing parameters online is “clean”, </w:t>
      </w:r>
      <w:proofErr w:type="gramStart"/>
      <w:r w:rsidR="006E2327" w:rsidRPr="0098259C">
        <w:rPr>
          <w:i/>
        </w:rPr>
        <w:t>as long as</w:t>
      </w:r>
      <w:proofErr w:type="gramEnd"/>
      <w:r w:rsidR="006E2327" w:rsidRPr="0098259C">
        <w:rPr>
          <w:i/>
        </w:rPr>
        <w:t xml:space="preserve"> these changes appear at an event instant.</w:t>
      </w:r>
    </w:p>
    <w:p w14:paraId="0ED0EF1E" w14:textId="77777777" w:rsidR="005971B8" w:rsidRDefault="005971B8" w:rsidP="006E2327">
      <w:pPr>
        <w:pStyle w:val="Textkrper"/>
        <w:rPr>
          <w:i/>
        </w:rPr>
      </w:pPr>
      <w:r>
        <w:rPr>
          <w:i/>
        </w:rPr>
        <w:t>FMI for Co</w:t>
      </w:r>
      <w:r>
        <w:rPr>
          <w:i/>
        </w:rPr>
        <w:noBreakHyphen/>
        <w:t>Simulation:</w:t>
      </w:r>
    </w:p>
    <w:p w14:paraId="00721E08" w14:textId="554758D0" w:rsidR="005971B8" w:rsidRPr="0098259C" w:rsidRDefault="005971B8" w:rsidP="00B01CCB">
      <w:pPr>
        <w:pStyle w:val="Textkrper"/>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r w:rsidR="00831FCB">
        <w:rPr>
          <w:i/>
        </w:rPr>
        <w:t>,</w:t>
      </w:r>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r w:rsidR="008E477C">
        <w:rPr>
          <w:i/>
        </w:rPr>
        <w:t xml:space="preserve">that is,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Textkrper"/>
        <w:spacing w:before="0"/>
      </w:pPr>
      <w:r w:rsidRPr="0098259C">
        <w:t>]</w:t>
      </w:r>
    </w:p>
    <w:p w14:paraId="7870BB46" w14:textId="16F43137" w:rsidR="00E9550E" w:rsidRPr="0098259C" w:rsidRDefault="00E9550E" w:rsidP="009A753C">
      <w:pPr>
        <w:pStyle w:val="Textkrper"/>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proofErr w:type="spellStart"/>
      <w:r w:rsidR="00B46890" w:rsidRPr="0098259C">
        <w:rPr>
          <w:rStyle w:val="CODE"/>
        </w:rPr>
        <w:t>valueReference</w:t>
      </w:r>
      <w:proofErr w:type="spellEnd"/>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w:t>
      </w:r>
      <w:proofErr w:type="gramStart"/>
      <w:r w:rsidR="006C5046">
        <w:t>exactly the same</w:t>
      </w:r>
      <w:proofErr w:type="gramEnd"/>
      <w:r w:rsidR="006C5046">
        <w:t xml:space="preserve"> if </w:t>
      </w:r>
      <w:r w:rsidR="006C5046" w:rsidRPr="002F3E46">
        <w:rPr>
          <w:rStyle w:val="CODE"/>
        </w:rPr>
        <w:t>a</w:t>
      </w:r>
      <w:r w:rsidR="006C5046">
        <w:t xml:space="preserve"> and </w:t>
      </w:r>
      <w:r w:rsidR="006C5046" w:rsidRPr="002F3E46">
        <w:rPr>
          <w:rStyle w:val="CODE"/>
        </w:rPr>
        <w:t>b</w:t>
      </w:r>
      <w:r w:rsidR="006C5046">
        <w:t xml:space="preserve"> </w:t>
      </w:r>
      <w:r w:rsidR="008E477C">
        <w:t xml:space="preserve">were </w:t>
      </w:r>
      <w:r w:rsidR="006C5046">
        <w:t xml:space="preserve">not treated as alias variables (that is, </w:t>
      </w:r>
      <w:r w:rsidR="008E477C">
        <w:t>had</w:t>
      </w:r>
      <w:r w:rsidR="006C5046">
        <w:t xml:space="preserve"> different </w:t>
      </w:r>
      <w:proofErr w:type="spellStart"/>
      <w:r w:rsidR="006C5046" w:rsidRPr="002F3E46">
        <w:rPr>
          <w:rStyle w:val="CODE"/>
        </w:rPr>
        <w:t>valueReferences</w:t>
      </w:r>
      <w:proofErr w:type="spellEnd"/>
      <w:r w:rsidR="006C5046">
        <w:t>). This requirement leads naturally to the following restrictions</w:t>
      </w:r>
      <w:r w:rsidR="00B46890" w:rsidRPr="0098259C">
        <w:t>:</w:t>
      </w:r>
    </w:p>
    <w:p w14:paraId="17CD74B1" w14:textId="3110C26E"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proofErr w:type="spellStart"/>
      <w:r w:rsidR="0084195E" w:rsidRPr="002F3E46">
        <w:rPr>
          <w:rStyle w:val="CODE"/>
        </w:rPr>
        <w:t>fmiSetXXX</w:t>
      </w:r>
      <w:proofErr w:type="spellEnd"/>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r w:rsidR="00831FCB">
        <w:rPr>
          <w:i/>
        </w:rPr>
        <w:t>,</w:t>
      </w:r>
      <w:r w:rsidR="008E3517" w:rsidRPr="0098259C">
        <w:rPr>
          <w:i/>
        </w:rPr>
        <w:t xml:space="preserve"> and alias means that there is a constraint equation between variables (= the values are the same), the</w:t>
      </w:r>
      <w:r w:rsidR="00831FCB">
        <w:rPr>
          <w:i/>
        </w:rPr>
        <w:t>se</w:t>
      </w:r>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r w:rsidR="009B403E">
        <w:rPr>
          <w:i/>
        </w:rPr>
        <w:t>,</w:t>
      </w:r>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proofErr w:type="spellStart"/>
      <w:r w:rsidR="00BC5F45" w:rsidRPr="002F3E46">
        <w:rPr>
          <w:rStyle w:val="CODE"/>
        </w:rPr>
        <w:t>calculatedParameter</w:t>
      </w:r>
      <w:proofErr w:type="spellEnd"/>
      <w:r w:rsidR="00BC5F45" w:rsidRPr="002F3E46">
        <w:rPr>
          <w:rStyle w:val="CODE"/>
          <w:i/>
        </w:rPr>
        <w:t>"</w:t>
      </w:r>
      <w:r w:rsidR="00BC5F45" w:rsidRPr="00BC5F45">
        <w:rPr>
          <w:i/>
        </w:rPr>
        <w:t xml:space="preserve"> and </w:t>
      </w:r>
      <w:proofErr w:type="gramStart"/>
      <w:r w:rsidR="00BC5F45" w:rsidRPr="002F3E46">
        <w:rPr>
          <w:rStyle w:val="CODE"/>
        </w:rPr>
        <w:t>b :</w:t>
      </w:r>
      <w:proofErr w:type="gramEnd"/>
      <w:r w:rsidR="00BC5F45" w:rsidRPr="002F3E46">
        <w:rPr>
          <w:rStyle w:val="CODE"/>
        </w:rPr>
        <w:t>=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r w:rsidR="00A051ED">
        <w:t>,</w:t>
      </w:r>
      <w:r>
        <w:t xml:space="preserve"> or all of them must have the same </w:t>
      </w:r>
      <w:r w:rsidRPr="002F3E46">
        <w:rPr>
          <w:rStyle w:val="CODE"/>
        </w:rPr>
        <w:t>&lt;Unit name&gt;</w:t>
      </w:r>
      <w:r>
        <w:t xml:space="preserve"> and the same </w:t>
      </w:r>
      <w:r w:rsidRPr="002F3E46">
        <w:rPr>
          <w:rStyle w:val="CODE"/>
        </w:rPr>
        <w:t>&lt;Unit&gt;&lt;</w:t>
      </w:r>
      <w:proofErr w:type="spellStart"/>
      <w:r w:rsidRPr="002F3E46">
        <w:rPr>
          <w:rStyle w:val="CODE"/>
        </w:rPr>
        <w:t>BaseUnit</w:t>
      </w:r>
      <w:proofErr w:type="spellEnd"/>
      <w:r w:rsidRPr="002F3E46">
        <w:rPr>
          <w:rStyle w:val="CODE"/>
        </w:rPr>
        <w:t>&gt;</w:t>
      </w:r>
      <w:r>
        <w:t xml:space="preserve"> definitions.</w:t>
      </w:r>
    </w:p>
    <w:p w14:paraId="34C6391F" w14:textId="6AFFB952" w:rsidR="00085434" w:rsidRPr="0098259C" w:rsidRDefault="00085434" w:rsidP="00085434">
      <w:pPr>
        <w:pStyle w:val="Textkrper"/>
      </w:pPr>
      <w:r w:rsidRPr="0098259C">
        <w:t xml:space="preserve">The aliasing of variables only means that the “value” of the variables is always identical. However, aliased variables may have different attributes, </w:t>
      </w:r>
      <w:r w:rsidR="008E477C">
        <w:t>such as</w:t>
      </w:r>
      <w:r w:rsidR="008E477C" w:rsidRPr="0098259C">
        <w:t xml:space="preserve"> </w:t>
      </w:r>
      <w:r w:rsidRPr="0098259C">
        <w:t>min/max/nominal values or description texts. [</w:t>
      </w:r>
      <w:r w:rsidRPr="0098259C">
        <w:rPr>
          <w:i/>
        </w:rPr>
        <w:t>For example</w:t>
      </w:r>
      <w:r w:rsidR="006E17D0">
        <w:rPr>
          <w:i/>
        </w:rPr>
        <w:t>,</w:t>
      </w:r>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6F7563F1" w:rsidR="00085434" w:rsidRDefault="00085434" w:rsidP="00085434">
      <w:pPr>
        <w:pStyle w:val="Textkrper"/>
      </w:pPr>
      <w:r w:rsidRPr="0098259C">
        <w:t>[</w:t>
      </w:r>
      <w:r w:rsidRPr="0098259C">
        <w:rPr>
          <w:i/>
        </w:rPr>
        <w:t xml:space="preserve">The dependency definition in </w:t>
      </w:r>
      <w:proofErr w:type="spellStart"/>
      <w:r w:rsidRPr="0098259C">
        <w:rPr>
          <w:rStyle w:val="CODE"/>
        </w:rPr>
        <w:t>fmiModelDescription.ModelStructure</w:t>
      </w:r>
      <w:proofErr w:type="spellEnd"/>
      <w:r w:rsidRPr="0098259C">
        <w:rPr>
          <w:i/>
        </w:rPr>
        <w:t xml:space="preserve"> is completely unrelated to the alias definition. In particular, the “direct dependency” definition can be a superset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r w:rsidR="006E17D0">
        <w:rPr>
          <w:i/>
        </w:rPr>
        <w:t>,</w:t>
      </w:r>
      <w:r w:rsidRPr="0098259C">
        <w:rPr>
          <w:i/>
        </w:rPr>
        <w:t xml:space="preserve"> if it is stated that the output y1 depends on input u1 and the output y2 depends on input u2, and y1 is an alias to y2, then this definition is fine, although it can be deduced that </w:t>
      </w:r>
      <w:proofErr w:type="gramStart"/>
      <w:r w:rsidRPr="0098259C">
        <w:rPr>
          <w:i/>
        </w:rPr>
        <w:t>in reality neither</w:t>
      </w:r>
      <w:proofErr w:type="gramEnd"/>
      <w:r w:rsidRPr="0098259C">
        <w:rPr>
          <w:i/>
        </w:rPr>
        <w:t xml:space="preserve">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Textkrper"/>
      </w:pPr>
      <w:r w:rsidRPr="00FA3E81">
        <w:rPr>
          <w:i/>
          <w:iCs/>
        </w:rPr>
        <w:t>[In case of different variability among the set of alias variables, and if that set of aliases does not contain an input or parameter, the variability should be the highest of the variables in the set, e.g. continuous &gt; discrete &gt; tunable &gt;</w:t>
      </w:r>
      <w:r w:rsidR="003076BD">
        <w:rPr>
          <w:i/>
          <w:iCs/>
        </w:rPr>
        <w:t xml:space="preserve"> </w:t>
      </w:r>
      <w:r w:rsidRPr="00FA3E81">
        <w:rPr>
          <w:i/>
          <w:iCs/>
        </w:rPr>
        <w:t>fixed. If the set includes a parameter or input the aliases will have the stated variability of that parameter or input</w:t>
      </w:r>
      <w:r w:rsidR="00443E5C">
        <w:rPr>
          <w:i/>
          <w:iCs/>
        </w:rPr>
        <w:t>.</w:t>
      </w:r>
      <w:r w:rsidR="003076BD">
        <w:rPr>
          <w:i/>
          <w:iCs/>
        </w:rPr>
        <w:t>]</w:t>
      </w:r>
      <w:r w:rsidR="00443E5C">
        <w:rPr>
          <w:i/>
          <w:iCs/>
        </w:rPr>
        <w:t xml:space="preserve"> </w:t>
      </w:r>
      <w:r w:rsidR="00443E5C">
        <w:rPr>
          <w:i/>
          <w:iCs/>
        </w:rPr>
        <w:br/>
      </w:r>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Textkrper"/>
      </w:pPr>
    </w:p>
    <w:p w14:paraId="0B205909" w14:textId="4897FF4D" w:rsidR="00611033" w:rsidRPr="0098259C" w:rsidRDefault="008A0504" w:rsidP="00611033">
      <w:pPr>
        <w:pStyle w:val="Textkrper"/>
      </w:pPr>
      <w:r>
        <w:rPr>
          <w:noProof/>
          <w:lang w:eastAsia="en-US"/>
        </w:rPr>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821259" cy="8012908"/>
                    </a:xfrm>
                    <a:prstGeom prst="rect">
                      <a:avLst/>
                    </a:prstGeom>
                  </pic:spPr>
                </pic:pic>
              </a:graphicData>
            </a:graphic>
          </wp:inline>
        </w:drawing>
      </w:r>
      <w:r w:rsidR="00611033">
        <w:t xml:space="preserve">     </w:t>
      </w:r>
      <w:r>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363256" cy="3377307"/>
                    </a:xfrm>
                    <a:prstGeom prst="rect">
                      <a:avLst/>
                    </a:prstGeom>
                  </pic:spPr>
                </pic:pic>
              </a:graphicData>
            </a:graphic>
          </wp:inline>
        </w:drawing>
      </w:r>
      <w:r w:rsidR="00611033">
        <w:t xml:space="preserve"> </w:t>
      </w:r>
      <w:r w:rsidR="00611033">
        <w:br/>
      </w:r>
    </w:p>
    <w:p w14:paraId="73045228" w14:textId="77777777" w:rsidR="00324B2A" w:rsidRPr="0098259C" w:rsidRDefault="001B4217" w:rsidP="00324B2A">
      <w:pPr>
        <w:pStyle w:val="Textkrper"/>
        <w:jc w:val="center"/>
      </w:pPr>
      <w:r>
        <w:rPr>
          <w:noProof/>
          <w:lang w:eastAsia="en-US"/>
        </w:rPr>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297489" cy="1704589"/>
                    </a:xfrm>
                    <a:prstGeom prst="rect">
                      <a:avLst/>
                    </a:prstGeom>
                  </pic:spPr>
                </pic:pic>
              </a:graphicData>
            </a:graphic>
          </wp:inline>
        </w:drawing>
      </w:r>
    </w:p>
    <w:p w14:paraId="07D0C8F6" w14:textId="77777777" w:rsidR="00247652" w:rsidRDefault="001B4217" w:rsidP="00324B2A">
      <w:pPr>
        <w:pStyle w:val="Textkrper"/>
        <w:jc w:val="center"/>
      </w:pPr>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515887" cy="2766546"/>
                    </a:xfrm>
                    <a:prstGeom prst="rect">
                      <a:avLst/>
                    </a:prstGeom>
                  </pic:spPr>
                </pic:pic>
              </a:graphicData>
            </a:graphic>
          </wp:inline>
        </w:drawing>
      </w:r>
    </w:p>
    <w:p w14:paraId="367729CA" w14:textId="77777777" w:rsidR="00D53040" w:rsidRDefault="00D53040" w:rsidP="00324B2A">
      <w:pPr>
        <w:pStyle w:val="Textkrper"/>
        <w:spacing w:after="120"/>
      </w:pPr>
    </w:p>
    <w:p w14:paraId="6FBA45BA" w14:textId="5AE18F7D" w:rsidR="00324B2A" w:rsidRPr="0098259C" w:rsidRDefault="00324B2A" w:rsidP="00324B2A">
      <w:pPr>
        <w:pStyle w:val="Textkrper"/>
        <w:spacing w:after="120"/>
        <w:rPr>
          <w:rStyle w:val="FormatvorlageArial"/>
          <w:szCs w:val="21"/>
        </w:rPr>
      </w:pPr>
      <w:r w:rsidRPr="0098259C">
        <w:t xml:space="preserve">The attributes are defined in </w:t>
      </w:r>
      <w:r w:rsidR="00E42D3E">
        <w:t xml:space="preserve">section </w:t>
      </w:r>
      <w:r w:rsidR="00546BF2">
        <w:fldChar w:fldCharType="begin"/>
      </w:r>
      <w:r w:rsidR="00546BF2">
        <w:instrText xml:space="preserve"> REF _Ref20232603 \r \h </w:instrText>
      </w:r>
      <w:r w:rsidR="00546BF2">
        <w:fldChar w:fldCharType="separate"/>
      </w:r>
      <w:r w:rsidR="00EE265D">
        <w:t>2.2.3</w:t>
      </w:r>
      <w:r w:rsidR="00546BF2">
        <w:fldChar w:fldCharType="end"/>
      </w:r>
      <w:r w:rsidR="00954A19" w:rsidRPr="0098259C">
        <w:t xml:space="preserve"> (“</w:t>
      </w:r>
      <w:proofErr w:type="spellStart"/>
      <w:r w:rsidR="00954A19" w:rsidRPr="0098259C">
        <w:rPr>
          <w:rStyle w:val="CODE"/>
        </w:rPr>
        <w:t>Type</w:t>
      </w:r>
      <w:r w:rsidR="00D54D07">
        <w:rPr>
          <w:rStyle w:val="CODE"/>
        </w:rPr>
        <w:t>Definitions</w:t>
      </w:r>
      <w:proofErr w:type="spellEnd"/>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proofErr w:type="spellStart"/>
            <w:r>
              <w:rPr>
                <w:rStyle w:val="CODE"/>
              </w:rPr>
              <w:t>declaredType</w:t>
            </w:r>
            <w:proofErr w:type="spellEnd"/>
          </w:p>
        </w:tc>
        <w:tc>
          <w:tcPr>
            <w:tcW w:w="7397" w:type="dxa"/>
            <w:shd w:val="clear" w:color="auto" w:fill="auto"/>
          </w:tcPr>
          <w:p w14:paraId="349EC94A" w14:textId="39E95EF2" w:rsidR="00DB6CA7" w:rsidRPr="0098259C" w:rsidRDefault="00DB6CA7" w:rsidP="00546BF2">
            <w:pPr>
              <w:pStyle w:val="Textkrper-Tabelle"/>
              <w:rPr>
                <w:i/>
              </w:rPr>
            </w:pPr>
            <w:r w:rsidRPr="0098259C">
              <w:t xml:space="preserve">If present, name of type defined with </w:t>
            </w:r>
            <w:proofErr w:type="spellStart"/>
            <w:r w:rsidRPr="0098259C">
              <w:rPr>
                <w:rStyle w:val="CODE"/>
              </w:rPr>
              <w:t>TypeDefinitions</w:t>
            </w:r>
            <w:proofErr w:type="spellEnd"/>
            <w:r w:rsidRPr="0098259C">
              <w:t xml:space="preserve"> </w:t>
            </w:r>
            <w:r w:rsidR="009B473D">
              <w:t xml:space="preserve">/ </w:t>
            </w:r>
            <w:proofErr w:type="spellStart"/>
            <w:r w:rsidR="009B473D" w:rsidRPr="00F067A2">
              <w:rPr>
                <w:rStyle w:val="CODE"/>
              </w:rPr>
              <w:t>SimpleType</w:t>
            </w:r>
            <w:proofErr w:type="spellEnd"/>
            <w:r w:rsidRPr="0098259C">
              <w:t xml:space="preserve">. The value defined in the corresponding </w:t>
            </w:r>
            <w:proofErr w:type="spellStart"/>
            <w:r w:rsidRPr="0098259C">
              <w:rPr>
                <w:rStyle w:val="CODE"/>
              </w:rPr>
              <w:t>TypeDefinition</w:t>
            </w:r>
            <w:proofErr w:type="spellEnd"/>
            <w:r w:rsidRPr="0098259C">
              <w:t xml:space="preserve"> (see section </w:t>
            </w:r>
            <w:r w:rsidR="00546BF2">
              <w:fldChar w:fldCharType="begin"/>
            </w:r>
            <w:r w:rsidR="00546BF2">
              <w:instrText xml:space="preserve"> REF _Ref20232625 \r \h </w:instrText>
            </w:r>
            <w:r w:rsidR="00546BF2">
              <w:fldChar w:fldCharType="separate"/>
            </w:r>
            <w:r w:rsidR="00EE265D">
              <w:t>2.2.3</w:t>
            </w:r>
            <w:r w:rsidR="00546BF2">
              <w:fldChar w:fldCharType="end"/>
            </w:r>
            <w:r w:rsidRPr="0098259C">
              <w:t>) is used as default. [</w:t>
            </w:r>
            <w:r w:rsidR="00F740C3">
              <w:rPr>
                <w:i/>
              </w:rPr>
              <w:t>F</w:t>
            </w:r>
            <w:r w:rsidRPr="0098259C">
              <w:rPr>
                <w:i/>
              </w:rPr>
              <w:t>or example</w:t>
            </w:r>
            <w:r w:rsidR="00F740C3">
              <w:rPr>
                <w:i/>
              </w:rPr>
              <w:t>, if</w:t>
            </w:r>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proofErr w:type="spellStart"/>
            <w:r w:rsidRPr="0098259C">
              <w:rPr>
                <w:rStyle w:val="CODE"/>
                <w:i/>
              </w:rPr>
              <w:t>TypeDefinition</w:t>
            </w:r>
            <w:proofErr w:type="spellEnd"/>
            <w:r w:rsidRPr="0098259C">
              <w:rPr>
                <w:i/>
              </w:rPr>
              <w:t>) and in “</w:t>
            </w:r>
            <w:r w:rsidRPr="0098259C">
              <w:rPr>
                <w:rStyle w:val="CODE"/>
                <w:i/>
              </w:rPr>
              <w:t>Real</w:t>
            </w:r>
            <w:r w:rsidRPr="0098259C">
              <w:rPr>
                <w:i/>
              </w:rPr>
              <w:t xml:space="preserve">” (of </w:t>
            </w:r>
            <w:proofErr w:type="spellStart"/>
            <w:r w:rsidRPr="0098259C">
              <w:rPr>
                <w:rStyle w:val="CODE"/>
                <w:i/>
              </w:rPr>
              <w:t>ScalarVariable</w:t>
            </w:r>
            <w:proofErr w:type="spellEnd"/>
            <w:r w:rsidRPr="0098259C">
              <w:rPr>
                <w:i/>
              </w:rPr>
              <w:t>), then the “</w:t>
            </w:r>
            <w:r w:rsidRPr="0098259C">
              <w:rPr>
                <w:rStyle w:val="CODE"/>
                <w:i/>
              </w:rPr>
              <w:t>min</w:t>
            </w:r>
            <w:r w:rsidRPr="0098259C">
              <w:rPr>
                <w:i/>
              </w:rPr>
              <w:t xml:space="preserve">” of </w:t>
            </w:r>
            <w:proofErr w:type="spellStart"/>
            <w:r w:rsidRPr="0098259C">
              <w:rPr>
                <w:rStyle w:val="CODE"/>
                <w:i/>
              </w:rPr>
              <w:t>ScalarVariable</w:t>
            </w:r>
            <w:proofErr w:type="spellEnd"/>
            <w:r w:rsidRPr="0098259C">
              <w:rPr>
                <w:i/>
              </w:rPr>
              <w:t xml:space="preserve"> is </w:t>
            </w:r>
            <w:proofErr w:type="gramStart"/>
            <w:r w:rsidRPr="0098259C">
              <w:rPr>
                <w:i/>
              </w:rPr>
              <w:t>actually used</w:t>
            </w:r>
            <w:proofErr w:type="gramEnd"/>
            <w:r w:rsidRPr="0098259C">
              <w:rPr>
                <w:i/>
              </w:rPr>
              <w:t>.</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w:t>
            </w:r>
            <w:proofErr w:type="gramStart"/>
            <w:r w:rsidRPr="0098259C">
              <w:t>required, because</w:t>
            </w:r>
            <w:proofErr w:type="gramEnd"/>
            <w:r w:rsidRPr="0098259C">
              <w:t xml:space="preserve"> the </w:t>
            </w:r>
            <w:r w:rsidRPr="0098259C">
              <w:rPr>
                <w:rStyle w:val="CODE"/>
              </w:rPr>
              <w:t>Enumeration</w:t>
            </w:r>
            <w:r w:rsidRPr="0098259C">
              <w:t xml:space="preserve"> items are defined in </w:t>
            </w:r>
            <w:proofErr w:type="spellStart"/>
            <w:r w:rsidRPr="0098259C">
              <w:rPr>
                <w:rStyle w:val="CODE"/>
              </w:rPr>
              <w:t>TypeDefinitions</w:t>
            </w:r>
            <w:proofErr w:type="spellEnd"/>
            <w:r>
              <w:t xml:space="preserve"> / </w:t>
            </w:r>
            <w:proofErr w:type="spellStart"/>
            <w:r w:rsidRPr="00DB6CA7">
              <w:rPr>
                <w:rStyle w:val="CODE"/>
              </w:rPr>
              <w:t>SimpleType</w:t>
            </w:r>
            <w:proofErr w:type="spellEnd"/>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78CFBFD9"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r w:rsidR="00F740C3">
              <w:rPr>
                <w:rStyle w:val="FormatvorlageArial"/>
              </w:rPr>
              <w:t>.</w:t>
            </w:r>
            <w:r w:rsidR="00D85E7D">
              <w:rPr>
                <w:rStyle w:val="FormatvorlageArial"/>
              </w:rPr>
              <w:t xml:space="preserve"> [</w:t>
            </w:r>
            <w:bookmarkStart w:id="189"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r w:rsidR="007C0A99">
              <w:t xml:space="preserve"> WARNING: It is not recommended to change the start values in the </w:t>
            </w:r>
            <w:r w:rsidR="007C0A99" w:rsidRPr="00D2781E">
              <w:rPr>
                <w:rStyle w:val="CODE"/>
                <w:i/>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w:t>
            </w:r>
            <w:proofErr w:type="spellStart"/>
            <w:r w:rsidR="007C0A99">
              <w:t>behaviour</w:t>
            </w:r>
            <w:proofErr w:type="spellEnd"/>
            <w:r w:rsidR="007C0A99">
              <w:t xml:space="preserve"> of the FMU in different importing tools, as it is not mandatory to call </w:t>
            </w:r>
            <w:r w:rsidR="007C0A99" w:rsidRPr="00D2781E">
              <w:rPr>
                <w:rStyle w:val="CODE"/>
                <w:i/>
              </w:rPr>
              <w:t>fmi2SetXXX</w:t>
            </w:r>
            <w:r w:rsidR="007C0A99">
              <w:t xml:space="preserve"> to set start values during initialization. </w:t>
            </w:r>
            <w:proofErr w:type="gramStart"/>
            <w:r w:rsidR="007C0A99">
              <w:t>Instead</w:t>
            </w:r>
            <w:proofErr w:type="gramEnd"/>
            <w:r w:rsidR="007C0A99">
              <w:t xml:space="preserve"> it is recommended to use the SSP Standard </w:t>
            </w:r>
            <w:r w:rsidR="00007CB3">
              <w:t>(</w:t>
            </w:r>
            <w:hyperlink r:id="rId73" w:history="1">
              <w:r w:rsidR="00007CB3" w:rsidRPr="00943A77">
                <w:rPr>
                  <w:rStyle w:val="Hyperlink"/>
                </w:rPr>
                <w:t>https://ssp-standard.org/</w:t>
              </w:r>
            </w:hyperlink>
            <w:r w:rsidR="00007CB3">
              <w:t xml:space="preserve">) </w:t>
            </w:r>
            <w:r w:rsidR="007C0A99">
              <w:t>to handle modified parameters of FMUs or different parameter sets.</w:t>
            </w:r>
            <w:r w:rsidR="00D85E7D">
              <w:rPr>
                <w:rStyle w:val="FormatvorlageArial"/>
              </w:rPr>
              <w:t xml:space="preserve">] </w:t>
            </w:r>
            <w:bookmarkEnd w:id="189"/>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proofErr w:type="spellStart"/>
            <w:r w:rsidR="009B473D" w:rsidRPr="00F067A2">
              <w:rPr>
                <w:rStyle w:val="CODE"/>
              </w:rPr>
              <w:t>ScalarVariable</w:t>
            </w:r>
            <w:proofErr w:type="spellEnd"/>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79AEC4D7"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r w:rsidR="00F740C3">
              <w:rPr>
                <w:rStyle w:val="FormatvorlageArial"/>
                <w:i/>
              </w:rPr>
              <w:t>for example,</w:t>
            </w:r>
            <w:r w:rsidRPr="00ED54E4">
              <w:rPr>
                <w:rStyle w:val="FormatvorlageArial"/>
                <w:i/>
              </w:rPr>
              <w:t xml:space="preserve"> changing from initialization of states to steady-state initialization), it is also possible to use the start value as iteration variable of an algebraic loop: </w:t>
            </w:r>
            <w:r w:rsidR="007F72CF">
              <w:rPr>
                <w:rStyle w:val="FormatvorlageArial"/>
                <w:i/>
              </w:rPr>
              <w:t>using</w:t>
            </w:r>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proofErr w:type="spellStart"/>
            <w:r w:rsidRPr="001707BD">
              <w:rPr>
                <w:rStyle w:val="CODE"/>
              </w:rPr>
              <w:t>approx</w:t>
            </w:r>
            <w:proofErr w:type="spellEnd"/>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 xml:space="preserve">tive of variable with </w:t>
            </w:r>
            <w:proofErr w:type="spellStart"/>
            <w:r>
              <w:rPr>
                <w:rStyle w:val="FormatvorlageArial"/>
              </w:rPr>
              <w:t>ScalarVariable</w:t>
            </w:r>
            <w:proofErr w:type="spellEnd"/>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 xml:space="preserve">there are 10 </w:t>
            </w:r>
            <w:proofErr w:type="spellStart"/>
            <w:r w:rsidRPr="006F760E">
              <w:rPr>
                <w:rStyle w:val="FormatvorlageArial"/>
                <w:i/>
              </w:rPr>
              <w:t>ScalarVariables</w:t>
            </w:r>
            <w:proofErr w:type="spellEnd"/>
            <w:r w:rsidRPr="006F760E">
              <w:rPr>
                <w:rStyle w:val="FormatvorlageArial"/>
                <w:i/>
              </w:rPr>
              <w:t xml:space="preserve"> and derivative = 3 for </w:t>
            </w:r>
            <w:proofErr w:type="spellStart"/>
            <w:r w:rsidRPr="006F760E">
              <w:rPr>
                <w:rStyle w:val="FormatvorlageArial"/>
                <w:i/>
              </w:rPr>
              <w:t>ScalarVariable</w:t>
            </w:r>
            <w:proofErr w:type="spellEnd"/>
            <w:r w:rsidRPr="006F760E">
              <w:rPr>
                <w:rStyle w:val="FormatvorlageArial"/>
                <w:i/>
              </w:rPr>
              <w:t xml:space="preserve"> 8, then </w:t>
            </w:r>
            <w:proofErr w:type="spellStart"/>
            <w:r w:rsidRPr="006F760E">
              <w:rPr>
                <w:rStyle w:val="FormatvorlageArial"/>
                <w:i/>
              </w:rPr>
              <w:t>ScalarVariable</w:t>
            </w:r>
            <w:proofErr w:type="spellEnd"/>
            <w:r w:rsidRPr="006F760E">
              <w:rPr>
                <w:rStyle w:val="FormatvorlageArial"/>
                <w:i/>
              </w:rPr>
              <w:t xml:space="preserve"> 8 is the derivative of </w:t>
            </w:r>
            <w:proofErr w:type="spellStart"/>
            <w:r w:rsidRPr="006F760E">
              <w:rPr>
                <w:rStyle w:val="FormatvorlageArial"/>
                <w:i/>
              </w:rPr>
              <w:t>ScalarVariable</w:t>
            </w:r>
            <w:proofErr w:type="spellEnd"/>
            <w:r w:rsidRPr="006F760E">
              <w:rPr>
                <w:rStyle w:val="FormatvorlageArial"/>
                <w:i/>
              </w:rPr>
              <w:t xml:space="preserv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w:t>
            </w:r>
            <w:proofErr w:type="spellStart"/>
            <w:r w:rsidRPr="004248E3">
              <w:rPr>
                <w:rStyle w:val="CODE"/>
              </w:rPr>
              <w:t>ModelStructure</w:t>
            </w:r>
            <w:proofErr w:type="spellEnd"/>
            <w:r w:rsidRPr="004248E3">
              <w:rPr>
                <w:rStyle w:val="CODE"/>
              </w:rPr>
              <w:t>&gt;&lt;Derivatives&gt;</w:t>
            </w:r>
            <w:r>
              <w:rPr>
                <w:rStyle w:val="FormatvorlageArial"/>
              </w:rPr>
              <w:t xml:space="preserve">. All </w:t>
            </w:r>
            <w:proofErr w:type="spellStart"/>
            <w:r>
              <w:rPr>
                <w:rStyle w:val="FormatvorlageArial"/>
              </w:rPr>
              <w:t>ScalarVariables</w:t>
            </w:r>
            <w:proofErr w:type="spellEnd"/>
            <w:r>
              <w:rPr>
                <w:rStyle w:val="FormatvorlageArial"/>
              </w:rPr>
              <w:t xml:space="preserve">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proofErr w:type="spellStart"/>
            <w:r>
              <w:rPr>
                <w:rStyle w:val="CODE"/>
              </w:rPr>
              <w:t>reinit</w:t>
            </w:r>
            <w:proofErr w:type="spellEnd"/>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635F03AF" w:rsidR="00BA1DBA" w:rsidRPr="00BA1DBA" w:rsidRDefault="00BA1DBA" w:rsidP="00BA1DBA">
            <w:pPr>
              <w:pStyle w:val="Textkrper-Tabelle"/>
              <w:rPr>
                <w:rStyle w:val="FormatvorlageArial"/>
              </w:rPr>
            </w:pPr>
            <w:r w:rsidRPr="00BA1DBA">
              <w:rPr>
                <w:rStyle w:val="FormatvorlageArial"/>
              </w:rPr>
              <w:t xml:space="preserve">If true, </w:t>
            </w:r>
            <w:ins w:id="190" w:author="Bertsch Christian (CR/ASI3)" w:date="2024-09-03T10:24:00Z">
              <w:r w:rsidR="0034446E">
                <w:rPr>
                  <w:rStyle w:val="FormatvorlageArial"/>
                </w:rPr>
                <w:t xml:space="preserve">the </w:t>
              </w:r>
            </w:ins>
            <w:r w:rsidRPr="00BA1DBA">
              <w:rPr>
                <w:rStyle w:val="FormatvorlageArial"/>
              </w:rPr>
              <w:t>state can be reinitialized at an event by the FMU</w:t>
            </w:r>
            <w:r w:rsidR="00355435">
              <w:rPr>
                <w:rStyle w:val="FormatvorlageArial"/>
              </w:rPr>
              <w:t>.</w:t>
            </w:r>
          </w:p>
          <w:p w14:paraId="53FD8AA6" w14:textId="3FB5C6D6" w:rsidR="00BA1DBA" w:rsidRPr="0098259C" w:rsidRDefault="00BA1DBA" w:rsidP="00BA1DBA">
            <w:pPr>
              <w:pStyle w:val="Textkrper-Tabelle"/>
              <w:rPr>
                <w:rStyle w:val="FormatvorlageArial"/>
              </w:rPr>
            </w:pPr>
            <w:r w:rsidRPr="00BA1DBA">
              <w:rPr>
                <w:rStyle w:val="FormatvorlageArial"/>
              </w:rPr>
              <w:t xml:space="preserve">If false, </w:t>
            </w:r>
            <w:ins w:id="191" w:author="Bertsch Christian (CR/ASI3)" w:date="2024-09-03T10:24:00Z">
              <w:r w:rsidR="0034446E">
                <w:rPr>
                  <w:rStyle w:val="FormatvorlageArial"/>
                </w:rPr>
                <w:t xml:space="preserve">the </w:t>
              </w:r>
            </w:ins>
            <w:r w:rsidRPr="00BA1DBA">
              <w:rPr>
                <w:rStyle w:val="FormatvorlageArial"/>
              </w:rPr>
              <w:t>state will not be reinitialized at an event by the FMU</w:t>
            </w:r>
            <w:r w:rsidR="00355435">
              <w:rPr>
                <w:rStyle w:val="FormatvorlageArial"/>
              </w:rPr>
              <w:t>.</w:t>
            </w:r>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2B437109"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r w:rsidR="00220C29" w:rsidRPr="00220C29">
              <w:t>information from the FMU to the environment defining the region in which the FMU is designed to operate, see also comment</w:t>
            </w:r>
            <w:r w:rsidR="00220C29">
              <w:t xml:space="preserve"> in section</w:t>
            </w:r>
            <w:r w:rsidR="00546BF2">
              <w:t xml:space="preserve"> </w:t>
            </w:r>
            <w:r w:rsidR="00546BF2">
              <w:fldChar w:fldCharType="begin"/>
            </w:r>
            <w:r w:rsidR="00546BF2">
              <w:instrText xml:space="preserve"> REF _Ref20232651 \r \h </w:instrText>
            </w:r>
            <w:r w:rsidR="00546BF2">
              <w:fldChar w:fldCharType="separate"/>
            </w:r>
            <w:r w:rsidR="00EE265D">
              <w:t>2.2.3</w:t>
            </w:r>
            <w:r w:rsidR="00546BF2">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r w:rsidR="00355435">
              <w:rPr>
                <w:i/>
              </w:rPr>
              <w:t>,</w:t>
            </w:r>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Textkrper"/>
        <w:spacing w:before="240"/>
      </w:pPr>
    </w:p>
    <w:p w14:paraId="6A158F93" w14:textId="77777777" w:rsidR="00B86BE3" w:rsidRDefault="00B86BE3">
      <w:pPr>
        <w:spacing w:line="240" w:lineRule="auto"/>
        <w:rPr>
          <w:spacing w:val="4"/>
        </w:rPr>
      </w:pPr>
      <w:r>
        <w:br w:type="page"/>
      </w:r>
    </w:p>
    <w:p w14:paraId="77873472" w14:textId="24D3BD65" w:rsidR="006B520D" w:rsidRPr="0098259C" w:rsidRDefault="006B520D" w:rsidP="00181049">
      <w:pPr>
        <w:pStyle w:val="Textkrper"/>
        <w:spacing w:before="240"/>
      </w:pPr>
      <w:r w:rsidRPr="0098259C">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Textkrper"/>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Textkrper"/>
        <w:jc w:val="center"/>
      </w:pPr>
    </w:p>
    <w:p w14:paraId="5EBCA22F" w14:textId="77777777" w:rsidR="001A5085" w:rsidRPr="0098259C" w:rsidRDefault="001A5085" w:rsidP="006B520D">
      <w:pPr>
        <w:pStyle w:val="Textkrper"/>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berschrift3"/>
        <w:rPr>
          <w:rStyle w:val="FormatvorlageArial"/>
          <w:szCs w:val="21"/>
        </w:rPr>
      </w:pPr>
      <w:r w:rsidRPr="0098259C" w:rsidDel="001A5085">
        <w:t xml:space="preserve"> </w:t>
      </w:r>
      <w:bookmarkStart w:id="192" w:name="_Ref369247608"/>
      <w:bookmarkStart w:id="193" w:name="_Toc55136500"/>
      <w:r w:rsidR="00C6645C" w:rsidRPr="0098259C">
        <w:t xml:space="preserve">Definition </w:t>
      </w:r>
      <w:r w:rsidR="002C5A1B">
        <w:t>of the Model Structure (</w:t>
      </w:r>
      <w:proofErr w:type="spellStart"/>
      <w:r w:rsidR="00C6645C" w:rsidRPr="0098259C">
        <w:t>ModelStructure</w:t>
      </w:r>
      <w:proofErr w:type="spellEnd"/>
      <w:r w:rsidR="00C6645C" w:rsidRPr="0098259C">
        <w:t>)</w:t>
      </w:r>
      <w:bookmarkEnd w:id="192"/>
      <w:bookmarkEnd w:id="193"/>
    </w:p>
    <w:p w14:paraId="6A30C833" w14:textId="20842049" w:rsidR="00C71959" w:rsidRDefault="00C6645C" w:rsidP="003734ED">
      <w:pPr>
        <w:pStyle w:val="Textkrper"/>
        <w:rPr>
          <w:rStyle w:val="FormatvorlageArial"/>
          <w:szCs w:val="21"/>
        </w:rPr>
      </w:pPr>
      <w:r w:rsidRPr="0098259C">
        <w:rPr>
          <w:rStyle w:val="FormatvorlageArial"/>
          <w:szCs w:val="21"/>
        </w:rPr>
        <w:t>The structure of the model is defined in element “</w:t>
      </w:r>
      <w:proofErr w:type="spellStart"/>
      <w:r w:rsidRPr="0098259C">
        <w:rPr>
          <w:rStyle w:val="CODE"/>
          <w:b/>
        </w:rPr>
        <w:t>ModelStructure</w:t>
      </w:r>
      <w:proofErr w:type="spellEnd"/>
      <w:r w:rsidRPr="0098259C">
        <w:rPr>
          <w:rStyle w:val="FormatvorlageArial"/>
          <w:szCs w:val="21"/>
        </w:rPr>
        <w:t>” within “</w:t>
      </w:r>
      <w:proofErr w:type="spellStart"/>
      <w:r w:rsidRPr="0098259C">
        <w:rPr>
          <w:rStyle w:val="CODE"/>
        </w:rPr>
        <w:t>fmiModelDescription</w:t>
      </w:r>
      <w:proofErr w:type="spellEnd"/>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r w:rsidR="0018784A" w:rsidRPr="002F3E46">
        <w:rPr>
          <w:rStyle w:val="FormatvorlageArial"/>
          <w:i/>
          <w:szCs w:val="21"/>
        </w:rPr>
        <w:t>Exchange and Co-Simulation format</w:t>
      </w:r>
      <w:r w:rsidR="0057350F">
        <w:rPr>
          <w:rStyle w:val="FormatvorlageArial"/>
          <w:i/>
          <w:szCs w:val="21"/>
        </w:rPr>
        <w:t>;</w:t>
      </w:r>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68FC37EF" w:rsidR="003734ED" w:rsidRPr="00974E8A" w:rsidRDefault="003734ED" w:rsidP="003734ED">
      <w:pPr>
        <w:pStyle w:val="Textkrper"/>
      </w:pPr>
      <w:r w:rsidRPr="00974E8A">
        <w:t>The required part defines an ordering of the outputs</w:t>
      </w:r>
      <w:r w:rsidR="009F1458">
        <w:t xml:space="preserve"> and of the</w:t>
      </w:r>
      <w:r w:rsidRPr="00974E8A">
        <w:t xml:space="preserve"> </w:t>
      </w:r>
      <w:r w:rsidR="002C5A1B">
        <w:t xml:space="preserve">(exposed) </w:t>
      </w:r>
      <w:proofErr w:type="gramStart"/>
      <w:r w:rsidRPr="00974E8A">
        <w:t xml:space="preserve">derivatives, </w:t>
      </w:r>
      <w:r w:rsidR="004248E3">
        <w:t>and</w:t>
      </w:r>
      <w:proofErr w:type="gramEnd"/>
      <w:r w:rsidR="004248E3">
        <w:t xml:space="preserve">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 xml:space="preserve">dering in </w:t>
      </w:r>
      <w:proofErr w:type="spellStart"/>
      <w:r w:rsidR="005929CF">
        <w:rPr>
          <w:i/>
        </w:rPr>
        <w:t>ModelVariables</w:t>
      </w:r>
      <w:proofErr w:type="spellEnd"/>
      <w:r w:rsidR="002C5A1B">
        <w:rPr>
          <w:i/>
        </w:rPr>
        <w:t>.</w:t>
      </w:r>
      <w:r w:rsidR="002C5A1B" w:rsidRPr="00974E8A">
        <w:t>]</w:t>
      </w:r>
      <w:r w:rsidR="002C5A1B">
        <w:rPr>
          <w:i/>
        </w:rPr>
        <w:t xml:space="preserve"> </w:t>
      </w:r>
      <w:r w:rsidR="002C5A1B" w:rsidRPr="002C5A1B">
        <w:t xml:space="preserve">A </w:t>
      </w:r>
      <w:proofErr w:type="spellStart"/>
      <w:r w:rsidR="002C5A1B" w:rsidRPr="002C5A1B">
        <w:t>ModelExchange</w:t>
      </w:r>
      <w:proofErr w:type="spellEnd"/>
      <w:r w:rsidR="002C5A1B" w:rsidRPr="002C5A1B">
        <w:t xml:space="preserv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r w:rsidR="00E91347">
        <w:t xml:space="preserve">does not </w:t>
      </w:r>
      <w:r w:rsidR="002C5A1B">
        <w:t>need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r w:rsidR="00706289">
        <w:rPr>
          <w:i/>
        </w:rPr>
        <w:t>for example</w:t>
      </w:r>
      <w:r w:rsidR="002C5A1B" w:rsidRPr="002C5A1B">
        <w:rPr>
          <w:i/>
        </w:rPr>
        <w:t>, to linearize the FMU at a communication point.</w:t>
      </w:r>
      <w:r w:rsidR="002C5A1B">
        <w:t>]</w:t>
      </w:r>
    </w:p>
    <w:p w14:paraId="47527B88" w14:textId="65ABA323" w:rsidR="005929CF" w:rsidRDefault="003734ED" w:rsidP="003734ED">
      <w:pPr>
        <w:pStyle w:val="Textkrper"/>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w:t>
      </w:r>
      <w:proofErr w:type="spellStart"/>
      <w:r w:rsidR="006C5D89">
        <w:t>ModelExchange</w:t>
      </w:r>
      <w:proofErr w:type="spellEnd"/>
      <w:r w:rsidR="006C5D89">
        <w:t>) or at the current Communication Point (</w:t>
      </w:r>
      <w:proofErr w:type="spellStart"/>
      <w:r w:rsidR="006C5D89">
        <w:t>CoSimulation</w:t>
      </w:r>
      <w:proofErr w:type="spellEnd"/>
      <w:r w:rsidR="006C5D89">
        <w:t>)</w:t>
      </w:r>
      <w:r>
        <w:t>. [</w:t>
      </w:r>
      <w:r w:rsidRPr="00CC18E6">
        <w:rPr>
          <w:i/>
        </w:rPr>
        <w:t xml:space="preserve">A simulation environment can utilize </w:t>
      </w:r>
      <w:r>
        <w:rPr>
          <w:i/>
        </w:rPr>
        <w:t xml:space="preserve">this information to </w:t>
      </w:r>
      <w:r w:rsidRPr="00CC18E6">
        <w:rPr>
          <w:i/>
        </w:rPr>
        <w:t xml:space="preserve">improve the efficiency, </w:t>
      </w:r>
      <w:r w:rsidR="00C157E4">
        <w:rPr>
          <w:i/>
        </w:rPr>
        <w:t>for example</w:t>
      </w:r>
      <w:r w:rsidRPr="00CC18E6">
        <w:rPr>
          <w:i/>
        </w:rPr>
        <w:t>,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Textkrper"/>
        <w:rPr>
          <w:rStyle w:val="CODE"/>
        </w:rPr>
      </w:pPr>
    </w:p>
    <w:p w14:paraId="756FC3C4" w14:textId="77777777" w:rsidR="00C157E4" w:rsidRDefault="00C157E4" w:rsidP="003734ED">
      <w:pPr>
        <w:pStyle w:val="Textkrper"/>
        <w:rPr>
          <w:rStyle w:val="CODE"/>
        </w:rPr>
      </w:pPr>
    </w:p>
    <w:p w14:paraId="5BB6229F" w14:textId="77777777" w:rsidR="00C157E4" w:rsidRDefault="00C157E4" w:rsidP="003734ED">
      <w:pPr>
        <w:pStyle w:val="Textkrper"/>
        <w:rPr>
          <w:rStyle w:val="CODE"/>
        </w:rPr>
      </w:pPr>
    </w:p>
    <w:p w14:paraId="755B27AB" w14:textId="77777777" w:rsidR="00C157E4" w:rsidRDefault="00C157E4" w:rsidP="003734ED">
      <w:pPr>
        <w:pStyle w:val="Textkrper"/>
        <w:rPr>
          <w:rStyle w:val="CODE"/>
        </w:rPr>
      </w:pPr>
    </w:p>
    <w:p w14:paraId="450DB944" w14:textId="77777777" w:rsidR="00C157E4" w:rsidRDefault="00C157E4" w:rsidP="003734ED">
      <w:pPr>
        <w:pStyle w:val="Textkrper"/>
        <w:rPr>
          <w:rStyle w:val="CODE"/>
        </w:rPr>
      </w:pPr>
    </w:p>
    <w:p w14:paraId="3A893FFE" w14:textId="77777777" w:rsidR="00C157E4" w:rsidRDefault="00C157E4" w:rsidP="003734ED">
      <w:pPr>
        <w:pStyle w:val="Textkrper"/>
        <w:rPr>
          <w:rStyle w:val="CODE"/>
        </w:rPr>
      </w:pPr>
    </w:p>
    <w:p w14:paraId="4259E0F4" w14:textId="77777777" w:rsidR="003734ED" w:rsidRDefault="003734ED" w:rsidP="003734ED">
      <w:pPr>
        <w:pStyle w:val="Textkrper"/>
      </w:pPr>
      <w:proofErr w:type="spellStart"/>
      <w:r w:rsidRPr="00CC18E6">
        <w:rPr>
          <w:rStyle w:val="CODE"/>
        </w:rPr>
        <w:t>ModelStructure</w:t>
      </w:r>
      <w:proofErr w:type="spellEnd"/>
      <w:r>
        <w:t xml:space="preserve"> has the following definition:</w:t>
      </w:r>
    </w:p>
    <w:p w14:paraId="6A0D3381" w14:textId="48D717B2" w:rsidR="009119DA" w:rsidRPr="00974E8A" w:rsidRDefault="00EB3EDD" w:rsidP="002F3E46">
      <w:pPr>
        <w:pStyle w:val="Textkrper"/>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rStyle w:val="CODE"/>
          <w:spacing w:val="4"/>
        </w:rPr>
      </w:pPr>
      <w:r>
        <w:rPr>
          <w:rStyle w:val="CODE"/>
        </w:rPr>
        <w:br w:type="page"/>
      </w:r>
    </w:p>
    <w:p w14:paraId="4DB1992E" w14:textId="0D26EBC0" w:rsidR="009119DA" w:rsidRDefault="009119DA" w:rsidP="002F3E46">
      <w:pPr>
        <w:pStyle w:val="Textkrper"/>
        <w:spacing w:after="120"/>
      </w:pPr>
      <w:r w:rsidRPr="002F3E46">
        <w:rPr>
          <w:rStyle w:val="CODE"/>
        </w:rPr>
        <w:t>fmi2VariableDependency</w:t>
      </w:r>
      <w:r>
        <w:t xml:space="preserve"> is defined as</w:t>
      </w:r>
      <w:r w:rsidR="00C157E4">
        <w:t>:</w:t>
      </w:r>
    </w:p>
    <w:p w14:paraId="6643B0E5" w14:textId="56023695" w:rsidR="00BD1779" w:rsidRDefault="009F1458" w:rsidP="0058282F">
      <w:pPr>
        <w:pStyle w:val="Textkrper"/>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Textkrper"/>
        <w:spacing w:after="120"/>
      </w:pPr>
      <w:r>
        <w:t xml:space="preserve">Elements of the </w:t>
      </w:r>
      <w:proofErr w:type="spellStart"/>
      <w:r>
        <w:t>InitialUnknowns</w:t>
      </w:r>
      <w:proofErr w:type="spellEnd"/>
      <w:r>
        <w:t xml:space="preserve"> list:</w:t>
      </w:r>
    </w:p>
    <w:p w14:paraId="5E0C27B7" w14:textId="77777777" w:rsidR="009119DA" w:rsidRDefault="009119DA" w:rsidP="009119DA">
      <w:pPr>
        <w:pStyle w:val="Textkrper"/>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Textkrper"/>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Textkrper"/>
        <w:spacing w:after="120"/>
        <w:jc w:val="right"/>
      </w:pPr>
    </w:p>
    <w:p w14:paraId="6582132F" w14:textId="049E5EEB" w:rsidR="00680409" w:rsidRPr="0098259C" w:rsidRDefault="003B1AB9" w:rsidP="00573EF2">
      <w:pPr>
        <w:pStyle w:val="Textkrper"/>
        <w:rPr>
          <w:rStyle w:val="FormatvorlageArial"/>
          <w:szCs w:val="21"/>
        </w:rPr>
      </w:pPr>
      <w:r>
        <w:t xml:space="preserve">Note that attribute </w:t>
      </w:r>
      <w:proofErr w:type="spellStart"/>
      <w:r w:rsidRPr="003B1AB9">
        <w:rPr>
          <w:rStyle w:val="CODE"/>
        </w:rPr>
        <w:t>dependenciesKind</w:t>
      </w:r>
      <w:proofErr w:type="spellEnd"/>
      <w:r>
        <w:t xml:space="preserve"> for element </w:t>
      </w:r>
      <w:proofErr w:type="spellStart"/>
      <w:r w:rsidRPr="003B1AB9">
        <w:rPr>
          <w:rStyle w:val="CODE"/>
        </w:rPr>
        <w:t>InitialUnknowns</w:t>
      </w:r>
      <w:proofErr w:type="spellEnd"/>
      <w:r>
        <w:t xml:space="preserve"> has less </w:t>
      </w:r>
      <w:r w:rsidR="00573EF2">
        <w:t xml:space="preserve">enumeration values as </w:t>
      </w:r>
      <w:proofErr w:type="spellStart"/>
      <w:r w:rsidR="00573EF2" w:rsidRPr="003B1AB9">
        <w:rPr>
          <w:rStyle w:val="CODE"/>
        </w:rPr>
        <w:t>dependenciesKind</w:t>
      </w:r>
      <w:proofErr w:type="spellEnd"/>
      <w:r w:rsidR="00573EF2">
        <w:t xml:space="preserve"> in the other lists.</w:t>
      </w:r>
    </w:p>
    <w:p w14:paraId="4A26CF0F" w14:textId="1B716C41" w:rsidR="00C6645C" w:rsidRPr="0098259C" w:rsidRDefault="0058282F" w:rsidP="00C6645C">
      <w:pPr>
        <w:pStyle w:val="Textkrper"/>
        <w:spacing w:after="120"/>
      </w:pPr>
      <w:proofErr w:type="spellStart"/>
      <w:r w:rsidRPr="0098259C">
        <w:rPr>
          <w:rStyle w:val="FormatvorlageArial"/>
          <w:szCs w:val="21"/>
        </w:rPr>
        <w:t>ModelStructure</w:t>
      </w:r>
      <w:proofErr w:type="spellEnd"/>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EE265D">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7991F2F0"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proofErr w:type="spellStart"/>
            <w:r w:rsidR="002778F3" w:rsidRPr="0098259C">
              <w:rPr>
                <w:rStyle w:val="CODE"/>
              </w:rPr>
              <w:t>ScalarVariable</w:t>
            </w:r>
            <w:proofErr w:type="spellEnd"/>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proofErr w:type="spellStart"/>
            <w:r w:rsidR="002778F3" w:rsidRPr="0098259C">
              <w:rPr>
                <w:rStyle w:val="CODE"/>
              </w:rPr>
              <w:t>ScalarVariable</w:t>
            </w:r>
            <w:proofErr w:type="spellEnd"/>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w:t>
            </w:r>
            <w:proofErr w:type="gramStart"/>
            <w:r w:rsidR="002778F3" w:rsidRPr="0098259C">
              <w:rPr>
                <w:rStyle w:val="CODE"/>
                <w:b/>
              </w:rPr>
              <w:t>=”output</w:t>
            </w:r>
            <w:proofErr w:type="gramEnd"/>
            <w:r w:rsidR="002778F3" w:rsidRPr="0098259C">
              <w:rPr>
                <w:rStyle w:val="CODE"/>
                <w:b/>
              </w:rPr>
              <w: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r w:rsidR="00314EFE">
              <w:rPr>
                <w:rStyle w:val="FormatvorlageArial"/>
                <w:i/>
              </w:rPr>
              <w:t xml:space="preserve"> that</w:t>
            </w:r>
            <w:r w:rsidR="002778F3" w:rsidRPr="0098259C">
              <w:rPr>
                <w:rStyle w:val="FormatvorlageArial"/>
                <w:i/>
              </w:rPr>
              <w:t xml:space="preserve"> all output variables are listed here, especially </w:t>
            </w:r>
            <w:proofErr w:type="gramStart"/>
            <w:r w:rsidR="002778F3" w:rsidRPr="0098259C">
              <w:rPr>
                <w:rStyle w:val="FormatvorlageArial"/>
                <w:i/>
              </w:rPr>
              <w:t>discrete</w:t>
            </w:r>
            <w:proofErr w:type="gramEnd"/>
            <w:r w:rsidR="002778F3" w:rsidRPr="0098259C">
              <w:rPr>
                <w:rStyle w:val="FormatvorlageArial"/>
                <w:i/>
              </w:rPr>
              <w:t xml:space="preserv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 if the declaration order of outputs in the source model is not changed. This is</w:t>
            </w:r>
            <w:r w:rsidR="00E00DCD">
              <w:rPr>
                <w:rStyle w:val="FormatvorlageArial"/>
                <w:i/>
              </w:rPr>
              <w:t>,</w:t>
            </w:r>
            <w:r w:rsidR="00B23BBA">
              <w:rPr>
                <w:rStyle w:val="FormatvorlageArial"/>
                <w:i/>
              </w:rPr>
              <w:t xml:space="preserve"> </w:t>
            </w:r>
            <w:r w:rsidR="00E00DCD">
              <w:rPr>
                <w:rStyle w:val="FormatvorlageArial"/>
                <w:i/>
              </w:rPr>
              <w:t>for example,</w:t>
            </w:r>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3C316A4"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r w:rsidR="00962B6F">
              <w:rPr>
                <w:rStyle w:val="FormatvorlageArial"/>
              </w:rPr>
              <w:t>,</w:t>
            </w:r>
            <w:r w:rsidR="00C6645C" w:rsidRPr="0098259C">
              <w:rPr>
                <w:rStyle w:val="FormatvorlageArial"/>
              </w:rPr>
              <w:t xml:space="preserve"> a list of </w:t>
            </w:r>
            <w:proofErr w:type="spellStart"/>
            <w:r w:rsidR="0036230A" w:rsidRPr="0098259C">
              <w:rPr>
                <w:rStyle w:val="CODE"/>
              </w:rPr>
              <w:t>ScalarVariable</w:t>
            </w:r>
            <w:proofErr w:type="spellEnd"/>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proofErr w:type="spellStart"/>
            <w:r w:rsidR="0036230A" w:rsidRPr="0098259C">
              <w:rPr>
                <w:rStyle w:val="CODE"/>
              </w:rPr>
              <w:t>ScalarVariable</w:t>
            </w:r>
            <w:proofErr w:type="spellEnd"/>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r w:rsidR="00962B6F">
              <w:rPr>
                <w:rStyle w:val="FormatvorlageArial"/>
                <w:i/>
              </w:rPr>
              <w:t xml:space="preserve"> that</w:t>
            </w:r>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w:t>
            </w:r>
            <w:proofErr w:type="spellStart"/>
            <w:r w:rsidR="00C6645C" w:rsidRPr="0098259C">
              <w:rPr>
                <w:rStyle w:val="FormatvorlageArial"/>
                <w:i/>
              </w:rPr>
              <w:t>ScalarVariables</w:t>
            </w:r>
            <w:proofErr w:type="spellEnd"/>
            <w:r w:rsidR="00C6645C" w:rsidRPr="0098259C">
              <w:rPr>
                <w:rStyle w:val="FormatvorlageArial"/>
                <w:i/>
              </w:rPr>
              <w:t xml:space="preserve"> have to be introduced, </w:t>
            </w:r>
            <w:r w:rsidR="009F2AEB" w:rsidRPr="0098259C">
              <w:rPr>
                <w:rStyle w:val="FormatvorlageArial"/>
                <w:i/>
              </w:rPr>
              <w:t>for example</w:t>
            </w:r>
            <w:r w:rsidR="00962B6F">
              <w:rPr>
                <w:rStyle w:val="FormatvorlageArial"/>
                <w:i/>
              </w:rPr>
              <w:t>,</w:t>
            </w:r>
            <w:r w:rsidR="00C6645C" w:rsidRPr="0098259C">
              <w:rPr>
                <w:rStyle w:val="FormatvorlageArial"/>
                <w:i/>
              </w:rPr>
              <w:t xml:space="preserve"> </w:t>
            </w:r>
            <w:proofErr w:type="gramStart"/>
            <w:r w:rsidR="00C6645C" w:rsidRPr="0098259C">
              <w:rPr>
                <w:rStyle w:val="FormatvorlageArial"/>
                <w:i/>
              </w:rPr>
              <w:t>x[</w:t>
            </w:r>
            <w:proofErr w:type="gramEnd"/>
            <w:r w:rsidR="00C6645C" w:rsidRPr="0098259C">
              <w:rPr>
                <w:rStyle w:val="FormatvorlageArial"/>
                <w:i/>
              </w:rPr>
              <w:t>4]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 if the declaration order of states in the source model is not changed. This is</w:t>
            </w:r>
            <w:r w:rsidR="00126433">
              <w:rPr>
                <w:rStyle w:val="FormatvorlageArial"/>
                <w:i/>
              </w:rPr>
              <w:t>, for example,</w:t>
            </w:r>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proofErr w:type="spellStart"/>
            <w:r w:rsidR="0048016E" w:rsidRPr="00D2781E">
              <w:rPr>
                <w:rFonts w:ascii="Courier New" w:hAnsi="Courier New" w:cs="Courier New"/>
                <w:sz w:val="19"/>
                <w:szCs w:val="19"/>
              </w:rPr>
              <w:t>nx</w:t>
            </w:r>
            <w:proofErr w:type="spellEnd"/>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 xml:space="preserve">f the corresponding </w:t>
            </w:r>
            <w:proofErr w:type="spellStart"/>
            <w:r w:rsidR="0036230A">
              <w:rPr>
                <w:rStyle w:val="FormatvorlageArial"/>
              </w:rPr>
              <w:t>ScalarVariable</w:t>
            </w:r>
            <w:proofErr w:type="spellEnd"/>
            <w:r w:rsidR="0036230A">
              <w:rPr>
                <w:rStyle w:val="FormatvorlageArial"/>
              </w:rPr>
              <w:t xml:space="preserve"> state derivative element. [</w:t>
            </w:r>
            <w:r w:rsidR="0036230A" w:rsidRPr="00326429">
              <w:rPr>
                <w:rStyle w:val="FormatvorlageArial"/>
                <w:i/>
              </w:rPr>
              <w:t>Note</w:t>
            </w:r>
            <w:r w:rsidR="00126433">
              <w:rPr>
                <w:rStyle w:val="FormatvorlageArial"/>
                <w:i/>
              </w:rPr>
              <w:t xml:space="preserve"> that</w:t>
            </w:r>
            <w:r w:rsidR="0036230A" w:rsidRPr="00326429">
              <w:rPr>
                <w:rStyle w:val="FormatvorlageArial"/>
                <w:i/>
              </w:rPr>
              <w:t xml:space="preserve"> higher order derivatives must be mapped to first order </w:t>
            </w:r>
            <w:proofErr w:type="gramStart"/>
            <w:r w:rsidR="0036230A" w:rsidRPr="00326429">
              <w:rPr>
                <w:rStyle w:val="FormatvorlageArial"/>
                <w:i/>
              </w:rPr>
              <w:t>derivativ</w:t>
            </w:r>
            <w:r w:rsidR="00326429" w:rsidRPr="00326429">
              <w:rPr>
                <w:rStyle w:val="FormatvorlageArial"/>
                <w:i/>
              </w:rPr>
              <w:t>es</w:t>
            </w:r>
            <w:proofErr w:type="gramEnd"/>
            <w:r w:rsidR="00326429" w:rsidRPr="00326429">
              <w:rPr>
                <w:rStyle w:val="FormatvorlageArial"/>
                <w:i/>
              </w:rPr>
              <w:t xml:space="preserve">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r w:rsidR="00126433">
              <w:rPr>
                <w:rStyle w:val="FormatvorlageArial"/>
                <w:i/>
              </w:rPr>
              <w:t xml:space="preserve">if </w:t>
            </w:r>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4F658AF3" w:rsidR="0039390C" w:rsidRDefault="0039390C" w:rsidP="00214A6F">
            <w:pPr>
              <w:pStyle w:val="Textkrper-Zeileneinzug"/>
              <w:jc w:val="left"/>
              <w:rPr>
                <w:rStyle w:val="FormatvorlageArial"/>
                <w:szCs w:val="21"/>
              </w:rPr>
            </w:pPr>
            <w:bookmarkStart w:id="194"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proofErr w:type="spellStart"/>
            <w:r w:rsidR="00B01D40" w:rsidRPr="0098259C">
              <w:rPr>
                <w:rStyle w:val="CODE"/>
              </w:rPr>
              <w:t>provides</w:t>
            </w:r>
            <w:r w:rsidR="007E605B">
              <w:rPr>
                <w:rStyle w:val="CODE"/>
              </w:rPr>
              <w:t>Directional</w:t>
            </w:r>
            <w:r w:rsidR="00B01D40" w:rsidRPr="0098259C">
              <w:rPr>
                <w:rStyle w:val="CODE"/>
              </w:rPr>
              <w:t>Derivative</w:t>
            </w:r>
            <w:proofErr w:type="spellEnd"/>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r w:rsidR="00F53A48">
              <w:rPr>
                <w:rStyle w:val="FormatvorlageArial"/>
              </w:rPr>
              <w:t>, it</w:t>
            </w:r>
            <w:r w:rsidR="00B01D40" w:rsidRPr="0098259C">
              <w:rPr>
                <w:rStyle w:val="FormatvorlageArial"/>
              </w:rPr>
              <w:t xml:space="preserve"> cannot be computed</w:t>
            </w:r>
            <w:r w:rsidR="00A664EB">
              <w:rPr>
                <w:rStyle w:val="FormatvorlageArial"/>
              </w:rPr>
              <w:t>.</w:t>
            </w:r>
            <w:r w:rsidR="00B01D40" w:rsidRPr="0098259C">
              <w:rPr>
                <w:rStyle w:val="FormatvorlageArial"/>
              </w:rPr>
              <w:t xml:space="preserve"> </w:t>
            </w:r>
            <w:bookmarkEnd w:id="194"/>
            <w:r w:rsidR="00B01D40" w:rsidRPr="0098259C">
              <w:rPr>
                <w:rStyle w:val="FormatvorlageArial"/>
              </w:rPr>
              <w:t>[</w:t>
            </w:r>
            <w:r w:rsidR="00A664EB">
              <w:rPr>
                <w:rStyle w:val="FormatvorlageArial"/>
                <w:i/>
              </w:rPr>
              <w:t>This</w:t>
            </w:r>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w:t>
            </w:r>
            <w:proofErr w:type="spellStart"/>
            <w:r w:rsidR="00BD7781" w:rsidRPr="0098259C">
              <w:rPr>
                <w:rStyle w:val="FormatvorlageArial"/>
                <w:i/>
              </w:rPr>
              <w:t>ModelExchange</w:t>
            </w:r>
            <w:proofErr w:type="spellEnd"/>
            <w:r w:rsidR="00BD7781" w:rsidRPr="0098259C">
              <w:rPr>
                <w:rStyle w:val="FormatvorlageArial"/>
                <w:i/>
              </w:rPr>
              <w:t xml:space="preserve"> and </w:t>
            </w:r>
            <w:proofErr w:type="spellStart"/>
            <w:r w:rsidR="00BD7781" w:rsidRPr="0098259C">
              <w:rPr>
                <w:rStyle w:val="FormatvorlageArial"/>
                <w:i/>
              </w:rPr>
              <w:t>CoSimulation</w:t>
            </w:r>
            <w:proofErr w:type="spellEnd"/>
            <w:r w:rsidR="00BD7781" w:rsidRPr="0098259C">
              <w:rPr>
                <w:rStyle w:val="FormatvorlageArial"/>
                <w:i/>
              </w:rPr>
              <w:t xml:space="preserve">, then the “Derivatives” element might be </w:t>
            </w:r>
            <w:proofErr w:type="gramStart"/>
            <w:r w:rsidR="00BD7781" w:rsidRPr="0098259C">
              <w:rPr>
                <w:rStyle w:val="FormatvorlageArial"/>
                <w:i/>
              </w:rPr>
              <w:t>present, since</w:t>
            </w:r>
            <w:proofErr w:type="gramEnd"/>
            <w:r w:rsidR="00BD7781" w:rsidRPr="0098259C">
              <w:rPr>
                <w:rStyle w:val="FormatvorlageArial"/>
                <w:i/>
              </w:rPr>
              <w:t xml:space="preserve"> </w:t>
            </w:r>
            <w:r w:rsidR="006E58AB" w:rsidRPr="0098259C">
              <w:rPr>
                <w:rStyle w:val="FormatvorlageArial"/>
                <w:i/>
              </w:rPr>
              <w:t xml:space="preserve">it is </w:t>
            </w:r>
            <w:r w:rsidR="00BD7781" w:rsidRPr="0098259C">
              <w:rPr>
                <w:rStyle w:val="FormatvorlageArial"/>
                <w:i/>
              </w:rPr>
              <w:t xml:space="preserve">needed for </w:t>
            </w:r>
            <w:proofErr w:type="spellStart"/>
            <w:r w:rsidR="00BD7781" w:rsidRPr="0098259C">
              <w:rPr>
                <w:rStyle w:val="FormatvorlageArial"/>
                <w:i/>
              </w:rPr>
              <w:t>ModelExchange</w:t>
            </w:r>
            <w:proofErr w:type="spellEnd"/>
            <w:r w:rsidR="00BD7781" w:rsidRPr="0098259C">
              <w:rPr>
                <w:rStyle w:val="FormatvorlageArial"/>
                <w:i/>
              </w:rPr>
              <w:t xml:space="preserve">. If the above flag </w:t>
            </w:r>
            <w:r w:rsidR="007E605B">
              <w:rPr>
                <w:rStyle w:val="FormatvorlageArial"/>
                <w:i/>
              </w:rPr>
              <w:t>is</w:t>
            </w:r>
            <w:r w:rsidR="00BD7781" w:rsidRPr="0098259C">
              <w:rPr>
                <w:rStyle w:val="FormatvorlageArial"/>
                <w:i/>
              </w:rPr>
              <w:t xml:space="preserve"> set to false for the </w:t>
            </w:r>
            <w:proofErr w:type="spellStart"/>
            <w:r w:rsidR="00BD7781" w:rsidRPr="0098259C">
              <w:rPr>
                <w:rStyle w:val="FormatvorlageArial"/>
                <w:i/>
              </w:rPr>
              <w:t>CoSimulation</w:t>
            </w:r>
            <w:proofErr w:type="spellEnd"/>
            <w:r w:rsidR="00BD7781" w:rsidRPr="0098259C">
              <w:rPr>
                <w:rStyle w:val="FormatvorlageArial"/>
                <w:i/>
              </w:rPr>
              <w:t xml:space="preserve"> case, then the “Derivatives” element is ignored for </w:t>
            </w:r>
            <w:proofErr w:type="spellStart"/>
            <w:r w:rsidR="00BD7781" w:rsidRPr="0098259C">
              <w:rPr>
                <w:rStyle w:val="FormatvorlageArial"/>
                <w:i/>
              </w:rPr>
              <w:t>CoSimulation</w:t>
            </w:r>
            <w:proofErr w:type="spellEnd"/>
            <w:r w:rsidR="00F234CE">
              <w:rPr>
                <w:rStyle w:val="FormatvorlageArial"/>
                <w:i/>
              </w:rPr>
              <w:t xml:space="preserve">. If “inline integration” is used for a </w:t>
            </w:r>
            <w:proofErr w:type="spellStart"/>
            <w:r w:rsidR="00F234CE">
              <w:rPr>
                <w:rStyle w:val="FormatvorlageArial"/>
                <w:i/>
              </w:rPr>
              <w:t>CoSimulation</w:t>
            </w:r>
            <w:proofErr w:type="spellEnd"/>
            <w:r w:rsidR="00F234CE">
              <w:rPr>
                <w:rStyle w:val="FormatvorlageArial"/>
                <w:i/>
              </w:rPr>
              <w:t xml:space="preserve"> slave, then the model still has continuous-time states and just a special solver is used (internally the implementation results in a discrete-time system, but from the outside, it is still a continuous-time system)</w:t>
            </w:r>
            <w:r w:rsidR="00A664EB">
              <w:rPr>
                <w:rStyle w:val="FormatvorlageArial"/>
                <w:i/>
              </w:rPr>
              <w:t>.</w:t>
            </w:r>
            <w:r w:rsidR="00BD7781" w:rsidRPr="0098259C">
              <w:rPr>
                <w:rStyle w:val="FormatvorlageArial"/>
                <w:i/>
              </w:rPr>
              <w:t>]</w:t>
            </w:r>
          </w:p>
          <w:p w14:paraId="63FB9BF0" w14:textId="3F675DC9" w:rsidR="00A1546A" w:rsidRDefault="00ED08DD" w:rsidP="00214A6F">
            <w:pPr>
              <w:pStyle w:val="Textkrper-Zeileneinzug"/>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xml:space="preserv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000000" w:rsidP="00214A6F">
            <w:pPr>
              <w:pStyle w:val="Textkrper-Zeileneinzug"/>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05905EB4" w:rsidR="00945729" w:rsidRDefault="00945729"/>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proofErr w:type="spellStart"/>
            <w:r>
              <w:rPr>
                <w:rStyle w:val="CODE"/>
              </w:rPr>
              <w:t>InitialUnknowns</w:t>
            </w:r>
            <w:proofErr w:type="spellEnd"/>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w:t>
            </w:r>
            <w:proofErr w:type="spellStart"/>
            <w:r w:rsidR="000F7BC4" w:rsidRPr="002F3E46">
              <w:rPr>
                <w:rStyle w:val="CODE"/>
              </w:rPr>
              <w:t>approx</w:t>
            </w:r>
            <w:proofErr w:type="spellEnd"/>
            <w:r w:rsidR="000F7BC4" w:rsidRPr="002F3E46">
              <w:rPr>
                <w:rStyle w:val="CODE"/>
              </w:rPr>
              <w:t>"</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w:t>
            </w:r>
            <w:proofErr w:type="spellStart"/>
            <w:r w:rsidR="000F7BC4" w:rsidRPr="002F3E46">
              <w:rPr>
                <w:rStyle w:val="CODE"/>
              </w:rPr>
              <w:t>calculatedParameter</w:t>
            </w:r>
            <w:proofErr w:type="spellEnd"/>
            <w:r w:rsidR="000F7BC4" w:rsidRPr="002F3E46">
              <w:rPr>
                <w:rStyle w:val="CODE"/>
              </w:rPr>
              <w:t>"</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w:t>
            </w:r>
            <w:proofErr w:type="spellStart"/>
            <w:r w:rsidR="00FD4925" w:rsidRPr="00404E9D">
              <w:rPr>
                <w:rStyle w:val="CODE"/>
              </w:rPr>
              <w:t>ModelStructure</w:t>
            </w:r>
            <w:proofErr w:type="spellEnd"/>
            <w:r w:rsidR="00FD4925" w:rsidRPr="00404E9D">
              <w:rPr>
                <w:rStyle w:val="CODE"/>
              </w:rPr>
              <w:t>&gt;</w:t>
            </w:r>
            <w:r w:rsidR="00FD4925">
              <w:rPr>
                <w:rStyle w:val="FormatvorlageArial"/>
              </w:rPr>
              <w:t xml:space="preserve">) </w:t>
            </w:r>
            <w:r w:rsidR="00A67061" w:rsidRPr="00A67061">
              <w:rPr>
                <w:rStyle w:val="FormatvorlageArial"/>
              </w:rPr>
              <w:t xml:space="preserve">with </w:t>
            </w:r>
            <w:r w:rsidR="00A67061" w:rsidRPr="00404E9D">
              <w:rPr>
                <w:rStyle w:val="CODE"/>
              </w:rPr>
              <w:t>initial="</w:t>
            </w:r>
            <w:proofErr w:type="spellStart"/>
            <w:r w:rsidR="00A67061" w:rsidRPr="00404E9D">
              <w:rPr>
                <w:rStyle w:val="CODE"/>
              </w:rPr>
              <w:t>approx</w:t>
            </w:r>
            <w:proofErr w:type="spellEnd"/>
            <w:r w:rsidR="00A67061" w:rsidRPr="00404E9D">
              <w:rPr>
                <w:rStyle w:val="CODE"/>
              </w:rPr>
              <w:t>"</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E8DCB60" w:rsidR="005D3062" w:rsidRDefault="000F7BC4" w:rsidP="00A02D60">
            <w:pPr>
              <w:pStyle w:val="Textkrper-Tabelle"/>
              <w:rPr>
                <w:rStyle w:val="FormatvorlageArial"/>
              </w:rPr>
            </w:pPr>
            <w:r w:rsidRPr="000F7BC4">
              <w:rPr>
                <w:rStyle w:val="FormatvorlageArial"/>
              </w:rPr>
              <w:t>The resulting list is not allowed to have duplicates (</w:t>
            </w:r>
            <w:r w:rsidR="00980F53">
              <w:rPr>
                <w:rStyle w:val="FormatvorlageArial"/>
              </w:rPr>
              <w:t>for example,</w:t>
            </w:r>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 xml:space="preserve">their </w:t>
            </w:r>
            <w:proofErr w:type="spellStart"/>
            <w:r w:rsidR="00A02D60">
              <w:rPr>
                <w:rStyle w:val="FormatvorlageArial"/>
              </w:rPr>
              <w:t>ScalarVariable</w:t>
            </w:r>
            <w:proofErr w:type="spellEnd"/>
            <w:r w:rsidR="00A02D60">
              <w:rPr>
                <w:rStyle w:val="FormatvorlageArial"/>
              </w:rPr>
              <w:t xml:space="preserve"> index (for example</w:t>
            </w:r>
            <w:r w:rsidR="00980F53">
              <w:rPr>
                <w:rStyle w:val="FormatvorlageArial"/>
              </w:rPr>
              <w:t>,</w:t>
            </w:r>
            <w:r w:rsidR="00D377DE" w:rsidRPr="00D377DE">
              <w:rPr>
                <w:rStyle w:val="FormatvorlageArial"/>
              </w:rPr>
              <w:t xml:space="preserve"> if for two variables A and B the </w:t>
            </w:r>
            <w:proofErr w:type="spellStart"/>
            <w:r w:rsidR="00D377DE" w:rsidRPr="00D377DE">
              <w:rPr>
                <w:rStyle w:val="FormatvorlageArial"/>
              </w:rPr>
              <w:t>ScalarVariable</w:t>
            </w:r>
            <w:proofErr w:type="spellEnd"/>
            <w:r w:rsidR="00D377DE" w:rsidRPr="00D377DE">
              <w:rPr>
                <w:rStyle w:val="FormatvorlageArial"/>
              </w:rPr>
              <w:t xml:space="preserve"> index of A is less than the index of B, then A must appear before B in </w:t>
            </w:r>
            <w:proofErr w:type="spellStart"/>
            <w:r w:rsidR="00D377DE" w:rsidRPr="002F3E46">
              <w:rPr>
                <w:rStyle w:val="CODE"/>
              </w:rPr>
              <w:t>InitialUnknowns</w:t>
            </w:r>
            <w:proofErr w:type="spellEnd"/>
            <w:r w:rsidR="00D377DE" w:rsidRPr="00D377DE">
              <w:rPr>
                <w:rStyle w:val="FormatvorlageArial"/>
              </w:rPr>
              <w:t>).</w:t>
            </w:r>
          </w:p>
          <w:p w14:paraId="4CB751F1" w14:textId="6765DD51" w:rsidR="00060864" w:rsidRDefault="00A02D60" w:rsidP="00060864">
            <w:pPr>
              <w:pStyle w:val="Textkrper-Zeileneinzug"/>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000000"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r w:rsidR="00980F53">
              <w:t>,</w:t>
            </w:r>
            <w:r w:rsidR="00FD4925">
              <w:t xml:space="preserve"> outputs, continuous-time states and state derivatives are either present as Knowns (if </w:t>
            </w:r>
            <w:r w:rsidR="00FD4925">
              <w:rPr>
                <w:rStyle w:val="CODE"/>
              </w:rPr>
              <w:t>initial</w:t>
            </w:r>
            <w:r w:rsidR="00C2544B">
              <w:rPr>
                <w:rStyle w:val="CODE"/>
              </w:rPr>
              <w:t xml:space="preserve"> </w:t>
            </w:r>
            <w:r w:rsidR="00FD4925">
              <w:rPr>
                <w:rStyle w:val="CODE"/>
              </w:rPr>
              <w:t>=</w:t>
            </w:r>
            <w:r w:rsidR="00C2544B">
              <w:rPr>
                <w:rStyle w:val="CODE"/>
              </w:rPr>
              <w:t xml:space="preserve"> </w:t>
            </w:r>
            <w:r w:rsidR="00FD4925">
              <w:rPr>
                <w:rStyle w:val="CODE"/>
              </w:rPr>
              <w:t>"exact</w:t>
            </w:r>
            <w:r w:rsidR="00FD4925" w:rsidRPr="00404E9D">
              <w:rPr>
                <w:rStyle w:val="CODE"/>
              </w:rPr>
              <w:t>"</w:t>
            </w:r>
            <w:r w:rsidR="00FD4925">
              <w:t xml:space="preserve">) or as Unknowns (if </w:t>
            </w:r>
            <w:r w:rsidR="00FD4925">
              <w:rPr>
                <w:rStyle w:val="CODE"/>
              </w:rPr>
              <w:t>initial="</w:t>
            </w:r>
            <w:proofErr w:type="spellStart"/>
            <w:r w:rsidR="00FD4925">
              <w:rPr>
                <w:rStyle w:val="CODE"/>
              </w:rPr>
              <w:t>approx</w:t>
            </w:r>
            <w:proofErr w:type="spellEnd"/>
            <w:r w:rsidR="00FD4925" w:rsidRPr="00404E9D">
              <w:rPr>
                <w:rStyle w:val="CODE"/>
              </w:rPr>
              <w:t>"</w:t>
            </w:r>
            <w:r w:rsidR="00FD4925">
              <w:t xml:space="preserve"> or </w:t>
            </w:r>
            <w:r w:rsidR="00FD4925" w:rsidRPr="00404E9D">
              <w:rPr>
                <w:rStyle w:val="CODE"/>
              </w:rPr>
              <w:t>"calculated"</w:t>
            </w:r>
            <w:r w:rsidR="00FD4925">
              <w:t xml:space="preserve">), they can be inquired with </w:t>
            </w:r>
            <w:proofErr w:type="spellStart"/>
            <w:r w:rsidR="00FD4925" w:rsidRPr="002F3E46">
              <w:rPr>
                <w:rStyle w:val="CODE"/>
              </w:rPr>
              <w:t>fmiGetXXX</w:t>
            </w:r>
            <w:proofErr w:type="spellEnd"/>
            <w:r w:rsidR="00FD4925">
              <w:t xml:space="preserve"> in </w:t>
            </w:r>
            <w:proofErr w:type="spellStart"/>
            <w:r w:rsidR="00FD4925">
              <w:t>InitializationMode</w:t>
            </w:r>
            <w:proofErr w:type="spellEnd"/>
            <w:r w:rsidR="00FD4925">
              <w:t>.</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000000"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r w:rsidR="00C2544B">
              <w:rPr>
                <w:rStyle w:val="CODE"/>
                <w:i/>
              </w:rPr>
              <w:t xml:space="preserve"> </w:t>
            </w:r>
            <w:r w:rsidR="00192E31" w:rsidRPr="002F3E46">
              <w:rPr>
                <w:rStyle w:val="CODE"/>
                <w:i/>
              </w:rPr>
              <w:t>=</w:t>
            </w:r>
            <w:r w:rsidR="00C2544B">
              <w:rPr>
                <w:rStyle w:val="CODE"/>
                <w:i/>
              </w:rPr>
              <w:t xml:space="preserve"> </w:t>
            </w:r>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w:t>
            </w:r>
            <w:proofErr w:type="gramStart"/>
            <w:r w:rsidR="00192E31" w:rsidRPr="002F3E46">
              <w:rPr>
                <w:i/>
              </w:rPr>
              <w:t>steady-state</w:t>
            </w:r>
            <w:proofErr w:type="gramEnd"/>
            <w:r w:rsidR="00192E31" w:rsidRPr="002F3E46">
              <w:rPr>
                <w:i/>
              </w:rPr>
              <w:t xml:space="preserv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proofErr w:type="spellStart"/>
            <w:r w:rsidRPr="00BF7416">
              <w:rPr>
                <w:rStyle w:val="CODE"/>
              </w:rPr>
              <w:t>ScalarVariable</w:t>
            </w:r>
            <w:proofErr w:type="spellEnd"/>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and at a Communication Point (</w:t>
            </w:r>
            <w:proofErr w:type="spellStart"/>
            <w:r w:rsidR="006C1028">
              <w:rPr>
                <w:rStyle w:val="FormatvorlageArial"/>
              </w:rPr>
              <w:t>CoSimulation</w:t>
            </w:r>
            <w:proofErr w:type="spellEnd"/>
            <w:r w:rsidR="006C1028">
              <w:rPr>
                <w:rStyle w:val="FormatvorlageArial"/>
              </w:rPr>
              <w:t xml:space="preserve">)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proofErr w:type="gramStart"/>
            <w:r>
              <w:t>where</w:t>
            </w:r>
            <w:proofErr w:type="gramEnd"/>
          </w:p>
          <w:p w14:paraId="6C120737" w14:textId="129C816E" w:rsidR="003B0DD0" w:rsidRDefault="00000000"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r w:rsidR="005A71C2">
              <w:rPr>
                <w:i/>
              </w:rPr>
              <w:t>,</w:t>
            </w:r>
            <w:r w:rsidR="003B0DD0" w:rsidRPr="00334E98">
              <w:rPr>
                <w:i/>
              </w:rPr>
              <w:t xml:space="preserve"> </w:t>
            </w:r>
            <w:r w:rsidR="003B0DD0">
              <w:rPr>
                <w:i/>
              </w:rPr>
              <w:t>an output or a state derivative</w:t>
            </w:r>
            <w:r w:rsidR="003B0DD0" w:rsidRPr="00334E98">
              <w:rPr>
                <w:i/>
              </w:rPr>
              <w:t>].</w:t>
            </w:r>
          </w:p>
          <w:p w14:paraId="0AABA991" w14:textId="191E24A4" w:rsidR="003B0DD0" w:rsidRDefault="0000000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r w:rsidR="005A71C2">
              <w:rPr>
                <w:i/>
              </w:rPr>
              <w:t>,</w:t>
            </w:r>
            <w:r w:rsidR="003B0DD0" w:rsidRPr="00334E98">
              <w:rPr>
                <w:i/>
              </w:rPr>
              <w:t xml:space="preserve"> continuous-time inputs</w:t>
            </w:r>
            <w:r w:rsidR="003B0DD0">
              <w:rPr>
                <w:i/>
              </w:rPr>
              <w:t xml:space="preserve"> in Continuous-Time Mode</w:t>
            </w:r>
            <w:r w:rsidR="003B0DD0">
              <w:t>].</w:t>
            </w:r>
          </w:p>
          <w:p w14:paraId="7694D865" w14:textId="0B3BB114" w:rsidR="00BF7416" w:rsidRDefault="0000000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w:t>
            </w:r>
            <w:proofErr w:type="gramStart"/>
            <w:r w:rsidR="003B0DD0">
              <w:t>Mode, but</w:t>
            </w:r>
            <w:proofErr w:type="gramEnd"/>
            <w:r w:rsidR="003B0DD0">
              <w:t xml:space="preserve"> change their values in other Modes [</w:t>
            </w:r>
            <w:r w:rsidR="003B0DD0">
              <w:rPr>
                <w:i/>
              </w:rPr>
              <w:t>for example</w:t>
            </w:r>
            <w:r w:rsidR="005A71C2">
              <w:rPr>
                <w:i/>
              </w:rPr>
              <w:t>,</w:t>
            </w:r>
            <w:r w:rsidR="003B0DD0">
              <w:rPr>
                <w:i/>
              </w:rPr>
              <w:t xml:space="preserve"> fixed parameters in Continuous-Time Mode</w:t>
            </w:r>
            <w:r w:rsidR="003B0DD0">
              <w:t>].</w:t>
            </w:r>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r w:rsidR="005A71C2">
              <w:rPr>
                <w:i/>
              </w:rPr>
              <w:t>,</w:t>
            </w:r>
            <w:r w:rsidRPr="00194701">
              <w:rPr>
                <w:i/>
              </w:rPr>
              <w:t xml:space="preserve"> for example</w:t>
            </w:r>
            <w:r w:rsidR="005A71C2">
              <w:rPr>
                <w:i/>
              </w:rPr>
              <w:t>,</w:t>
            </w:r>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005A71C2">
              <w:rPr>
                <w:i/>
              </w:rPr>
              <w:t>,</w:t>
            </w:r>
            <w:r>
              <w:rPr>
                <w:i/>
              </w:rPr>
              <w:t xml:space="preserve"> and these inputs have changed</w:t>
            </w:r>
            <w:r w:rsidR="005A71C2">
              <w:rPr>
                <w:i/>
              </w:rPr>
              <w:t>,</w:t>
            </w:r>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Textkrper"/>
        <w:spacing w:before="240"/>
      </w:pPr>
      <w:r>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proofErr w:type="spellStart"/>
      <w:r w:rsidR="003E2D9B" w:rsidRPr="003E2D9B">
        <w:rPr>
          <w:rStyle w:val="CODE"/>
        </w:rPr>
        <w:t>InitialUnknowns</w:t>
      </w:r>
      <w:proofErr w:type="spellEnd"/>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 xml:space="preserve">The </w:t>
            </w:r>
            <w:proofErr w:type="spellStart"/>
            <w:r>
              <w:rPr>
                <w:rStyle w:val="FormatvorlageArial"/>
              </w:rPr>
              <w:t>ScalarVariable</w:t>
            </w:r>
            <w:proofErr w:type="spellEnd"/>
            <w:r>
              <w:rPr>
                <w:rStyle w:val="FormatvorlageArial"/>
              </w:rPr>
              <w:t xml:space="preserv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 xml:space="preserve">0 </w:t>
            </w:r>
            <w:proofErr w:type="spellStart"/>
            <w:r w:rsidR="003B0DD0">
              <w:rPr>
                <w:rStyle w:val="FormatvorlageArial"/>
                <w:i/>
              </w:rPr>
              <w:t>ScalarVariables</w:t>
            </w:r>
            <w:proofErr w:type="spellEnd"/>
            <w:r w:rsidR="003B0DD0">
              <w:rPr>
                <w:rStyle w:val="FormatvorlageArial"/>
                <w:i/>
              </w:rPr>
              <w:t xml:space="preserve"> and index</w:t>
            </w:r>
            <w:r w:rsidR="003B0DD0" w:rsidRPr="00DF3A0D">
              <w:rPr>
                <w:rStyle w:val="FormatvorlageArial"/>
                <w:i/>
              </w:rPr>
              <w:t xml:space="preserve"> = 3, then </w:t>
            </w:r>
            <w:r w:rsidR="003B0DD0">
              <w:rPr>
                <w:rStyle w:val="FormatvorlageArial"/>
                <w:i/>
              </w:rPr>
              <w:t xml:space="preserve">the third </w:t>
            </w:r>
            <w:proofErr w:type="spellStart"/>
            <w:r w:rsidR="003B0DD0" w:rsidRPr="00DF3A0D">
              <w:rPr>
                <w:rStyle w:val="FormatvorlageArial"/>
                <w:i/>
              </w:rPr>
              <w:t>ScalarVariable</w:t>
            </w:r>
            <w:proofErr w:type="spellEnd"/>
            <w:r w:rsidR="003B0DD0" w:rsidRPr="00DF3A0D">
              <w:rPr>
                <w:rStyle w:val="FormatvorlageArial"/>
                <w:i/>
              </w:rPr>
              <w:t xml:space="preserv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195" w:name="Dependencies_Knowns"/>
            <w:bookmarkEnd w:id="195"/>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 xml:space="preserve">If not present, it must be assumed that the Unknown depends on all Knowns. If present as empty list, the Unknown depends on none of the Knowns. </w:t>
            </w:r>
            <w:proofErr w:type="gramStart"/>
            <w:r w:rsidRPr="00B778E4">
              <w:t>Otherwise</w:t>
            </w:r>
            <w:proofErr w:type="gramEnd"/>
            <w:r w:rsidRPr="00B778E4">
              <w:t xml:space="preserve"> the Unknown depends on the Knowns defined by the given </w:t>
            </w:r>
            <w:proofErr w:type="spellStart"/>
            <w:r w:rsidRPr="00B778E4">
              <w:t>ScalarVariable</w:t>
            </w:r>
            <w:proofErr w:type="spellEnd"/>
            <w:r w:rsidRPr="00B778E4">
              <w:t xml:space="preserve"> indices. The indic</w:t>
            </w:r>
            <w:r w:rsidR="003E2D9B">
              <w:t>es are ordered according to magnitude</w:t>
            </w:r>
            <w:r w:rsidRPr="00B778E4">
              <w:t>, starting with the smallest index.</w:t>
            </w:r>
          </w:p>
          <w:p w14:paraId="2053324B" w14:textId="5AAEE6C8"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w:t>
            </w:r>
            <w:proofErr w:type="spellStart"/>
            <w:r w:rsidR="006C1028">
              <w:t>ModelExchange</w:t>
            </w:r>
            <w:proofErr w:type="spellEnd"/>
            <w:r w:rsidR="006C1028">
              <w:t xml:space="preserv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Textkrper"/>
              <w:numPr>
                <w:ilvl w:val="0"/>
                <w:numId w:val="56"/>
              </w:numPr>
              <w:spacing w:before="0"/>
              <w:ind w:left="357" w:hanging="357"/>
            </w:pPr>
            <w:r>
              <w:t>continuous-time states</w:t>
            </w:r>
          </w:p>
          <w:p w14:paraId="28815644" w14:textId="0DFDA61E"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explicitly defined under </w:t>
            </w:r>
            <w:proofErr w:type="spellStart"/>
            <w:r w:rsidR="00A11986" w:rsidRPr="002F3E46">
              <w:rPr>
                <w:rStyle w:val="CODE"/>
              </w:rPr>
              <w:t>ScalarVariables</w:t>
            </w:r>
            <w:proofErr w:type="spellEnd"/>
            <w:r w:rsidR="00A11986">
              <w:t xml:space="preserve">, it is assumed that the Unknown depends </w:t>
            </w:r>
            <w:r w:rsidR="00203AC3">
              <w:t xml:space="preserve">explicitly </w:t>
            </w:r>
            <w:r w:rsidR="00A11986">
              <w:t>on the independent variable.</w:t>
            </w:r>
          </w:p>
          <w:p w14:paraId="04D73EF5" w14:textId="77777777"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proofErr w:type="spellStart"/>
            <w:r>
              <w:rPr>
                <w:rStyle w:val="CODE"/>
              </w:rPr>
              <w:t>InitialUnknowns</w:t>
            </w:r>
            <w:proofErr w:type="spellEnd"/>
            <w:r>
              <w:t xml:space="preserve">): </w:t>
            </w:r>
          </w:p>
          <w:p w14:paraId="5096DEB9" w14:textId="47AE50C7"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Textkrper"/>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r w:rsidR="00246EAE">
              <w:rPr>
                <w:i/>
              </w:rPr>
              <w:t>,</w:t>
            </w:r>
            <w:r w:rsidRPr="005B7EE8">
              <w:rPr>
                <w:i/>
              </w:rPr>
              <w:t xml:space="preserve"> independent parameters o</w:t>
            </w:r>
            <w:r w:rsidR="005B7EE8" w:rsidRPr="005B7EE8">
              <w:rPr>
                <w:i/>
              </w:rPr>
              <w:t>r initial states.</w:t>
            </w:r>
            <w:r w:rsidR="005B7EE8">
              <w:t>]</w:t>
            </w:r>
          </w:p>
          <w:p w14:paraId="4777245C" w14:textId="15E386EA"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r w:rsidR="00246EAE">
              <w:t xml:space="preserve">explicitly </w:t>
            </w:r>
            <w:r w:rsidR="00A11986">
              <w:t xml:space="preserve">defined under </w:t>
            </w:r>
            <w:proofErr w:type="spellStart"/>
            <w:r w:rsidR="00A11986" w:rsidRPr="00DD1ADF">
              <w:rPr>
                <w:rStyle w:val="CODE"/>
              </w:rPr>
              <w:t>ScalarVariables</w:t>
            </w:r>
            <w:proofErr w:type="spellEnd"/>
            <w:r w:rsidR="00A11986">
              <w:t xml:space="preserve">, it is assumed that the Unknown depends </w:t>
            </w:r>
            <w:r w:rsidR="00246EAE">
              <w:t>explicitly</w:t>
            </w:r>
            <w:r w:rsidR="00A11986">
              <w:t xml:space="preserve"> on the independent variable.</w:t>
            </w:r>
          </w:p>
          <w:p w14:paraId="40BAC5F2" w14:textId="378840AF" w:rsidR="00BE2CD6" w:rsidRPr="0098259C" w:rsidRDefault="00BE2CD6" w:rsidP="00246EAE">
            <w:pPr>
              <w:pStyle w:val="Textkrper"/>
              <w:rPr>
                <w:rStyle w:val="FormatvorlageArial"/>
              </w:rPr>
            </w:pPr>
            <w:r>
              <w:rPr>
                <w:rStyle w:val="FormatvorlageArial"/>
              </w:rPr>
              <w:t xml:space="preserve">For Co-Simulation, </w:t>
            </w:r>
            <w:r w:rsidR="007F72CF">
              <w:rPr>
                <w:rStyle w:val="FormatvorlageArial"/>
              </w:rPr>
              <w:t>“</w:t>
            </w:r>
            <w:r w:rsidRPr="003E2D9B">
              <w:rPr>
                <w:rStyle w:val="CODE"/>
              </w:rPr>
              <w:t>d</w:t>
            </w:r>
            <w:r w:rsidRPr="0098259C">
              <w:rPr>
                <w:rStyle w:val="CODE"/>
              </w:rPr>
              <w:t>ependenc</w:t>
            </w:r>
            <w:r>
              <w:rPr>
                <w:rStyle w:val="CODE"/>
              </w:rPr>
              <w:t>ies</w:t>
            </w:r>
            <w:r>
              <w:rPr>
                <w:rStyle w:val="FormatvorlageArial"/>
              </w:rPr>
              <w:t xml:space="preserve">” does not list the dependency on </w:t>
            </w:r>
            <w:proofErr w:type="gramStart"/>
            <w:r>
              <w:rPr>
                <w:rStyle w:val="FormatvorlageArial"/>
              </w:rPr>
              <w:t>continuous-time</w:t>
            </w:r>
            <w:proofErr w:type="gramEnd"/>
            <w:r>
              <w:rPr>
                <w:rStyle w:val="FormatvorlageArial"/>
              </w:rPr>
              <w:t>,</w:t>
            </w:r>
            <w:r w:rsidRPr="0098259C">
              <w:rPr>
                <w:rStyle w:val="FormatvorlageArial"/>
              </w:rPr>
              <w:t xml:space="preserve"> if the capability flag</w:t>
            </w:r>
            <w:r w:rsidRPr="0098259C">
              <w:rPr>
                <w:rStyle w:val="FormatvorlageArial"/>
              </w:rPr>
              <w:br/>
              <w:t xml:space="preserve">    </w:t>
            </w:r>
            <w:proofErr w:type="spellStart"/>
            <w:r w:rsidRPr="0098259C">
              <w:rPr>
                <w:rStyle w:val="CODE"/>
              </w:rPr>
              <w:t>provides</w:t>
            </w:r>
            <w:r>
              <w:rPr>
                <w:rStyle w:val="CODE"/>
              </w:rPr>
              <w:t>Directional</w:t>
            </w:r>
            <w:r w:rsidRPr="0098259C">
              <w:rPr>
                <w:rStyle w:val="CODE"/>
              </w:rPr>
              <w:t>Derivative</w:t>
            </w:r>
            <w:proofErr w:type="spellEnd"/>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 xml:space="preserve">n </w:t>
            </w:r>
            <w:r>
              <w:rPr>
                <w:rStyle w:val="FormatvorlageArial"/>
              </w:rPr>
              <w:t>other words</w:t>
            </w:r>
            <w:r w:rsidR="00246EAE">
              <w:rPr>
                <w:rStyle w:val="FormatvorlageArial"/>
              </w:rPr>
              <w:t>,</w:t>
            </w:r>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proofErr w:type="spellStart"/>
            <w:r>
              <w:rPr>
                <w:rStyle w:val="CODE"/>
              </w:rPr>
              <w:t>dependenciesKind</w:t>
            </w:r>
            <w:proofErr w:type="spellEnd"/>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w:t>
            </w:r>
            <w:proofErr w:type="spellStart"/>
            <w:r w:rsidRPr="000E3E17">
              <w:rPr>
                <w:rStyle w:val="FormatvorlageArial"/>
              </w:rPr>
              <w:t>dependenciesKind</w:t>
            </w:r>
            <w:proofErr w:type="spellEnd"/>
            <w:r w:rsidRPr="000E3E17">
              <w:rPr>
                <w:rStyle w:val="FormatvorlageArial"/>
              </w:rPr>
              <w:t>"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w:t>
            </w:r>
            <w:proofErr w:type="gramStart"/>
            <w:r>
              <w:rPr>
                <w:rStyle w:val="FormatvorlageArial"/>
              </w:rPr>
              <w:t>particular structure</w:t>
            </w:r>
            <w:proofErr w:type="gramEnd"/>
            <w:r>
              <w:rPr>
                <w:rStyle w:val="FormatvorlageArial"/>
              </w:rPr>
              <w:t xml:space="preserv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xml:space="preserve">) 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3E2D9B">
              <w:rPr>
                <w:rStyle w:val="FormatvorlageArial"/>
              </w:rPr>
              <w:br/>
              <w:t xml:space="preserve">and not for </w:t>
            </w:r>
            <w:proofErr w:type="spellStart"/>
            <w:r w:rsidR="003E2D9B" w:rsidRPr="003E2D9B">
              <w:rPr>
                <w:rStyle w:val="CODE"/>
              </w:rPr>
              <w:t>InitialUnknow</w:t>
            </w:r>
            <w:r w:rsidR="002B28AD">
              <w:rPr>
                <w:rStyle w:val="CODE"/>
              </w:rPr>
              <w:t>n</w:t>
            </w:r>
            <w:r w:rsidR="003E2D9B" w:rsidRPr="003E2D9B">
              <w:rPr>
                <w:rStyle w:val="CODE"/>
              </w:rPr>
              <w:t>s</w:t>
            </w:r>
            <w:proofErr w:type="spellEnd"/>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w:t>
            </w:r>
            <w:proofErr w:type="spellStart"/>
            <w:r w:rsidR="006C1028">
              <w:t>ModelExchange</w:t>
            </w:r>
            <w:proofErr w:type="spellEnd"/>
            <w:r w:rsidR="006C1028">
              <w:t xml:space="preserve">) </w:t>
            </w:r>
            <w:bookmarkStart w:id="196" w:name="OLE_LINK4"/>
            <w:bookmarkStart w:id="197" w:name="OLE_LINK9"/>
            <w:r w:rsidR="006C1028">
              <w:t xml:space="preserve">or at </w:t>
            </w:r>
            <w:proofErr w:type="gramStart"/>
            <w:r w:rsidR="006C1028">
              <w:t>a  Communication</w:t>
            </w:r>
            <w:proofErr w:type="gramEnd"/>
            <w:r w:rsidR="006C1028">
              <w:t xml:space="preserve"> Point (</w:t>
            </w:r>
            <w:proofErr w:type="spellStart"/>
            <w:r w:rsidR="006C1028">
              <w:t>CoSimulation</w:t>
            </w:r>
            <w:proofErr w:type="spellEnd"/>
            <w:r w:rsidR="006C1028">
              <w:t>)</w:t>
            </w:r>
            <w:bookmarkEnd w:id="196"/>
            <w:bookmarkEnd w:id="197"/>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 xml:space="preserve">o an external or internal event or at </w:t>
            </w:r>
            <w:proofErr w:type="gramStart"/>
            <w:r w:rsidR="006C1028">
              <w:t>a  Communication</w:t>
            </w:r>
            <w:proofErr w:type="gramEnd"/>
            <w:r w:rsidR="006C1028">
              <w:t xml:space="preserve"> Point (</w:t>
            </w:r>
            <w:proofErr w:type="spellStart"/>
            <w:r w:rsidR="006C1028">
              <w:t>CoSimulation</w:t>
            </w:r>
            <w:proofErr w:type="spellEnd"/>
            <w:r w:rsidR="006C1028">
              <w:t>).</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w:t>
            </w:r>
            <w:proofErr w:type="spellStart"/>
            <w:r w:rsidRPr="00742413">
              <w:rPr>
                <w:rStyle w:val="CODE"/>
              </w:rPr>
              <w:t>dependenciesKind</w:t>
            </w:r>
            <w:proofErr w:type="spellEnd"/>
            <w:r w:rsidRPr="00742413">
              <w:rPr>
                <w:rStyle w:val="CODE"/>
              </w:rPr>
              <w:t>"</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Textkrper"/>
        <w:rPr>
          <w:rStyle w:val="FormatvorlageArial"/>
          <w:szCs w:val="21"/>
        </w:rPr>
      </w:pPr>
    </w:p>
    <w:p w14:paraId="1613B5C9" w14:textId="77777777" w:rsidR="0058282F" w:rsidRPr="009B3F72" w:rsidRDefault="0058282F" w:rsidP="00C6645C">
      <w:pPr>
        <w:pStyle w:val="Textkrper"/>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Textkrper"/>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000000" w:rsidP="00214A6F">
      <w:pPr>
        <w:pStyle w:val="Textkrper"/>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r w:rsidR="0038399F">
        <w:rPr>
          <w:rStyle w:val="FormatvorlageArial"/>
          <w:i/>
          <w:szCs w:val="21"/>
        </w:rPr>
        <w:t>,</w:t>
      </w:r>
    </w:p>
    <w:p w14:paraId="79C7300A" w14:textId="77777777" w:rsidR="00025E22" w:rsidRDefault="00042CE4" w:rsidP="00C6645C">
      <w:pPr>
        <w:pStyle w:val="Textkrper"/>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w:t>
      </w:r>
      <w:proofErr w:type="gramStart"/>
      <w:r>
        <w:rPr>
          <w:rStyle w:val="FormatvorlageArial"/>
          <w:i/>
          <w:szCs w:val="21"/>
        </w:rPr>
        <w:t>=”continuous</w:t>
      </w:r>
      <w:proofErr w:type="gramEnd"/>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000000"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r w:rsidR="0038399F">
        <w:rPr>
          <w:rStyle w:val="FormatvorlageArial"/>
          <w:i/>
        </w:rPr>
        <w:t>,</w:t>
      </w:r>
    </w:p>
    <w:p w14:paraId="10AA074E" w14:textId="77777777" w:rsidR="00712E70" w:rsidRDefault="00712E70" w:rsidP="00C6645C">
      <w:pPr>
        <w:pStyle w:val="Textkrper"/>
        <w:rPr>
          <w:rStyle w:val="FormatvorlageArial"/>
          <w:i/>
          <w:szCs w:val="21"/>
        </w:rPr>
      </w:pPr>
      <w:r>
        <w:rPr>
          <w:rStyle w:val="FormatvorlageArial"/>
          <w:i/>
          <w:szCs w:val="21"/>
        </w:rPr>
        <w:t xml:space="preserve">and </w:t>
      </w:r>
      <w:proofErr w:type="gramStart"/>
      <w:r>
        <w:rPr>
          <w:rStyle w:val="FormatvorlageArial"/>
          <w:i/>
          <w:szCs w:val="21"/>
        </w:rPr>
        <w:t>therefore</w:t>
      </w:r>
      <w:proofErr w:type="gramEnd"/>
      <w:r>
        <w:rPr>
          <w:rStyle w:val="FormatvorlageArial"/>
          <w:i/>
          <w:szCs w:val="21"/>
        </w:rPr>
        <w:t xml:space="preserve"> the initialization equations are:</w:t>
      </w:r>
    </w:p>
    <w:p w14:paraId="65E6F3FB" w14:textId="77777777" w:rsidR="00656908" w:rsidRDefault="00000000" w:rsidP="00C6645C">
      <w:pPr>
        <w:pStyle w:val="Textkrper"/>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Textkrper"/>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proofErr w:type="spellStart"/>
      <w:r w:rsidRPr="00B91CC7">
        <w:rPr>
          <w:b/>
          <w:noProof w:val="0"/>
          <w:color w:val="3333FF"/>
        </w:rPr>
        <w:t>ModelVariables</w:t>
      </w:r>
      <w:proofErr w:type="spellEnd"/>
      <w:r w:rsidRPr="00B91CC7">
        <w:rPr>
          <w:noProof w:val="0"/>
        </w:rPr>
        <w:t>&gt;</w:t>
      </w:r>
    </w:p>
    <w:p w14:paraId="374403A8" w14:textId="1BD4FBB1"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3A75164C" w:rsidR="007A44BA" w:rsidRPr="007A44BA" w:rsidRDefault="007A44BA" w:rsidP="007A44BA">
      <w:pPr>
        <w:pStyle w:val="CODE1"/>
      </w:pPr>
      <w:r>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r>
        <w:rPr>
          <w:noProof w:val="0"/>
        </w:rPr>
        <w:t xml:space="preserve"> ...&gt;</w:t>
      </w:r>
      <w:r w:rsidR="00B91CC7">
        <w:rPr>
          <w:noProof w:val="0"/>
        </w:rPr>
        <w:t xml:space="preserve"> … &lt;/</w:t>
      </w:r>
      <w:proofErr w:type="spellStart"/>
      <w:r w:rsidR="00B91CC7" w:rsidRPr="00B91CC7">
        <w:rPr>
          <w:b/>
          <w:color w:val="3333FF"/>
        </w:rPr>
        <w:t>ScalarVariable</w:t>
      </w:r>
      <w:proofErr w:type="spellEnd"/>
      <w:proofErr w:type="gramStart"/>
      <w:r w:rsidR="00B91CC7">
        <w:rPr>
          <w:noProof w:val="0"/>
        </w:rPr>
        <w:t xml:space="preserve">&gt;  </w:t>
      </w:r>
      <w:r w:rsidR="00133CD9">
        <w:rPr>
          <w:noProof w:val="0"/>
        </w:rPr>
        <w:t>&lt;</w:t>
      </w:r>
      <w:proofErr w:type="gramEnd"/>
      <w:r w:rsidR="00133CD9">
        <w:rPr>
          <w:noProof w:val="0"/>
        </w:rPr>
        <w: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50A756B2"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06CEC9C8"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63449E94"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C26D18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552886FF"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0C8BB5F4"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4BA280C8"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59627756"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626A14"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proofErr w:type="gramStart"/>
      <w:r w:rsidRPr="0098259C">
        <w:rPr>
          <w:noProof w:val="0"/>
        </w:rPr>
        <w:t>"</w:t>
      </w:r>
      <w:r w:rsidR="0020517F">
        <w:rPr>
          <w:noProof w:val="0"/>
        </w:rPr>
        <w:t xml:space="preserve"> </w:t>
      </w:r>
      <w:r w:rsidRPr="0098259C">
        <w:rPr>
          <w:noProof w:val="0"/>
        </w:rPr>
        <w:t xml:space="preserve"> </w:t>
      </w:r>
      <w:r w:rsidR="0020517F">
        <w:rPr>
          <w:noProof w:val="0"/>
        </w:rPr>
        <w:t>dependencies</w:t>
      </w:r>
      <w:proofErr w:type="gramEnd"/>
      <w:r w:rsidR="0020517F">
        <w:rPr>
          <w:noProof w:val="0"/>
        </w:rPr>
        <w:t>="6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proofErr w:type="gramStart"/>
      <w:r w:rsidRPr="0098259C">
        <w:rPr>
          <w:noProof w:val="0"/>
        </w:rPr>
        <w:t xml:space="preserve">" </w:t>
      </w:r>
      <w:r w:rsidR="0020517F">
        <w:rPr>
          <w:noProof w:val="0"/>
        </w:rPr>
        <w:t xml:space="preserve"> dependencies</w:t>
      </w:r>
      <w:proofErr w:type="gramEnd"/>
      <w:r w:rsidR="0020517F">
        <w:rPr>
          <w:noProof w:val="0"/>
        </w:rPr>
        <w:t>="</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w:t>
      </w:r>
      <w:proofErr w:type="spellStart"/>
      <w:r w:rsidR="00D91ED1">
        <w:rPr>
          <w:noProof w:val="0"/>
        </w:rPr>
        <w:t>dependencies</w:t>
      </w:r>
      <w:r>
        <w:rPr>
          <w:noProof w:val="0"/>
        </w:rPr>
        <w:t>Kind</w:t>
      </w:r>
      <w:proofErr w:type="spellEnd"/>
      <w:r>
        <w:rPr>
          <w:noProof w:val="0"/>
        </w:rPr>
        <w:t>="</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3AC55C2F" w14:textId="77777777" w:rsidR="00C4154B" w:rsidRPr="009B3F72" w:rsidRDefault="00DB3044" w:rsidP="00072B37">
      <w:pPr>
        <w:pStyle w:val="Textkrper"/>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55DADDFC" w14:textId="77777777" w:rsidR="00072B37" w:rsidRPr="00F71663" w:rsidRDefault="00072B37" w:rsidP="00C97E8F">
      <w:pPr>
        <w:pStyle w:val="Textkrper"/>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proofErr w:type="spellStart"/>
      <w:r w:rsidR="000A5E9B" w:rsidRPr="00F71663">
        <w:rPr>
          <w:i/>
        </w:rPr>
        <w:t>dependenciesKind</w:t>
      </w:r>
      <w:proofErr w:type="spellEnd"/>
      <w:r w:rsidR="000A5E9B" w:rsidRPr="00F71663">
        <w:rPr>
          <w:i/>
        </w:rPr>
        <w:t>="discrete"</w:t>
      </w:r>
      <w:r w:rsidR="000A5E9B" w:rsidRPr="00F71663">
        <w:rPr>
          <w:rStyle w:val="FormatvorlageArial"/>
          <w:i/>
          <w:szCs w:val="21"/>
        </w:rPr>
        <w:t>.</w:t>
      </w:r>
    </w:p>
    <w:p w14:paraId="4882EF61" w14:textId="77777777" w:rsidR="000A5E9B" w:rsidRPr="009B3F72" w:rsidRDefault="000A5E9B" w:rsidP="00CC50B6">
      <w:pPr>
        <w:pStyle w:val="Textkrper"/>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7BB7E86C" w14:textId="568C4453" w:rsidR="000A5E9B" w:rsidRDefault="000A5E9B" w:rsidP="000A5E9B">
      <w:pPr>
        <w:pStyle w:val="Textkrper"/>
        <w:rPr>
          <w:rStyle w:val="FormatvorlageArial"/>
          <w:i/>
          <w:szCs w:val="21"/>
        </w:rPr>
      </w:pPr>
      <w:r w:rsidRPr="00F71663">
        <w:rPr>
          <w:rStyle w:val="FormatvorlageArial"/>
          <w:i/>
          <w:szCs w:val="21"/>
        </w:rPr>
        <w:t>Note</w:t>
      </w:r>
      <w:r w:rsidR="0038399F">
        <w:rPr>
          <w:rStyle w:val="FormatvorlageArial"/>
          <w:i/>
          <w:szCs w:val="21"/>
        </w:rPr>
        <w:t xml:space="preserve"> that</w:t>
      </w:r>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proofErr w:type="spellStart"/>
      <w:r w:rsidRPr="00F71663">
        <w:rPr>
          <w:i/>
        </w:rPr>
        <w:t>dependenciesKind</w:t>
      </w:r>
      <w:proofErr w:type="spellEnd"/>
      <w:r w:rsidRPr="00F71663">
        <w:rPr>
          <w:i/>
        </w:rPr>
        <w:t>="dependent"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Textkrper"/>
        <w:spacing w:before="240"/>
        <w:rPr>
          <w:rStyle w:val="FormatvorlageArial"/>
          <w:i/>
          <w:szCs w:val="21"/>
          <w:u w:val="single"/>
        </w:rPr>
      </w:pPr>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p>
    <w:p w14:paraId="0522E2CA" w14:textId="6BE8F3E3" w:rsidR="003F2ED4" w:rsidRDefault="003F2ED4" w:rsidP="003F2ED4">
      <w:pPr>
        <w:pStyle w:val="Textkrper"/>
        <w:ind w:firstLine="720"/>
        <w:rPr>
          <w:rStyle w:val="FormatvorlageArial"/>
          <w:i/>
          <w:szCs w:val="21"/>
        </w:rPr>
      </w:pPr>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p>
    <w:p w14:paraId="753BFECE" w14:textId="40C8C003" w:rsidR="00D24124" w:rsidRDefault="003F2ED4" w:rsidP="003F2ED4">
      <w:pPr>
        <w:pStyle w:val="Textkrper"/>
      </w:pPr>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rsidR="006500F3" w:rsidRPr="00D2781E">
        <w:rPr>
          <w:rStyle w:val="FormatvorlageArial"/>
          <w:szCs w:val="21"/>
        </w:rPr>
        <w:t>is</w:t>
      </w:r>
      <w:r w:rsidR="006500F3">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p>
    <w:p w14:paraId="05AC7C97" w14:textId="69F691C7" w:rsidR="00D24124" w:rsidRDefault="00D24124" w:rsidP="003F2ED4">
      <w:pPr>
        <w:pStyle w:val="Textkrper"/>
      </w:pPr>
      <w:r>
        <w:t>&lt;</w:t>
      </w:r>
      <w:proofErr w:type="spellStart"/>
      <w:r w:rsidRPr="00FA3E81">
        <w:rPr>
          <w:color w:val="0070C0"/>
        </w:rPr>
        <w:t>ModelVariables</w:t>
      </w:r>
      <w:proofErr w:type="spellEnd"/>
      <w:r>
        <w:t>&gt;</w:t>
      </w:r>
      <w:r>
        <w:br/>
        <w:t>   &lt;</w:t>
      </w:r>
      <w:proofErr w:type="spellStart"/>
      <w:r w:rsidRPr="00FA3E81">
        <w:rPr>
          <w:color w:val="0070C0"/>
        </w:rPr>
        <w:t>ScalarVariable</w:t>
      </w:r>
      <w:proofErr w:type="spellEnd"/>
      <w:r w:rsidRPr="00FA3E81">
        <w:rPr>
          <w:color w:val="0070C0"/>
        </w:rPr>
        <w:t xml:space="preserve"> </w:t>
      </w:r>
      <w:r>
        <w:t>name="u"     , ...&gt; … &lt;/</w:t>
      </w:r>
      <w:proofErr w:type="spellStart"/>
      <w:r>
        <w:t>ScalarVariable</w:t>
      </w:r>
      <w:proofErr w:type="spellEnd"/>
      <w:r>
        <w:t>&gt;  </w:t>
      </w:r>
      <w:r w:rsidR="00133CD9">
        <w:t>&lt;!--</w:t>
      </w:r>
      <w:r>
        <w:t>index="1" --&gt;</w:t>
      </w:r>
      <w:r>
        <w:br/>
        <w:t>   &lt;</w:t>
      </w:r>
      <w:proofErr w:type="spellStart"/>
      <w:r w:rsidRPr="00FA3E81">
        <w:rPr>
          <w:color w:val="0070C0"/>
        </w:rPr>
        <w:t>ScalarVariable</w:t>
      </w:r>
      <w:proofErr w:type="spellEnd"/>
      <w:r w:rsidRPr="00FA3E81">
        <w:rPr>
          <w:color w:val="0070C0"/>
        </w:rPr>
        <w:t xml:space="preserve"> </w:t>
      </w:r>
      <w:r>
        <w:t>name="y"     , ...&gt; … &lt;/</w:t>
      </w:r>
      <w:proofErr w:type="spellStart"/>
      <w:r>
        <w:t>ScalarVariable</w:t>
      </w:r>
      <w:proofErr w:type="spellEnd"/>
      <w:r>
        <w:t>&gt;  </w:t>
      </w:r>
      <w:r w:rsidR="00133CD9">
        <w:t>&lt;!--</w:t>
      </w:r>
      <w:r>
        <w:t>index="2" --&gt;</w:t>
      </w:r>
      <w:r>
        <w:br/>
        <w:t>   &lt;</w:t>
      </w:r>
      <w:proofErr w:type="spellStart"/>
      <w:r w:rsidRPr="00FA3E81">
        <w:rPr>
          <w:color w:val="0070C0"/>
        </w:rPr>
        <w:t>ScalarVariable</w:t>
      </w:r>
      <w:proofErr w:type="spellEnd"/>
      <w:r w:rsidRPr="00FA3E81">
        <w:rPr>
          <w:color w:val="0070C0"/>
        </w:rPr>
        <w:t xml:space="preserve"> </w:t>
      </w:r>
      <w:r>
        <w:t>name="x"     , ...&gt; … &lt;/</w:t>
      </w:r>
      <w:proofErr w:type="spellStart"/>
      <w:r>
        <w:t>ScalarVariable</w:t>
      </w:r>
      <w:proofErr w:type="spellEnd"/>
      <w:r>
        <w:t>&gt;  </w:t>
      </w:r>
      <w:r w:rsidR="00133CD9">
        <w:t>&lt;!--</w:t>
      </w:r>
      <w:r>
        <w:t>index="3" --&gt;</w:t>
      </w:r>
      <w:r>
        <w:br/>
        <w:t>   &lt;</w:t>
      </w:r>
      <w:proofErr w:type="spellStart"/>
      <w:r w:rsidRPr="00D2781E">
        <w:rPr>
          <w:color w:val="0070C0"/>
        </w:rPr>
        <w:t>ScalarVariable</w:t>
      </w:r>
      <w:proofErr w:type="spellEnd"/>
      <w:r>
        <w:t xml:space="preserve"> name="der(x)", ...&gt; … &lt;/</w:t>
      </w:r>
      <w:proofErr w:type="spellStart"/>
      <w:r>
        <w:t>ScalarVariable</w:t>
      </w:r>
      <w:proofErr w:type="spellEnd"/>
      <w:r>
        <w:t>&gt;  </w:t>
      </w:r>
      <w:r w:rsidR="00133CD9">
        <w:t>&lt;!--</w:t>
      </w:r>
      <w:r>
        <w:t>index="4" --&gt;</w:t>
      </w:r>
      <w:r>
        <w:br/>
        <w:t>&lt;</w:t>
      </w:r>
      <w:r w:rsidRPr="00D2781E">
        <w:rPr>
          <w:color w:val="0070C0"/>
        </w:rPr>
        <w:t>/</w:t>
      </w:r>
      <w:proofErr w:type="spellStart"/>
      <w:r w:rsidRPr="00D2781E">
        <w:rPr>
          <w:color w:val="0070C0"/>
        </w:rPr>
        <w:t>ModelVariables</w:t>
      </w:r>
      <w:proofErr w:type="spellEnd"/>
      <w:r>
        <w:t>&gt;</w:t>
      </w:r>
      <w:r w:rsidR="003F2ED4">
        <w:t xml:space="preserve"> </w:t>
      </w:r>
    </w:p>
    <w:p w14:paraId="04215CE9" w14:textId="78488B5D" w:rsidR="00D24124" w:rsidRPr="003F2ED4" w:rsidRDefault="00D24124" w:rsidP="003F2ED4">
      <w:pPr>
        <w:pStyle w:val="Textkrper"/>
        <w:rPr>
          <w:rStyle w:val="FormatvorlageArial"/>
          <w:i/>
          <w:szCs w:val="21"/>
        </w:rPr>
      </w:pPr>
      <w:r>
        <w:t>&lt;</w:t>
      </w:r>
      <w:proofErr w:type="spellStart"/>
      <w:r w:rsidRPr="00FA3E81">
        <w:rPr>
          <w:color w:val="0070C0"/>
        </w:rPr>
        <w:t>ModelStructure</w:t>
      </w:r>
      <w:proofErr w:type="spellEnd"/>
      <w:r>
        <w:t>&gt;</w:t>
      </w:r>
      <w:r>
        <w:br/>
        <w:t>   &lt;</w:t>
      </w:r>
      <w:r w:rsidRPr="00FA3E81">
        <w:rPr>
          <w:color w:val="0070C0"/>
        </w:rPr>
        <w:t>Outputs</w:t>
      </w:r>
      <w:r>
        <w:t>&gt;</w:t>
      </w:r>
      <w:r>
        <w:br/>
        <w:t>     &lt;</w:t>
      </w:r>
      <w:r w:rsidRPr="00FA3E81">
        <w:rPr>
          <w:color w:val="0070C0"/>
        </w:rPr>
        <w:t xml:space="preserve">Unknown </w:t>
      </w:r>
      <w:r>
        <w:t>index="2" dependencies="3</w:t>
      </w:r>
      <w:proofErr w:type="gramStart"/>
      <w:r>
        <w:t>"  </w:t>
      </w:r>
      <w:proofErr w:type="spellStart"/>
      <w:r>
        <w:t>dependenciesKind</w:t>
      </w:r>
      <w:proofErr w:type="spellEnd"/>
      <w:proofErr w:type="gramEnd"/>
      <w:r>
        <w:t>="constant"/&gt;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w:t>
      </w:r>
      <w:proofErr w:type="spellStart"/>
      <w:r>
        <w:t>dependenciesKind</w:t>
      </w:r>
      <w:proofErr w:type="spellEnd"/>
      <w:r>
        <w:t>="constant"/&gt;</w:t>
      </w:r>
      <w:r>
        <w:br/>
        <w:t>   &lt;/</w:t>
      </w:r>
      <w:r w:rsidRPr="00FA3E81">
        <w:rPr>
          <w:color w:val="0070C0"/>
        </w:rPr>
        <w:t>Derivatives</w:t>
      </w:r>
      <w:r>
        <w:t>&gt;</w:t>
      </w:r>
      <w:r>
        <w:br/>
        <w:t>   &lt;</w:t>
      </w:r>
      <w:proofErr w:type="spellStart"/>
      <w:r w:rsidRPr="00FA3E81">
        <w:rPr>
          <w:color w:val="0070C0"/>
        </w:rPr>
        <w:t>InitialUnknowns</w:t>
      </w:r>
      <w:proofErr w:type="spellEnd"/>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proofErr w:type="spellStart"/>
      <w:r w:rsidRPr="00FA3E81">
        <w:rPr>
          <w:color w:val="0070C0"/>
        </w:rPr>
        <w:t>InitialUnknowns</w:t>
      </w:r>
      <w:proofErr w:type="spellEnd"/>
      <w:r>
        <w:t>&gt;</w:t>
      </w:r>
      <w:r>
        <w:br/>
        <w:t>&lt;/</w:t>
      </w:r>
      <w:proofErr w:type="spellStart"/>
      <w:r w:rsidRPr="00FA3E81">
        <w:rPr>
          <w:color w:val="0070C0"/>
        </w:rPr>
        <w:t>ModelStructure</w:t>
      </w:r>
      <w:proofErr w:type="spellEnd"/>
      <w:r>
        <w:t>&gt;</w:t>
      </w:r>
    </w:p>
    <w:p w14:paraId="595C7423" w14:textId="77777777" w:rsidR="009B3F72" w:rsidRPr="009B3F72" w:rsidRDefault="009B3F72" w:rsidP="009B3F72">
      <w:pPr>
        <w:pStyle w:val="Textkrper"/>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5E2613CB" w:rsidR="009B3F72" w:rsidRPr="009B3F72" w:rsidRDefault="009B3F72" w:rsidP="009B3F72">
      <w:pPr>
        <w:pStyle w:val="Textkrper"/>
        <w:rPr>
          <w:rStyle w:val="FormatvorlageArial"/>
          <w:i/>
          <w:szCs w:val="21"/>
        </w:rPr>
      </w:pPr>
      <w:r w:rsidRPr="009B3F72">
        <w:rPr>
          <w:rStyle w:val="FormatvorlageArial"/>
          <w:i/>
          <w:szCs w:val="21"/>
        </w:rPr>
        <w:t>Note</w:t>
      </w:r>
      <w:r w:rsidR="0038399F">
        <w:rPr>
          <w:rStyle w:val="FormatvorlageArial"/>
          <w:i/>
          <w:szCs w:val="21"/>
        </w:rPr>
        <w:t xml:space="preserve"> that</w:t>
      </w:r>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1EB9DD7D" w:rsidR="009B3F72" w:rsidRPr="009B3F72" w:rsidRDefault="009B3F72" w:rsidP="009B3F72">
      <w:pPr>
        <w:pStyle w:val="Textkrper"/>
        <w:numPr>
          <w:ilvl w:val="0"/>
          <w:numId w:val="66"/>
        </w:numPr>
        <w:rPr>
          <w:rStyle w:val="FormatvorlageArial"/>
          <w:i/>
          <w:szCs w:val="21"/>
        </w:rPr>
      </w:pPr>
      <w:r w:rsidRPr="009B3F72">
        <w:rPr>
          <w:rStyle w:val="FormatvorlageArial"/>
          <w:i/>
          <w:szCs w:val="21"/>
        </w:rPr>
        <w:t xml:space="preserve">If a state derivative </w:t>
      </w:r>
      <w:proofErr w:type="spellStart"/>
      <w:r w:rsidRPr="009B3F72">
        <w:rPr>
          <w:rStyle w:val="CODE"/>
          <w:i/>
        </w:rPr>
        <w:t>der_x</w:t>
      </w:r>
      <w:proofErr w:type="spellEnd"/>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w:t>
      </w:r>
      <w:proofErr w:type="spellStart"/>
      <w:r w:rsidRPr="009B3F72">
        <w:rPr>
          <w:rStyle w:val="FormatvorlageArial"/>
          <w:i/>
          <w:szCs w:val="21"/>
        </w:rPr>
        <w:t>InitializationMode</w:t>
      </w:r>
      <w:proofErr w:type="spellEnd"/>
      <w:r w:rsidRPr="009B3F72">
        <w:rPr>
          <w:rStyle w:val="FormatvorlageArial"/>
          <w:i/>
          <w:szCs w:val="21"/>
        </w:rPr>
        <w:t xml:space="preserve"> (</w:t>
      </w:r>
      <w:r w:rsidR="0038399F">
        <w:rPr>
          <w:rStyle w:val="FormatvorlageArial"/>
          <w:i/>
          <w:szCs w:val="21"/>
        </w:rPr>
        <w:t>for example,</w:t>
      </w:r>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proofErr w:type="spellStart"/>
      <w:r w:rsidRPr="009B3F72">
        <w:rPr>
          <w:rStyle w:val="CODE"/>
          <w:i/>
        </w:rPr>
        <w:t>der_x</w:t>
      </w:r>
      <w:proofErr w:type="spellEnd"/>
      <w:r w:rsidRPr="009B3F72">
        <w:rPr>
          <w:rStyle w:val="FormatvorlageArial"/>
          <w:i/>
          <w:szCs w:val="21"/>
        </w:rPr>
        <w:t xml:space="preserve"> is zero), then the dependencies list of </w:t>
      </w:r>
      <w:proofErr w:type="spellStart"/>
      <w:r w:rsidRPr="009B3F72">
        <w:rPr>
          <w:rStyle w:val="CODE"/>
          <w:i/>
        </w:rPr>
        <w:t>der_x</w:t>
      </w:r>
      <w:proofErr w:type="spellEnd"/>
      <w:r w:rsidRPr="009B3F72">
        <w:rPr>
          <w:rStyle w:val="FormatvorlageArial"/>
          <w:i/>
          <w:szCs w:val="21"/>
        </w:rPr>
        <w:t xml:space="preserve"> should not include </w:t>
      </w:r>
      <w:r w:rsidRPr="009B3F72">
        <w:rPr>
          <w:rStyle w:val="CODE"/>
          <w:i/>
        </w:rPr>
        <w:t>p</w:t>
      </w:r>
      <w:r w:rsidRPr="009B3F72">
        <w:rPr>
          <w:rStyle w:val="FormatvorlageArial"/>
          <w:i/>
          <w:szCs w:val="21"/>
        </w:rPr>
        <w:t>. If an FMU is imported in an environment and such an iteration is set</w:t>
      </w:r>
      <w:r w:rsidR="0038399F">
        <w:rPr>
          <w:rStyle w:val="FormatvorlageArial"/>
          <w:i/>
          <w:szCs w:val="21"/>
        </w:rPr>
        <w:t xml:space="preserve"> </w:t>
      </w:r>
      <w:r w:rsidRPr="009B3F72">
        <w:rPr>
          <w:rStyle w:val="FormatvorlageArial"/>
          <w:i/>
          <w:szCs w:val="21"/>
        </w:rPr>
        <w:t>up, then the tool can figure out that the resulting algebraic system of equations is structurally singular and therefore can reject such a definition.</w:t>
      </w:r>
    </w:p>
    <w:p w14:paraId="60C3B1C1" w14:textId="5B72CC91" w:rsidR="009B3F72" w:rsidRPr="009B3F72" w:rsidRDefault="009B3F72" w:rsidP="00C97E8F">
      <w:pPr>
        <w:pStyle w:val="Textkrper"/>
        <w:numPr>
          <w:ilvl w:val="0"/>
          <w:numId w:val="66"/>
        </w:numPr>
        <w:rPr>
          <w:rStyle w:val="FormatvorlageArial"/>
          <w:i/>
          <w:szCs w:val="21"/>
        </w:rPr>
      </w:pPr>
      <w:r w:rsidRPr="009B3F72">
        <w:rPr>
          <w:rStyle w:val="FormatvorlageArial"/>
          <w:i/>
          <w:szCs w:val="21"/>
        </w:rPr>
        <w:t>For standard Co</w:t>
      </w:r>
      <w:r w:rsidR="00E91347">
        <w:rPr>
          <w:rStyle w:val="FormatvorlageArial"/>
          <w:i/>
          <w:szCs w:val="21"/>
        </w:rPr>
        <w:t>-</w:t>
      </w:r>
      <w:r w:rsidRPr="009B3F72">
        <w:rPr>
          <w:rStyle w:val="FormatvorlageArial"/>
          <w:i/>
          <w:szCs w:val="21"/>
        </w:rPr>
        <w:t>Simulation FMUs</w:t>
      </w:r>
      <w:r w:rsidR="006A3CF2">
        <w:rPr>
          <w:rStyle w:val="FormatvorlageArial"/>
          <w:i/>
          <w:szCs w:val="21"/>
        </w:rPr>
        <w:t>,</w:t>
      </w:r>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w:t>
      </w:r>
      <w:proofErr w:type="gramStart"/>
      <w:r w:rsidRPr="009B3F72">
        <w:rPr>
          <w:rStyle w:val="FormatvorlageArial"/>
          <w:i/>
          <w:szCs w:val="21"/>
        </w:rPr>
        <w:t>lists</w:t>
      </w:r>
      <w:proofErr w:type="gramEnd"/>
      <w:r>
        <w:rPr>
          <w:rStyle w:val="FormatvorlageArial"/>
          <w:i/>
          <w:szCs w:val="21"/>
        </w:rPr>
        <w:t xml:space="preserve"> for output variables</w:t>
      </w:r>
      <w:r w:rsidRPr="009B3F72">
        <w:rPr>
          <w:rStyle w:val="FormatvorlageArial"/>
          <w:i/>
          <w:szCs w:val="21"/>
        </w:rPr>
        <w:t xml:space="preserve"> under the </w:t>
      </w:r>
      <w:proofErr w:type="spellStart"/>
      <w:r w:rsidRPr="009B3F72">
        <w:rPr>
          <w:rStyle w:val="CODE"/>
          <w:i/>
        </w:rPr>
        <w:t>InitialUnknowns</w:t>
      </w:r>
      <w:proofErr w:type="spellEnd"/>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w:t>
      </w:r>
      <w:proofErr w:type="spellStart"/>
      <w:r w:rsidRPr="009B3F72">
        <w:rPr>
          <w:rStyle w:val="FormatvorlageArial"/>
          <w:i/>
          <w:szCs w:val="21"/>
        </w:rPr>
        <w:t>InitializationMode</w:t>
      </w:r>
      <w:proofErr w:type="spellEnd"/>
      <w:r w:rsidRPr="009B3F72">
        <w:rPr>
          <w:rStyle w:val="FormatvorlageArial"/>
          <w:i/>
          <w:szCs w:val="21"/>
        </w:rPr>
        <w:t>.</w:t>
      </w:r>
    </w:p>
    <w:p w14:paraId="4E872D1A" w14:textId="77777777" w:rsidR="00C6645C" w:rsidRPr="0098259C" w:rsidRDefault="0058282F" w:rsidP="00C97E8F">
      <w:pPr>
        <w:pStyle w:val="Textkrper"/>
      </w:pPr>
      <w:r w:rsidRPr="0098259C">
        <w:rPr>
          <w:rStyle w:val="FormatvorlageArial"/>
          <w:szCs w:val="21"/>
        </w:rPr>
        <w:t>]</w:t>
      </w:r>
    </w:p>
    <w:p w14:paraId="32DA1F2E" w14:textId="77777777" w:rsidR="0088635A" w:rsidRPr="0098259C" w:rsidRDefault="0088635A" w:rsidP="0088635A">
      <w:pPr>
        <w:pStyle w:val="berschrift3"/>
      </w:pPr>
      <w:bookmarkStart w:id="198" w:name="_Ref289269149"/>
      <w:bookmarkStart w:id="199" w:name="_Toc55136501"/>
      <w:r w:rsidRPr="0098259C">
        <w:t>Variable Naming C</w:t>
      </w:r>
      <w:r w:rsidR="002C5A1B">
        <w:t>onventions (</w:t>
      </w:r>
      <w:proofErr w:type="spellStart"/>
      <w:r w:rsidRPr="0098259C">
        <w:t>variableNamingConvention</w:t>
      </w:r>
      <w:proofErr w:type="spellEnd"/>
      <w:r w:rsidRPr="0098259C">
        <w:t>)</w:t>
      </w:r>
      <w:bookmarkEnd w:id="198"/>
      <w:bookmarkEnd w:id="199"/>
    </w:p>
    <w:p w14:paraId="74EAEE4A" w14:textId="33938380" w:rsidR="0088635A" w:rsidRPr="0098259C" w:rsidRDefault="0088635A" w:rsidP="0088635A">
      <w:pPr>
        <w:pStyle w:val="Textkrper"/>
        <w:rPr>
          <w:lang w:eastAsia="sv-SE"/>
        </w:rPr>
      </w:pPr>
      <w:r w:rsidRPr="0098259C">
        <w:rPr>
          <w:lang w:eastAsia="sv-SE"/>
        </w:rPr>
        <w:t>With attribute “</w:t>
      </w:r>
      <w:proofErr w:type="spellStart"/>
      <w:r w:rsidRPr="0098259C">
        <w:rPr>
          <w:lang w:eastAsia="sv-SE"/>
        </w:rPr>
        <w:t>variableNamingConvention</w:t>
      </w:r>
      <w:proofErr w:type="spellEnd"/>
      <w:r w:rsidRPr="0098259C">
        <w:rPr>
          <w:lang w:eastAsia="sv-SE"/>
        </w:rPr>
        <w:t>” of element “</w:t>
      </w:r>
      <w:proofErr w:type="spellStart"/>
      <w:r w:rsidRPr="002F3E46">
        <w:rPr>
          <w:rStyle w:val="CODE"/>
        </w:rPr>
        <w:t>fmiModelDescription</w:t>
      </w:r>
      <w:proofErr w:type="spellEnd"/>
      <w:r w:rsidRPr="0098259C">
        <w:rPr>
          <w:lang w:eastAsia="sv-SE"/>
        </w:rPr>
        <w:t xml:space="preserve">”, the convention is defined how the </w:t>
      </w:r>
      <w:proofErr w:type="spellStart"/>
      <w:r w:rsidRPr="0098259C">
        <w:rPr>
          <w:lang w:eastAsia="sv-SE"/>
        </w:rPr>
        <w:t>ScalarVariable.names</w:t>
      </w:r>
      <w:proofErr w:type="spellEnd"/>
      <w:r w:rsidRPr="0098259C">
        <w:rPr>
          <w:lang w:eastAsia="sv-SE"/>
        </w:rPr>
        <w:t xml:space="preserve"> have been constructed. If this information is known, the environment may be able to represent the names in a better way (</w:t>
      </w:r>
      <w:r w:rsidR="000061EF" w:rsidRPr="0098259C">
        <w:rPr>
          <w:lang w:eastAsia="sv-SE"/>
        </w:rPr>
        <w:t>for example</w:t>
      </w:r>
      <w:r w:rsidR="0042432F">
        <w:rPr>
          <w:lang w:eastAsia="sv-SE"/>
        </w:rPr>
        <w:t>,</w:t>
      </w:r>
      <w:r w:rsidR="000061EF" w:rsidRPr="0098259C">
        <w:rPr>
          <w:lang w:eastAsia="sv-SE"/>
        </w:rPr>
        <w:t xml:space="preserve"> </w:t>
      </w:r>
      <w:r w:rsidRPr="0098259C">
        <w:rPr>
          <w:lang w:eastAsia="sv-SE"/>
        </w:rPr>
        <w:t>as</w:t>
      </w:r>
      <w:r w:rsidR="0042432F">
        <w:rPr>
          <w:lang w:eastAsia="sv-SE"/>
        </w:rPr>
        <w:t xml:space="preserve"> a</w:t>
      </w:r>
      <w:r w:rsidRPr="0098259C">
        <w:rPr>
          <w:lang w:eastAsia="sv-SE"/>
        </w:rPr>
        <w:t xml:space="preserve"> tree and not as a linear list).</w:t>
      </w:r>
    </w:p>
    <w:p w14:paraId="73C49121" w14:textId="77777777" w:rsidR="0088635A" w:rsidRPr="0098259C" w:rsidRDefault="0088635A" w:rsidP="0088635A">
      <w:pPr>
        <w:pStyle w:val="Textkrper"/>
        <w:rPr>
          <w:lang w:eastAsia="sv-SE"/>
        </w:rPr>
      </w:pPr>
      <w:r w:rsidRPr="0098259C">
        <w:rPr>
          <w:lang w:eastAsia="sv-SE"/>
        </w:rPr>
        <w:t xml:space="preserve">In the following definitions, the </w:t>
      </w:r>
      <w:hyperlink r:id="rId79"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Textkrper"/>
        <w:ind w:left="720"/>
        <w:rPr>
          <w:lang w:eastAsia="sv-SE"/>
        </w:rPr>
      </w:pPr>
      <w:r w:rsidRPr="0098259C">
        <w:rPr>
          <w:lang w:eastAsia="sv-SE"/>
        </w:rPr>
        <w:t xml:space="preserve">=   production rule </w:t>
      </w:r>
      <w:r w:rsidRPr="0098259C">
        <w:rPr>
          <w:lang w:eastAsia="sv-SE"/>
        </w:rPr>
        <w:br/>
      </w:r>
      <w:proofErr w:type="gramStart"/>
      <w:r w:rsidRPr="0098259C">
        <w:rPr>
          <w:lang w:eastAsia="sv-SE"/>
        </w:rPr>
        <w:t>[ ]</w:t>
      </w:r>
      <w:proofErr w:type="gramEnd"/>
      <w:r w:rsidRPr="0098259C">
        <w:rPr>
          <w:lang w:eastAsia="sv-SE"/>
        </w:rPr>
        <w:t xml:space="preserve">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Textkrper"/>
        <w:rPr>
          <w:lang w:eastAsia="sv-SE"/>
        </w:rPr>
      </w:pPr>
      <w:r w:rsidRPr="00442EE3">
        <w:t>The names must be unique, non-empty strings.</w:t>
      </w:r>
      <w:r w:rsidRPr="00442EE3">
        <w:br/>
        <w:t>[</w:t>
      </w:r>
      <w:r w:rsidRPr="00442EE3">
        <w:rPr>
          <w:i/>
          <w:iCs/>
        </w:rPr>
        <w:t>It is recommended that the names are visually clearly different from each other; but it is not required.</w:t>
      </w:r>
      <w:r w:rsidRPr="00442EE3">
        <w:t>]</w:t>
      </w:r>
    </w:p>
    <w:p w14:paraId="4B97C730" w14:textId="1FBE64AC" w:rsidR="0088635A" w:rsidRPr="0098259C" w:rsidRDefault="0088635A" w:rsidP="0088635A">
      <w:pPr>
        <w:pStyle w:val="Textkrper"/>
        <w:rPr>
          <w:lang w:eastAsia="sv-SE"/>
        </w:rPr>
      </w:pPr>
      <w:r w:rsidRPr="0098259C">
        <w:rPr>
          <w:lang w:eastAsia="sv-SE"/>
        </w:rPr>
        <w:t>The following conventions for scalar names are defined:</w:t>
      </w:r>
    </w:p>
    <w:p w14:paraId="18C161BE"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 xml:space="preserve">Unicode-char </w:t>
      </w:r>
      <w:proofErr w:type="gramStart"/>
      <w:r w:rsidR="00122B97">
        <w:rPr>
          <w:noProof w:val="0"/>
        </w:rPr>
        <w:t>{ Unicode</w:t>
      </w:r>
      <w:proofErr w:type="gramEnd"/>
      <w:r w:rsidR="00122B97">
        <w:rPr>
          <w:noProof w:val="0"/>
        </w:rPr>
        <w:t>-char }</w:t>
      </w:r>
      <w:r w:rsidR="00680939">
        <w:rPr>
          <w:noProof w:val="0"/>
        </w:rPr>
        <w:t xml:space="preserve">   // identical to </w:t>
      </w:r>
      <w:proofErr w:type="spellStart"/>
      <w:r w:rsidR="00680939">
        <w:rPr>
          <w:noProof w:val="0"/>
        </w:rPr>
        <w:t>xs:normalizedString</w:t>
      </w:r>
      <w:proofErr w:type="spellEnd"/>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5E1EAD71" w:rsidR="00122B97" w:rsidRPr="00442EE3" w:rsidRDefault="000C5C54" w:rsidP="00122B97">
      <w:pPr>
        <w:pStyle w:val="Textkrper"/>
        <w:spacing w:after="120"/>
        <w:rPr>
          <w:i/>
          <w:iCs/>
        </w:rPr>
      </w:pPr>
      <w:r w:rsidRPr="00442EE3">
        <w:br/>
      </w:r>
    </w:p>
    <w:p w14:paraId="2A63071F"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Textkrper"/>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w:t>
      </w:r>
      <w:proofErr w:type="spellStart"/>
      <w:proofErr w:type="gramStart"/>
      <w:r w:rsidRPr="0098259C">
        <w:rPr>
          <w:rStyle w:val="CODE"/>
        </w:rPr>
        <w:t>name,N</w:t>
      </w:r>
      <w:proofErr w:type="spellEnd"/>
      <w:proofErr w:type="gramEnd"/>
      <w:r w:rsidRPr="0098259C">
        <w:rPr>
          <w:rStyle w:val="CODE"/>
        </w:rPr>
        <w:t>)</w:t>
      </w:r>
      <w:r w:rsidRPr="0098259C">
        <w:t>”</w:t>
      </w:r>
      <w:r w:rsidRPr="0098259C">
        <w:rPr>
          <w:lang w:eastAsia="sv-SE"/>
        </w:rPr>
        <w:t xml:space="preserve"> for the N-</w:t>
      </w:r>
      <w:proofErr w:type="spellStart"/>
      <w:r w:rsidRPr="0098259C">
        <w:rPr>
          <w:lang w:eastAsia="sv-SE"/>
        </w:rPr>
        <w:t>th</w:t>
      </w:r>
      <w:proofErr w:type="spellEnd"/>
      <w:r w:rsidRPr="0098259C">
        <w:rPr>
          <w:lang w:eastAsia="sv-SE"/>
        </w:rPr>
        <w:t xml:space="preserve"> derivative. Examples:</w:t>
      </w:r>
    </w:p>
    <w:p w14:paraId="2317FCD0" w14:textId="77777777" w:rsidR="0088635A" w:rsidRPr="0098259C" w:rsidRDefault="0088635A" w:rsidP="0088635A">
      <w:pPr>
        <w:pStyle w:val="CODEF"/>
        <w:ind w:left="720"/>
        <w:rPr>
          <w:noProof w:val="0"/>
        </w:rPr>
      </w:pPr>
      <w:proofErr w:type="spellStart"/>
      <w:proofErr w:type="gramStart"/>
      <w:r w:rsidRPr="0098259C">
        <w:rPr>
          <w:noProof w:val="0"/>
        </w:rPr>
        <w:t>vehicle.engine</w:t>
      </w:r>
      <w:proofErr w:type="gramEnd"/>
      <w:r w:rsidRPr="0098259C">
        <w:rPr>
          <w:noProof w:val="0"/>
        </w:rPr>
        <w:t>.speed</w:t>
      </w:r>
      <w:proofErr w:type="spellEnd"/>
    </w:p>
    <w:p w14:paraId="6A4A8376" w14:textId="77777777" w:rsidR="0088635A" w:rsidRPr="0098259C" w:rsidRDefault="0088635A" w:rsidP="0088635A">
      <w:pPr>
        <w:pStyle w:val="CODE1"/>
        <w:ind w:left="720"/>
        <w:rPr>
          <w:noProof w:val="0"/>
        </w:rPr>
      </w:pPr>
      <w:r w:rsidRPr="0098259C">
        <w:rPr>
          <w:noProof w:val="0"/>
        </w:rPr>
        <w:t>resistor12.u</w:t>
      </w:r>
    </w:p>
    <w:p w14:paraId="3769D215" w14:textId="79F2BA63" w:rsidR="0088635A" w:rsidRPr="0098259C" w:rsidRDefault="0088635A">
      <w:pPr>
        <w:pStyle w:val="CODE1"/>
        <w:ind w:left="720"/>
      </w:pPr>
      <w:proofErr w:type="spellStart"/>
      <w:r w:rsidRPr="0098259C">
        <w:rPr>
          <w:noProof w:val="0"/>
        </w:rPr>
        <w:t>v_</w:t>
      </w:r>
      <w:proofErr w:type="gramStart"/>
      <w:r w:rsidRPr="0098259C">
        <w:rPr>
          <w:noProof w:val="0"/>
        </w:rPr>
        <w:t>min</w:t>
      </w:r>
      <w:r w:rsidRPr="004C1FDF">
        <w:rPr>
          <w:noProof w:val="0"/>
        </w:rPr>
        <w:t>robot.axis</w:t>
      </w:r>
      <w:proofErr w:type="gramEnd"/>
      <w:r w:rsidRPr="004C1FDF">
        <w:rPr>
          <w:noProof w:val="0"/>
        </w:rPr>
        <w:t>.</w:t>
      </w:r>
      <w:r w:rsidR="004C1FDF" w:rsidRPr="004C1FDF">
        <w:t>'</w:t>
      </w:r>
      <w:r w:rsidRPr="004C1FDF">
        <w:rPr>
          <w:noProof w:val="0"/>
        </w:rPr>
        <w:t>motor</w:t>
      </w:r>
      <w:proofErr w:type="spellEnd"/>
      <w:r w:rsidRPr="004C1FDF">
        <w:rPr>
          <w:noProof w:val="0"/>
        </w:rPr>
        <w:t xml:space="preserve"> #234</w:t>
      </w:r>
      <w:r w:rsidR="004C1FDF" w:rsidRPr="004C1FDF">
        <w:t>'</w:t>
      </w:r>
    </w:p>
    <w:p w14:paraId="71AD44E5" w14:textId="77777777" w:rsidR="0088635A" w:rsidRPr="0098259C" w:rsidRDefault="0088635A" w:rsidP="0088635A">
      <w:pPr>
        <w:pStyle w:val="CODE1"/>
        <w:ind w:left="720"/>
        <w:rPr>
          <w:noProof w:val="0"/>
        </w:rPr>
      </w:pPr>
      <w:r w:rsidRPr="0098259C">
        <w:rPr>
          <w:noProof w:val="0"/>
        </w:rPr>
        <w:t>der(pipe[3,4</w:t>
      </w:r>
      <w:proofErr w:type="gramStart"/>
      <w:r w:rsidRPr="0098259C">
        <w:rPr>
          <w:noProof w:val="0"/>
        </w:rPr>
        <w:t>].T</w:t>
      </w:r>
      <w:proofErr w:type="gramEnd"/>
      <w:r w:rsidRPr="0098259C">
        <w:rPr>
          <w:noProof w:val="0"/>
        </w:rPr>
        <w:t>[14],2)    // second time derivative of pipe[3,4].T[14]</w:t>
      </w:r>
    </w:p>
    <w:p w14:paraId="1F38FA28" w14:textId="0173A300" w:rsidR="0088635A" w:rsidRPr="0098259C" w:rsidRDefault="0088635A" w:rsidP="0088635A">
      <w:pPr>
        <w:pStyle w:val="Textkrper"/>
        <w:rPr>
          <w:lang w:eastAsia="sv-SE"/>
        </w:rPr>
      </w:pPr>
      <w:r w:rsidRPr="0098259C">
        <w:rPr>
          <w:lang w:eastAsia="sv-SE"/>
        </w:rPr>
        <w:t>The precise syntax is</w:t>
      </w:r>
      <w:r w:rsidR="006F33C5">
        <w:rPr>
          <w:rStyle w:val="Funotenzeichen"/>
          <w:lang w:eastAsia="sv-SE"/>
        </w:rPr>
        <w:footnoteReference w:id="10"/>
      </w:r>
      <w:r w:rsidRPr="0098259C">
        <w:rPr>
          <w:lang w:eastAsia="sv-SE"/>
        </w:rPr>
        <w:t>:</w:t>
      </w:r>
    </w:p>
    <w:p w14:paraId="67E198D6" w14:textId="77777777" w:rsidR="0088635A" w:rsidRPr="0098259C" w:rsidRDefault="0088635A" w:rsidP="0088635A">
      <w:pPr>
        <w:pStyle w:val="CODEF"/>
        <w:ind w:left="720"/>
        <w:rPr>
          <w:noProof w:val="0"/>
        </w:rPr>
      </w:pPr>
      <w:r w:rsidRPr="0098259C">
        <w:rPr>
          <w:noProof w:val="0"/>
        </w:rPr>
        <w:t>name            = identifier | "</w:t>
      </w:r>
      <w:proofErr w:type="gramStart"/>
      <w:r w:rsidRPr="0098259C">
        <w:rPr>
          <w:noProof w:val="0"/>
        </w:rPr>
        <w:t>der(</w:t>
      </w:r>
      <w:proofErr w:type="gramEnd"/>
      <w:r w:rsidRPr="0098259C">
        <w:rPr>
          <w:noProof w:val="0"/>
        </w:rPr>
        <w:t>" identifier [</w:t>
      </w:r>
      <w:r w:rsidR="006E58AB" w:rsidRPr="0098259C">
        <w:rPr>
          <w:noProof w:val="0"/>
        </w:rPr>
        <w:t>"</w:t>
      </w:r>
      <w:r w:rsidRPr="0098259C">
        <w:rPr>
          <w:noProof w:val="0"/>
        </w:rPr>
        <w:t>,</w:t>
      </w:r>
      <w:r w:rsidR="006E58AB"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xml:space="preserve"> ] ")"</w:t>
      </w:r>
    </w:p>
    <w:p w14:paraId="54B12E72" w14:textId="77777777" w:rsidR="0088635A" w:rsidRPr="0098259C" w:rsidRDefault="0088635A" w:rsidP="0088635A">
      <w:pPr>
        <w:pStyle w:val="CODE1"/>
        <w:ind w:left="720"/>
        <w:rPr>
          <w:noProof w:val="0"/>
        </w:rPr>
      </w:pPr>
      <w:r w:rsidRPr="0098259C">
        <w:rPr>
          <w:noProof w:val="0"/>
        </w:rPr>
        <w:t xml:space="preserve">identifier      = B-name [ </w:t>
      </w:r>
      <w:proofErr w:type="spellStart"/>
      <w:proofErr w:type="gramStart"/>
      <w:r w:rsidRPr="0098259C">
        <w:rPr>
          <w:noProof w:val="0"/>
        </w:rPr>
        <w:t>arrayIndices</w:t>
      </w:r>
      <w:proofErr w:type="spellEnd"/>
      <w:r w:rsidRPr="0098259C">
        <w:rPr>
          <w:noProof w:val="0"/>
        </w:rPr>
        <w:t xml:space="preserve">  ]</w:t>
      </w:r>
      <w:proofErr w:type="gramEnd"/>
      <w:r w:rsidRPr="0098259C">
        <w:rPr>
          <w:noProof w:val="0"/>
        </w:rPr>
        <w:t xml:space="preserve"> {"." B-name [ </w:t>
      </w:r>
      <w:proofErr w:type="spellStart"/>
      <w:r w:rsidRPr="0098259C">
        <w:rPr>
          <w:noProof w:val="0"/>
        </w:rPr>
        <w:t>arrayIndices</w:t>
      </w:r>
      <w:proofErr w:type="spellEnd"/>
      <w:r w:rsidRPr="0098259C">
        <w:rPr>
          <w:noProof w:val="0"/>
        </w:rPr>
        <w:t xml:space="preserve"> ] }</w:t>
      </w:r>
    </w:p>
    <w:p w14:paraId="2C4FAA0D" w14:textId="77777777" w:rsidR="0088635A" w:rsidRPr="0098259C" w:rsidRDefault="0088635A" w:rsidP="0088635A">
      <w:pPr>
        <w:pStyle w:val="CODE1"/>
        <w:ind w:left="720"/>
        <w:rPr>
          <w:noProof w:val="0"/>
        </w:rPr>
      </w:pPr>
      <w:r w:rsidRPr="0098259C">
        <w:rPr>
          <w:noProof w:val="0"/>
        </w:rPr>
        <w:t xml:space="preserve">B-name          = </w:t>
      </w:r>
      <w:proofErr w:type="spellStart"/>
      <w:r w:rsidRPr="0098259C">
        <w:rPr>
          <w:noProof w:val="0"/>
        </w:rPr>
        <w:t>nondigit</w:t>
      </w:r>
      <w:proofErr w:type="spellEnd"/>
      <w:r w:rsidRPr="0098259C">
        <w:rPr>
          <w:noProof w:val="0"/>
        </w:rPr>
        <w:t xml:space="preserve"> </w:t>
      </w:r>
      <w:proofErr w:type="gramStart"/>
      <w:r w:rsidRPr="0098259C">
        <w:rPr>
          <w:noProof w:val="0"/>
        </w:rPr>
        <w:t>{ digit</w:t>
      </w:r>
      <w:proofErr w:type="gramEnd"/>
      <w:r w:rsidRPr="0098259C">
        <w:rPr>
          <w:noProof w:val="0"/>
        </w:rPr>
        <w:t xml:space="preserve"> | </w:t>
      </w:r>
      <w:proofErr w:type="spellStart"/>
      <w:r w:rsidRPr="0098259C">
        <w:rPr>
          <w:noProof w:val="0"/>
        </w:rPr>
        <w:t>nondigit</w:t>
      </w:r>
      <w:proofErr w:type="spellEnd"/>
      <w:r w:rsidRPr="0098259C">
        <w:rPr>
          <w:noProof w:val="0"/>
        </w:rPr>
        <w:t xml:space="preserve"> } | Q-name</w:t>
      </w:r>
    </w:p>
    <w:p w14:paraId="073B7803" w14:textId="77777777" w:rsidR="0088635A" w:rsidRPr="0098259C" w:rsidRDefault="0088635A" w:rsidP="0088635A">
      <w:pPr>
        <w:pStyle w:val="CODE1"/>
        <w:ind w:left="720"/>
        <w:rPr>
          <w:noProof w:val="0"/>
        </w:rPr>
      </w:pPr>
      <w:proofErr w:type="spellStart"/>
      <w:r w:rsidRPr="0098259C">
        <w:rPr>
          <w:noProof w:val="0"/>
        </w:rPr>
        <w:t>nondigit</w:t>
      </w:r>
      <w:proofErr w:type="spellEnd"/>
      <w:r w:rsidRPr="0098259C">
        <w:rPr>
          <w:noProof w:val="0"/>
        </w:rPr>
        <w:t xml:space="preserve">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4C140B3C" w:rsidR="0088635A" w:rsidRDefault="0088635A" w:rsidP="0088635A">
      <w:pPr>
        <w:pStyle w:val="CODE1"/>
        <w:ind w:left="720"/>
        <w:rPr>
          <w:noProof w:val="0"/>
        </w:rPr>
      </w:pPr>
      <w:r w:rsidRPr="0098259C">
        <w:rPr>
          <w:noProof w:val="0"/>
        </w:rPr>
        <w:t>Q-name          = "</w:t>
      </w:r>
      <w:r w:rsidR="007677E9">
        <w:rPr>
          <w:noProof w:val="0"/>
        </w:rPr>
        <w:t>'</w:t>
      </w:r>
      <w:r w:rsidRPr="0098259C">
        <w:rPr>
          <w:noProof w:val="0"/>
        </w:rPr>
        <w:t xml:space="preserve">" </w:t>
      </w:r>
      <w:proofErr w:type="gramStart"/>
      <w:r w:rsidRPr="0098259C">
        <w:rPr>
          <w:noProof w:val="0"/>
        </w:rPr>
        <w:t>( Q</w:t>
      </w:r>
      <w:proofErr w:type="gramEnd"/>
      <w:r w:rsidRPr="0098259C">
        <w:rPr>
          <w:noProof w:val="0"/>
        </w:rPr>
        <w:t>-char | escape ) { Q-char | escape } "</w:t>
      </w:r>
      <w:r w:rsidR="007677E9">
        <w:rPr>
          <w:noProof w:val="0"/>
        </w:rPr>
        <w:t>'</w:t>
      </w:r>
      <w:r w:rsidRPr="0098259C">
        <w:rPr>
          <w:noProof w:val="0"/>
        </w:rPr>
        <w:t>"</w:t>
      </w:r>
    </w:p>
    <w:p w14:paraId="61AD3761" w14:textId="77777777" w:rsidR="00E347E3" w:rsidRDefault="00E347E3" w:rsidP="00E347E3">
      <w:pPr>
        <w:pStyle w:val="CODE1"/>
        <w:ind w:left="720"/>
        <w:rPr>
          <w:noProof w:val="0"/>
        </w:rPr>
      </w:pPr>
      <w:r>
        <w:rPr>
          <w:noProof w:val="0"/>
        </w:rPr>
        <w:t xml:space="preserve">Q-char          = </w:t>
      </w:r>
      <w:proofErr w:type="spellStart"/>
      <w:r>
        <w:rPr>
          <w:noProof w:val="0"/>
        </w:rPr>
        <w:t>nondigit</w:t>
      </w:r>
      <w:proofErr w:type="spellEnd"/>
      <w:r>
        <w:rPr>
          <w:noProof w:val="0"/>
        </w:rPr>
        <w:t xml:space="preserve">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37FFEAB8" w:rsidR="0088635A" w:rsidRPr="0098259C" w:rsidRDefault="0088635A" w:rsidP="0088635A">
      <w:pPr>
        <w:pStyle w:val="CODE1"/>
        <w:ind w:left="720"/>
        <w:rPr>
          <w:noProof w:val="0"/>
        </w:rPr>
      </w:pPr>
      <w:r w:rsidRPr="0098259C">
        <w:rPr>
          <w:noProof w:val="0"/>
        </w:rPr>
        <w:t>escape          = "\</w:t>
      </w:r>
      <w:r w:rsidR="007677E9">
        <w:rPr>
          <w:rStyle w:val="pl-c"/>
        </w:rPr>
        <w:t>'</w:t>
      </w:r>
      <w:r w:rsidRPr="0098259C">
        <w:rPr>
          <w:noProof w:val="0"/>
        </w:rPr>
        <w:t xml:space="preserve">" | "\"" | "\?" | "\\" | "\a" | "\b" | </w:t>
      </w:r>
    </w:p>
    <w:p w14:paraId="0E3AAADE" w14:textId="0A101F6E"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proofErr w:type="spellStart"/>
      <w:r w:rsidRPr="0098259C">
        <w:rPr>
          <w:noProof w:val="0"/>
        </w:rPr>
        <w:t>arrayIndices</w:t>
      </w:r>
      <w:proofErr w:type="spellEnd"/>
      <w:r w:rsidRPr="0098259C">
        <w:rPr>
          <w:noProof w:val="0"/>
        </w:rPr>
        <w:t xml:space="preserve">    = "[" </w:t>
      </w:r>
      <w:proofErr w:type="spellStart"/>
      <w:r w:rsidRPr="0098259C">
        <w:rPr>
          <w:noProof w:val="0"/>
        </w:rPr>
        <w:t>unsignedInteger</w:t>
      </w:r>
      <w:proofErr w:type="spellEnd"/>
      <w:r w:rsidRPr="0098259C">
        <w:rPr>
          <w:noProof w:val="0"/>
        </w:rPr>
        <w:t xml:space="preserve"> {</w:t>
      </w:r>
      <w:r w:rsidR="00DE590F" w:rsidRPr="0098259C">
        <w:rPr>
          <w:noProof w:val="0"/>
        </w:rPr>
        <w:t>"</w:t>
      </w:r>
      <w:r w:rsidRPr="0098259C">
        <w:rPr>
          <w:noProof w:val="0"/>
        </w:rPr>
        <w:t>,</w:t>
      </w:r>
      <w:r w:rsidR="00DE590F"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w:t>
      </w:r>
    </w:p>
    <w:p w14:paraId="1FA1C9BD" w14:textId="77777777" w:rsidR="0088635A" w:rsidRPr="0098259C" w:rsidRDefault="0088635A" w:rsidP="0088635A">
      <w:pPr>
        <w:pStyle w:val="CODE1"/>
        <w:ind w:left="720"/>
        <w:rPr>
          <w:noProof w:val="0"/>
        </w:rPr>
      </w:pPr>
      <w:proofErr w:type="spellStart"/>
      <w:r w:rsidRPr="0098259C">
        <w:rPr>
          <w:noProof w:val="0"/>
        </w:rPr>
        <w:t>unsignedInteger</w:t>
      </w:r>
      <w:proofErr w:type="spellEnd"/>
      <w:r w:rsidRPr="0098259C">
        <w:rPr>
          <w:noProof w:val="0"/>
        </w:rPr>
        <w:t xml:space="preserve"> = digit </w:t>
      </w:r>
      <w:proofErr w:type="gramStart"/>
      <w:r w:rsidRPr="0098259C">
        <w:rPr>
          <w:noProof w:val="0"/>
        </w:rPr>
        <w:t>{ digit</w:t>
      </w:r>
      <w:proofErr w:type="gramEnd"/>
      <w:r w:rsidRPr="0098259C">
        <w:rPr>
          <w:noProof w:val="0"/>
        </w:rPr>
        <w:t xml:space="preserve"> }</w:t>
      </w:r>
    </w:p>
    <w:p w14:paraId="556ED204" w14:textId="2DFCF9FE" w:rsidR="008613F4" w:rsidRDefault="0088635A" w:rsidP="00D24124">
      <w:pPr>
        <w:pStyle w:val="Textkrper"/>
        <w:rPr>
          <w:i/>
          <w:iCs/>
          <w:lang w:eastAsia="sv-SE"/>
        </w:rPr>
      </w:pPr>
      <w:r w:rsidRPr="00FA3E81">
        <w:rPr>
          <w:strike/>
          <w:lang w:eastAsia="sv-SE"/>
        </w:rPr>
        <w:t xml:space="preserve">The tree of names is mapped to an ordered list of </w:t>
      </w:r>
      <w:proofErr w:type="spellStart"/>
      <w:r w:rsidRPr="00FA3E81">
        <w:rPr>
          <w:strike/>
          <w:lang w:eastAsia="sv-SE"/>
        </w:rPr>
        <w:t>ScalarVariable.name’s</w:t>
      </w:r>
      <w:proofErr w:type="spellEnd"/>
      <w:r w:rsidRPr="00FA3E81">
        <w:rPr>
          <w:strike/>
          <w:lang w:eastAsia="sv-SE"/>
        </w:rPr>
        <w:t xml:space="preserve"> in </w:t>
      </w:r>
      <w:hyperlink r:id="rId80" w:history="1">
        <w:r w:rsidRPr="00FA3E81">
          <w:rPr>
            <w:rStyle w:val="Hyperlink"/>
            <w:strike/>
            <w:lang w:eastAsia="sv-SE"/>
          </w:rPr>
          <w:t>depth-first</w:t>
        </w:r>
      </w:hyperlink>
      <w:r w:rsidRPr="00FA3E81">
        <w:rPr>
          <w:strike/>
          <w:lang w:eastAsia="sv-SE"/>
        </w:rPr>
        <w:t xml:space="preserve"> order.</w:t>
      </w:r>
      <w:r w:rsidR="00D24124">
        <w:rPr>
          <w:lang w:eastAsia="sv-SE"/>
        </w:rPr>
        <w:br/>
      </w:r>
      <w:r w:rsidR="00D24124" w:rsidRPr="00FA3E81">
        <w:rPr>
          <w:i/>
          <w:iCs/>
          <w:lang w:eastAsia="sv-SE"/>
        </w:rPr>
        <w:t>[Clarification for FMI 2.0.1</w:t>
      </w:r>
      <w:r w:rsidR="00735438">
        <w:rPr>
          <w:i/>
          <w:iCs/>
          <w:lang w:eastAsia="sv-SE"/>
        </w:rPr>
        <w:t>: this constraint has been removed.]</w:t>
      </w:r>
    </w:p>
    <w:p w14:paraId="1CC51960" w14:textId="5D0F6136" w:rsidR="0088635A" w:rsidRPr="00FA3E81" w:rsidRDefault="00D24124" w:rsidP="00D24124">
      <w:pPr>
        <w:pStyle w:val="Textkrper"/>
        <w:rPr>
          <w:i/>
          <w:iCs/>
          <w:lang w:eastAsia="sv-SE"/>
        </w:rPr>
      </w:pPr>
      <w:r>
        <w:rPr>
          <w:lang w:eastAsia="sv-SE"/>
        </w:rPr>
        <w:br/>
      </w:r>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outputSpeed</w:t>
      </w:r>
      <w:proofErr w:type="spellEnd"/>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inputSpeed</w:t>
      </w:r>
      <w:proofErr w:type="spellEnd"/>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Textkrper"/>
        <w:rPr>
          <w:lang w:eastAsia="sv-SE"/>
        </w:rPr>
      </w:pPr>
      <w:r w:rsidRPr="0098259C">
        <w:rPr>
          <w:lang w:eastAsia="sv-SE"/>
        </w:rPr>
        <w:t xml:space="preserve">is mapped to the following list of </w:t>
      </w:r>
      <w:proofErr w:type="spellStart"/>
      <w:r w:rsidRPr="0098259C">
        <w:rPr>
          <w:lang w:eastAsia="sv-SE"/>
        </w:rPr>
        <w:t>ScalarVariable.name’s</w:t>
      </w:r>
      <w:proofErr w:type="spellEnd"/>
      <w:r w:rsidRPr="0098259C">
        <w:rPr>
          <w:lang w:eastAsia="sv-SE"/>
        </w:rPr>
        <w:t>:</w:t>
      </w:r>
    </w:p>
    <w:p w14:paraId="75D44F17" w14:textId="77777777" w:rsidR="0088635A" w:rsidRPr="0098259C" w:rsidRDefault="0088635A" w:rsidP="0088635A">
      <w:pPr>
        <w:pStyle w:val="CODEF"/>
        <w:ind w:left="720"/>
        <w:rPr>
          <w:noProof w:val="0"/>
        </w:rPr>
      </w:pPr>
      <w:proofErr w:type="spellStart"/>
      <w:proofErr w:type="gramStart"/>
      <w:r w:rsidRPr="0098259C">
        <w:rPr>
          <w:noProof w:val="0"/>
        </w:rPr>
        <w:t>vehicle.transmission</w:t>
      </w:r>
      <w:proofErr w:type="gramEnd"/>
      <w:r w:rsidRPr="0098259C">
        <w:rPr>
          <w:noProof w:val="0"/>
        </w:rPr>
        <w:t>.ratio</w:t>
      </w:r>
      <w:proofErr w:type="spellEnd"/>
    </w:p>
    <w:p w14:paraId="6CEB245B" w14:textId="77777777" w:rsidR="0088635A" w:rsidRPr="0098259C" w:rsidRDefault="0088635A" w:rsidP="0088635A">
      <w:pPr>
        <w:pStyle w:val="CODE1"/>
        <w:ind w:left="720"/>
        <w:rPr>
          <w:noProof w:val="0"/>
        </w:rPr>
      </w:pPr>
      <w:proofErr w:type="spellStart"/>
      <w:proofErr w:type="gramStart"/>
      <w:r w:rsidRPr="0098259C">
        <w:rPr>
          <w:noProof w:val="0"/>
        </w:rPr>
        <w:t>vehicle.transmission</w:t>
      </w:r>
      <w:proofErr w:type="gramEnd"/>
      <w:r w:rsidRPr="0098259C">
        <w:rPr>
          <w:noProof w:val="0"/>
        </w:rPr>
        <w:t>.outputSpeed</w:t>
      </w:r>
      <w:proofErr w:type="spellEnd"/>
    </w:p>
    <w:p w14:paraId="13DEB2C5" w14:textId="77777777" w:rsidR="0088635A" w:rsidRPr="0098259C" w:rsidRDefault="0088635A" w:rsidP="0088635A">
      <w:pPr>
        <w:pStyle w:val="CODE1"/>
        <w:ind w:left="720"/>
        <w:rPr>
          <w:noProof w:val="0"/>
        </w:rPr>
      </w:pPr>
      <w:proofErr w:type="spellStart"/>
      <w:proofErr w:type="gramStart"/>
      <w:r w:rsidRPr="0098259C">
        <w:rPr>
          <w:noProof w:val="0"/>
        </w:rPr>
        <w:t>vehicle.engine</w:t>
      </w:r>
      <w:proofErr w:type="gramEnd"/>
      <w:r w:rsidRPr="0098259C">
        <w:rPr>
          <w:noProof w:val="0"/>
        </w:rPr>
        <w:t>.inputSpeed</w:t>
      </w:r>
      <w:proofErr w:type="spellEnd"/>
    </w:p>
    <w:p w14:paraId="617CDED8" w14:textId="77777777" w:rsidR="0088635A" w:rsidRPr="0098259C" w:rsidRDefault="0088635A" w:rsidP="0088635A">
      <w:pPr>
        <w:pStyle w:val="CODE1"/>
        <w:ind w:left="720"/>
        <w:rPr>
          <w:noProof w:val="0"/>
        </w:rPr>
      </w:pPr>
      <w:proofErr w:type="spellStart"/>
      <w:proofErr w:type="gramStart"/>
      <w:r w:rsidRPr="0098259C">
        <w:rPr>
          <w:noProof w:val="0"/>
        </w:rPr>
        <w:t>vehicle.engine</w:t>
      </w:r>
      <w:proofErr w:type="gramEnd"/>
      <w:r w:rsidRPr="0098259C">
        <w:rPr>
          <w:noProof w:val="0"/>
        </w:rPr>
        <w:t>.temperature</w:t>
      </w:r>
      <w:proofErr w:type="spellEnd"/>
    </w:p>
    <w:p w14:paraId="0BCCD4FA" w14:textId="365D701A" w:rsidR="00257E67" w:rsidRDefault="0088635A" w:rsidP="0088635A">
      <w:pPr>
        <w:pStyle w:val="Textkrper"/>
      </w:pPr>
      <w:r w:rsidRPr="0098259C">
        <w:rPr>
          <w:lang w:eastAsia="sv-SE"/>
        </w:rPr>
        <w:t xml:space="preserve">All </w:t>
      </w:r>
      <w:r w:rsidRPr="0098259C">
        <w:t xml:space="preserve">array elements are given in a consecutive sequence of </w:t>
      </w:r>
      <w:proofErr w:type="spellStart"/>
      <w:r w:rsidRPr="0098259C">
        <w:rPr>
          <w:rStyle w:val="CODE"/>
        </w:rPr>
        <w:t>ScalarVariables</w:t>
      </w:r>
      <w:proofErr w:type="spellEnd"/>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Textkrper"/>
        <w:rPr>
          <w:i/>
        </w:rPr>
      </w:pPr>
      <w:r>
        <w:t>[</w:t>
      </w:r>
      <w:r w:rsidR="009F2AEB" w:rsidRPr="002F3E46">
        <w:rPr>
          <w:i/>
        </w:rPr>
        <w:t>For example</w:t>
      </w:r>
      <w:r w:rsidR="00BE4F0B">
        <w:rPr>
          <w:i/>
        </w:rPr>
        <w:t>,</w:t>
      </w:r>
      <w:r w:rsidR="0088635A" w:rsidRPr="002F3E46">
        <w:rPr>
          <w:i/>
        </w:rPr>
        <w:t xml:space="preserve"> the vector “</w:t>
      </w:r>
      <w:proofErr w:type="spellStart"/>
      <w:r w:rsidR="0088635A" w:rsidRPr="002F3E46">
        <w:rPr>
          <w:i/>
        </w:rPr>
        <w:t>centerOfMass</w:t>
      </w:r>
      <w:proofErr w:type="spellEnd"/>
      <w:r w:rsidR="0088635A" w:rsidRPr="002F3E46">
        <w:rPr>
          <w:i/>
        </w:rPr>
        <w:t xml:space="preserve">” in body “arm1” is mapped to the following </w:t>
      </w:r>
      <w:proofErr w:type="spellStart"/>
      <w:r w:rsidR="0088635A" w:rsidRPr="002F3E46">
        <w:rPr>
          <w:i/>
        </w:rPr>
        <w:t>ScalarVariables</w:t>
      </w:r>
      <w:proofErr w:type="spellEnd"/>
      <w:r w:rsidR="0088635A" w:rsidRPr="002F3E46">
        <w:rPr>
          <w:i/>
        </w:rPr>
        <w:t>:</w:t>
      </w:r>
    </w:p>
    <w:p w14:paraId="114FC5A3" w14:textId="77777777" w:rsidR="0088635A" w:rsidRPr="002F3E46" w:rsidRDefault="0088635A" w:rsidP="0088635A">
      <w:pPr>
        <w:pStyle w:val="CODEF"/>
        <w:ind w:left="720"/>
        <w:rPr>
          <w:i/>
          <w:noProof w:val="0"/>
        </w:rPr>
      </w:pPr>
      <w:proofErr w:type="gramStart"/>
      <w:r w:rsidRPr="002F3E46">
        <w:rPr>
          <w:i/>
          <w:noProof w:val="0"/>
        </w:rPr>
        <w:t>robot.arm1.centerOfMass</w:t>
      </w:r>
      <w:proofErr w:type="gramEnd"/>
      <w:r w:rsidRPr="002F3E46">
        <w:rPr>
          <w:i/>
          <w:noProof w:val="0"/>
        </w:rPr>
        <w:t>[1]</w:t>
      </w:r>
    </w:p>
    <w:p w14:paraId="3C5DB776" w14:textId="77777777" w:rsidR="0088635A" w:rsidRPr="002F3E46" w:rsidRDefault="0088635A" w:rsidP="0088635A">
      <w:pPr>
        <w:pStyle w:val="CODE1"/>
        <w:ind w:left="720"/>
        <w:rPr>
          <w:i/>
          <w:noProof w:val="0"/>
        </w:rPr>
      </w:pPr>
      <w:proofErr w:type="gramStart"/>
      <w:r w:rsidRPr="002F3E46">
        <w:rPr>
          <w:i/>
          <w:noProof w:val="0"/>
        </w:rPr>
        <w:t>robot.arm1.centerOfMass</w:t>
      </w:r>
      <w:proofErr w:type="gramEnd"/>
      <w:r w:rsidRPr="002F3E46">
        <w:rPr>
          <w:i/>
          <w:noProof w:val="0"/>
        </w:rPr>
        <w:t>[2]</w:t>
      </w:r>
    </w:p>
    <w:p w14:paraId="7253FB03" w14:textId="1C71BD68" w:rsidR="0088635A" w:rsidRDefault="0088635A" w:rsidP="0088635A">
      <w:pPr>
        <w:pStyle w:val="CODE1"/>
        <w:ind w:left="720"/>
        <w:rPr>
          <w:i/>
          <w:noProof w:val="0"/>
        </w:rPr>
      </w:pPr>
      <w:proofErr w:type="gramStart"/>
      <w:r w:rsidRPr="002F3E46">
        <w:rPr>
          <w:i/>
          <w:noProof w:val="0"/>
        </w:rPr>
        <w:t>robot.arm</w:t>
      </w:r>
      <w:r w:rsidR="00DC4155" w:rsidRPr="002F3E46">
        <w:rPr>
          <w:i/>
          <w:noProof w:val="0"/>
        </w:rPr>
        <w:t>1</w:t>
      </w:r>
      <w:r w:rsidRPr="002F3E46">
        <w:rPr>
          <w:i/>
          <w:noProof w:val="0"/>
        </w:rPr>
        <w:t>.centerOfMass</w:t>
      </w:r>
      <w:proofErr w:type="gramEnd"/>
      <w:r w:rsidRPr="002F3E46">
        <w:rPr>
          <w:i/>
          <w:noProof w:val="0"/>
        </w:rPr>
        <w:t>[3]</w:t>
      </w:r>
    </w:p>
    <w:p w14:paraId="6F5E3EAA" w14:textId="32D9DC80" w:rsidR="00517CFF" w:rsidRPr="002F3E46" w:rsidRDefault="00517CFF" w:rsidP="0088635A">
      <w:pPr>
        <w:pStyle w:val="CODE1"/>
        <w:ind w:left="720"/>
        <w:rPr>
          <w:i/>
          <w:noProof w:val="0"/>
        </w:rPr>
      </w:pPr>
    </w:p>
    <w:p w14:paraId="3BFB093A" w14:textId="18C4A774" w:rsidR="00517CFF" w:rsidRDefault="00517CFF" w:rsidP="0088635A">
      <w:pPr>
        <w:pStyle w:val="Textkrper"/>
        <w:rPr>
          <w:rStyle w:val="blob-code-inner"/>
          <w:i/>
        </w:rPr>
      </w:pPr>
      <w:r w:rsidRPr="00466CB8">
        <w:rPr>
          <w:rStyle w:val="blob-code-inner"/>
          <w:i/>
        </w:rPr>
        <w:t>For example, a controller might receive 3 rpm sensors mapped to the following variables:</w:t>
      </w:r>
    </w:p>
    <w:p w14:paraId="4B58C8C8" w14:textId="3C691613" w:rsidR="00517CFF" w:rsidRPr="00466CB8" w:rsidRDefault="00517CFF" w:rsidP="00466CB8">
      <w:pPr>
        <w:pStyle w:val="Textkrper"/>
        <w:ind w:left="720"/>
        <w:rPr>
          <w:rFonts w:ascii="Courier New" w:hAnsi="Courier New" w:cs="Courier New"/>
          <w:i/>
          <w:sz w:val="18"/>
          <w:szCs w:val="18"/>
        </w:rPr>
      </w:pPr>
      <w:proofErr w:type="spellStart"/>
      <w:proofErr w:type="gramStart"/>
      <w:r w:rsidRPr="00466CB8">
        <w:rPr>
          <w:rStyle w:val="blob-code-inner"/>
          <w:rFonts w:ascii="Courier New" w:hAnsi="Courier New" w:cs="Courier New"/>
          <w:i/>
          <w:sz w:val="18"/>
          <w:szCs w:val="18"/>
        </w:rPr>
        <w:t>transmission.rpms</w:t>
      </w:r>
      <w:proofErr w:type="spellEnd"/>
      <w:proofErr w:type="gramEnd"/>
      <w:r w:rsidRPr="00466CB8">
        <w:rPr>
          <w:rStyle w:val="blob-code-inner"/>
          <w:rFonts w:ascii="Courier New" w:hAnsi="Courier New" w:cs="Courier New"/>
          <w:i/>
          <w:sz w:val="18"/>
          <w:szCs w:val="18"/>
        </w:rPr>
        <w:t>[0]</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[1]</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[2]</w:t>
      </w:r>
    </w:p>
    <w:p w14:paraId="705D35C9" w14:textId="38EB752D" w:rsidR="00257E67" w:rsidRPr="002F3E46" w:rsidRDefault="00257E67" w:rsidP="0088635A">
      <w:pPr>
        <w:pStyle w:val="Textkrper"/>
        <w:rPr>
          <w:i/>
        </w:rPr>
      </w:pPr>
      <w:r w:rsidRPr="002F3E46">
        <w:rPr>
          <w:i/>
        </w:rPr>
        <w:t xml:space="preserve">For example, a table </w:t>
      </w:r>
      <w:proofErr w:type="gramStart"/>
      <w:r w:rsidRPr="002F3E46">
        <w:rPr>
          <w:i/>
        </w:rPr>
        <w:t>T[</w:t>
      </w:r>
      <w:proofErr w:type="gramEnd"/>
      <w:r w:rsidRPr="002F3E46">
        <w:rPr>
          <w:i/>
        </w:rPr>
        <w:t xml:space="preserve">4,3,2] (first dimension 4 entries, second dimension 3 entries, third dimension 2 entries) is mapped to the following </w:t>
      </w:r>
      <w:proofErr w:type="spellStart"/>
      <w:r w:rsidRPr="002F3E46">
        <w:rPr>
          <w:i/>
        </w:rPr>
        <w:t>ScalarVariables</w:t>
      </w:r>
      <w:proofErr w:type="spellEnd"/>
      <w:r w:rsidRPr="002F3E46">
        <w:rPr>
          <w:i/>
        </w:rPr>
        <w:t>:</w:t>
      </w:r>
    </w:p>
    <w:p w14:paraId="45C6C73A" w14:textId="5AE771D4" w:rsidR="00257E67" w:rsidRPr="002F3E46" w:rsidRDefault="00257E67">
      <w:pPr>
        <w:pStyle w:val="CODEF"/>
        <w:ind w:left="720"/>
        <w:rPr>
          <w:i/>
          <w:noProof w:val="0"/>
        </w:rPr>
      </w:pPr>
      <w:proofErr w:type="gramStart"/>
      <w:r w:rsidRPr="002F3E46">
        <w:rPr>
          <w:i/>
          <w:noProof w:val="0"/>
        </w:rPr>
        <w:t>T[</w:t>
      </w:r>
      <w:proofErr w:type="gramEnd"/>
      <w:r w:rsidRPr="002F3E46">
        <w:rPr>
          <w:i/>
          <w:noProof w:val="0"/>
        </w:rPr>
        <w:t>1,1,1]</w:t>
      </w:r>
    </w:p>
    <w:p w14:paraId="09EFC810" w14:textId="2AC476A6"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1,1,2]</w:t>
      </w:r>
    </w:p>
    <w:p w14:paraId="0C8809B3" w14:textId="436DB864"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1,2,1]</w:t>
      </w:r>
    </w:p>
    <w:p w14:paraId="35CD2719" w14:textId="1D2717FC"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1,2,2]</w:t>
      </w:r>
    </w:p>
    <w:p w14:paraId="1A61C2CD" w14:textId="1C8D5E21"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1,3,1]</w:t>
      </w:r>
    </w:p>
    <w:p w14:paraId="0D3068D0" w14:textId="7D27C658"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1,3,2]</w:t>
      </w:r>
    </w:p>
    <w:p w14:paraId="300C97D6" w14:textId="60BFE32D"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2,1,1]</w:t>
      </w:r>
    </w:p>
    <w:p w14:paraId="2E0DC15D" w14:textId="5A7DB987"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2,1,2]</w:t>
      </w:r>
    </w:p>
    <w:p w14:paraId="3C7B1FBF" w14:textId="45E34459"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Textkrper"/>
      </w:pPr>
      <w:r>
        <w:t>]</w:t>
      </w:r>
    </w:p>
    <w:p w14:paraId="1AD1976E" w14:textId="17311567" w:rsidR="0088635A" w:rsidRDefault="0088635A" w:rsidP="0088635A">
      <w:pPr>
        <w:pStyle w:val="Textkrper"/>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510ED281" w14:textId="22BD43CF" w:rsidR="00517CFF" w:rsidRPr="00466CB8" w:rsidRDefault="00517CFF" w:rsidP="0088635A">
      <w:pPr>
        <w:pStyle w:val="Textkrper"/>
        <w:rPr>
          <w:i/>
        </w:rPr>
      </w:pPr>
      <w:r w:rsidRPr="00466CB8">
        <w:rPr>
          <w:rStyle w:val="blob-code-inner"/>
          <w:i/>
        </w:rPr>
        <w:t>[Cl</w:t>
      </w:r>
      <w:r w:rsidR="00BF6906">
        <w:rPr>
          <w:rStyle w:val="blob-code-inner"/>
          <w:i/>
        </w:rPr>
        <w:t xml:space="preserve">arification for FMI 2.0.2: The </w:t>
      </w:r>
      <w:proofErr w:type="spellStart"/>
      <w:r w:rsidR="00BF6906" w:rsidRPr="00466CB8">
        <w:rPr>
          <w:rStyle w:val="blob-code-inner"/>
          <w:rFonts w:ascii="Courier New" w:hAnsi="Courier New" w:cs="Courier New"/>
          <w:i/>
        </w:rPr>
        <w:t>variableNamingConvention</w:t>
      </w:r>
      <w:proofErr w:type="spellEnd"/>
      <w:r w:rsidR="00BF6906">
        <w:rPr>
          <w:rStyle w:val="blob-code-inner"/>
          <w:i/>
        </w:rPr>
        <w:t xml:space="preserve"> </w:t>
      </w:r>
      <w:r w:rsidR="00BF6906" w:rsidRPr="00466CB8">
        <w:rPr>
          <w:rStyle w:val="blob-code-inner"/>
          <w:rFonts w:ascii="Courier New" w:hAnsi="Courier New" w:cs="Courier New"/>
          <w:i/>
        </w:rPr>
        <w:t>structured</w:t>
      </w:r>
      <w:r w:rsidRPr="00466CB8">
        <w:rPr>
          <w:rStyle w:val="blob-code-inner"/>
          <w:i/>
        </w:rPr>
        <w:t xml:space="preserve"> does not define if array indices are 0- or 1-based.]</w:t>
      </w:r>
    </w:p>
    <w:p w14:paraId="75AB1BD1" w14:textId="77777777" w:rsidR="003D0107" w:rsidRPr="0098259C" w:rsidRDefault="00324B2A" w:rsidP="003D0107">
      <w:pPr>
        <w:pStyle w:val="berschrift2"/>
      </w:pPr>
      <w:bookmarkStart w:id="200" w:name="_Ref289411546"/>
      <w:bookmarkStart w:id="201" w:name="_Toc55136502"/>
      <w:r w:rsidRPr="0098259C">
        <w:t xml:space="preserve">FMU </w:t>
      </w:r>
      <w:r w:rsidR="003D0107" w:rsidRPr="0098259C">
        <w:t>Distribution</w:t>
      </w:r>
      <w:bookmarkEnd w:id="200"/>
      <w:bookmarkEnd w:id="201"/>
    </w:p>
    <w:p w14:paraId="29B19BA2" w14:textId="251B9BB3" w:rsidR="001B1499" w:rsidRDefault="00374F39" w:rsidP="00036E74">
      <w:pPr>
        <w:pStyle w:val="Textkrper"/>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r w:rsidR="00280342">
        <w:t>ZIP</w:t>
      </w:r>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w:t>
      </w:r>
      <w:proofErr w:type="gramStart"/>
      <w:r w:rsidR="00D24124">
        <w:t>Specifically</w:t>
      </w:r>
      <w:proofErr w:type="gramEnd"/>
      <w:r w:rsidR="00D24124">
        <w:t xml:space="preserve"> it is required that all functions specified for Model Exchange and/or Co-Simulation are present, even if they are only needed for capabilities that the FMU does not support. The behavior of those functions is unspecified, so while calling environments can rely on the functions being present, they cannot rely on any </w:t>
      </w:r>
      <w:proofErr w:type="gramStart"/>
      <w:r w:rsidR="00D24124">
        <w:t>particular behavior</w:t>
      </w:r>
      <w:proofErr w:type="gramEnd"/>
      <w:r w:rsidR="00D24124">
        <w:t xml:space="preserve"> for functions only needed for capabilities the FMU does not support.</w:t>
      </w:r>
      <w:r w:rsidR="00327031" w:rsidRPr="0098259C">
        <w:t xml:space="preserve"> The extension of the </w:t>
      </w:r>
      <w:r w:rsidR="00FA7841">
        <w:t>ZIP</w:t>
      </w:r>
      <w:r w:rsidR="00FA7841" w:rsidRPr="0098259C">
        <w:t xml:space="preserve"> </w:t>
      </w:r>
      <w:r w:rsidRPr="0098259C">
        <w:t>file</w:t>
      </w:r>
      <w:r w:rsidR="00327031" w:rsidRPr="0098259C">
        <w:t xml:space="preserve"> must be </w:t>
      </w:r>
      <w:proofErr w:type="gramStart"/>
      <w:r w:rsidR="00327031" w:rsidRPr="0098259C">
        <w:t>“</w:t>
      </w:r>
      <w:r w:rsidR="00327031" w:rsidRPr="0098259C">
        <w:rPr>
          <w:b/>
        </w:rPr>
        <w:t>.</w:t>
      </w:r>
      <w:proofErr w:type="spellStart"/>
      <w:r w:rsidR="00327031" w:rsidRPr="0098259C">
        <w:rPr>
          <w:b/>
        </w:rPr>
        <w:t>fmu</w:t>
      </w:r>
      <w:proofErr w:type="spellEnd"/>
      <w:proofErr w:type="gramEnd"/>
      <w:r w:rsidR="00327031" w:rsidRPr="0098259C">
        <w:t xml:space="preserve">”, </w:t>
      </w:r>
      <w:r w:rsidR="009F2AEB" w:rsidRPr="0098259C">
        <w:t>for example</w:t>
      </w:r>
      <w:r w:rsidR="00BE4F0B">
        <w:t>,</w:t>
      </w:r>
      <w:r w:rsidR="00327031" w:rsidRPr="0098259C">
        <w:t xml:space="preserve"> “</w:t>
      </w:r>
      <w:proofErr w:type="spellStart"/>
      <w:r w:rsidR="00327031" w:rsidRPr="0098259C">
        <w:t>HybridVehicle.fmu</w:t>
      </w:r>
      <w:proofErr w:type="spellEnd"/>
      <w:r w:rsidR="00327031" w:rsidRPr="0098259C">
        <w:t xml:space="preserve">”. </w:t>
      </w:r>
      <w:r w:rsidR="00327031" w:rsidRPr="009E5B13">
        <w:rPr>
          <w:strike/>
        </w:rPr>
        <w:t xml:space="preserve">The compression method used for the </w:t>
      </w:r>
      <w:r w:rsidR="00FA7841" w:rsidRPr="009E5B13">
        <w:rPr>
          <w:strike/>
        </w:rPr>
        <w:t xml:space="preserve">ZIP </w:t>
      </w:r>
      <w:r w:rsidRPr="009E5B13">
        <w:rPr>
          <w:strike/>
        </w:rPr>
        <w:t>file</w:t>
      </w:r>
      <w:r w:rsidR="00327031" w:rsidRPr="009E5B13">
        <w:rPr>
          <w:strike/>
        </w:rPr>
        <w:t xml:space="preserve"> must be “deflate” </w:t>
      </w:r>
      <w:r w:rsidR="00DE590F" w:rsidRPr="009E5B13">
        <w:rPr>
          <w:strike/>
        </w:rPr>
        <w:t>[</w:t>
      </w:r>
      <w:r w:rsidR="00327031" w:rsidRPr="009E5B13">
        <w:rPr>
          <w:i/>
          <w:strike/>
        </w:rPr>
        <w:t xml:space="preserve">(most free tools, </w:t>
      </w:r>
      <w:r w:rsidR="0003188A" w:rsidRPr="009E5B13">
        <w:rPr>
          <w:i/>
          <w:strike/>
        </w:rPr>
        <w:t>such as</w:t>
      </w:r>
      <w:r w:rsidR="000061EF" w:rsidRPr="009E5B13">
        <w:rPr>
          <w:i/>
          <w:strike/>
        </w:rPr>
        <w:t xml:space="preserve"> </w:t>
      </w:r>
      <w:proofErr w:type="spellStart"/>
      <w:r w:rsidR="00327031" w:rsidRPr="009E5B13">
        <w:rPr>
          <w:i/>
          <w:strike/>
        </w:rPr>
        <w:t>zlib</w:t>
      </w:r>
      <w:proofErr w:type="spellEnd"/>
      <w:r w:rsidR="00327031" w:rsidRPr="009E5B13">
        <w:rPr>
          <w:i/>
          <w:strike/>
        </w:rPr>
        <w:t>, offer only the common compression method "deflate")</w:t>
      </w:r>
      <w:r w:rsidR="00DE590F" w:rsidRPr="009E5B13">
        <w:rPr>
          <w:strike/>
        </w:rPr>
        <w:t>]</w:t>
      </w:r>
      <w:r w:rsidR="00327031" w:rsidRPr="009E5B13">
        <w:rPr>
          <w:strike/>
        </w:rPr>
        <w:t>.</w:t>
      </w:r>
      <w:r w:rsidR="001B1499">
        <w:br/>
        <w:t>Clarification in FMI 2.0.3: The compression method for all files stored in the ZIP archive must be either 8 (“deflate”), or 0 (“store”). Only files stored using compression method 8 (“deflate”) may be stored with general purpose bit 3 set.</w:t>
      </w:r>
      <w:r w:rsidR="009D1709">
        <w:t xml:space="preserve"> </w:t>
      </w:r>
      <w:r w:rsidR="001B1499">
        <w:t xml:space="preserve">The field “version needed to extract” of the archive must not be higher than 2.0, and encryption must not be employed. </w:t>
      </w:r>
      <w:r w:rsidR="00036E74">
        <w:br/>
        <w:t>The archive must not be a split or spanned ZIP archive. Links must not be used inside the ZIP archive.</w:t>
      </w:r>
      <w:r w:rsidR="00036E74" w:rsidRPr="009E5B13">
        <w:rPr>
          <w:i/>
        </w:rPr>
        <w:t xml:space="preserve"> </w:t>
      </w:r>
      <w:r w:rsidR="001B1499" w:rsidRPr="009E5B13">
        <w:rPr>
          <w:i/>
        </w:rPr>
        <w:t>[These restrictions ensure broad compatibility of the archive with common ZIP processing tools and libraries.]</w:t>
      </w:r>
    </w:p>
    <w:p w14:paraId="623E6B34" w14:textId="2A4B6692" w:rsidR="00D24124" w:rsidRPr="0098259C" w:rsidRDefault="00D24124" w:rsidP="00327031">
      <w:pPr>
        <w:pStyle w:val="Textkrper"/>
      </w:pPr>
      <w:r>
        <w:t xml:space="preserve">The </w:t>
      </w:r>
      <w:r w:rsidR="00007CB3">
        <w:t>ZIP</w:t>
      </w:r>
      <w:r>
        <w:t xml:space="preserve"> format specification can be found here</w:t>
      </w:r>
      <w:r w:rsidR="00506070">
        <w:t>:</w:t>
      </w:r>
      <w:r>
        <w:t xml:space="preserve"> </w:t>
      </w:r>
      <w:r w:rsidRPr="00D2781E">
        <w:rPr>
          <w:color w:val="548DD4" w:themeColor="text2" w:themeTint="99"/>
          <w:u w:val="single"/>
        </w:rPr>
        <w:t>https://pkware.cachefly.net/webdocs/casestudies/APPNOTE.TXT</w:t>
      </w:r>
      <w:r>
        <w:br/>
      </w:r>
      <w:r w:rsidRPr="00D2781E">
        <w:rPr>
          <w:iCs/>
        </w:rPr>
        <w:t>[</w:t>
      </w:r>
      <w:r w:rsidRPr="00FA3E81">
        <w:rPr>
          <w:i/>
          <w:iCs/>
        </w:rPr>
        <w:t>Note</w:t>
      </w:r>
      <w:r w:rsidR="0048016E">
        <w:rPr>
          <w:i/>
          <w:iCs/>
        </w:rPr>
        <w:t>:</w:t>
      </w:r>
      <w:r w:rsidRPr="00FA3E81">
        <w:rPr>
          <w:i/>
          <w:iCs/>
        </w:rPr>
        <w:t xml:space="preserve"> especially section 4.4.17 states that backslashes "\" are forbidden as path separator</w:t>
      </w:r>
      <w:r w:rsidR="0073774F">
        <w:rPr>
          <w:i/>
          <w:iCs/>
        </w:rPr>
        <w:t>,</w:t>
      </w:r>
      <w:r w:rsidRPr="00FA3E81">
        <w:rPr>
          <w:i/>
          <w:iCs/>
        </w:rPr>
        <w:t xml:space="preserve"> only forward slashes "/" are al</w:t>
      </w:r>
      <w:r w:rsidR="0048016E">
        <w:rPr>
          <w:i/>
          <w:iCs/>
        </w:rPr>
        <w:t>lowed.</w:t>
      </w:r>
      <w:r w:rsidR="0048016E" w:rsidRPr="00D2781E">
        <w:rPr>
          <w:iCs/>
        </w:rPr>
        <w:t>]</w:t>
      </w:r>
      <w:r>
        <w:br/>
      </w:r>
      <w:r w:rsidRPr="00D2781E">
        <w:rPr>
          <w:iCs/>
        </w:rPr>
        <w:t>[</w:t>
      </w:r>
      <w:r w:rsidRPr="00FA3E81">
        <w:rPr>
          <w:i/>
          <w:iCs/>
        </w:rPr>
        <w:t xml:space="preserve">Note: non-ASCII directory names are not explicitly </w:t>
      </w:r>
      <w:proofErr w:type="gramStart"/>
      <w:r w:rsidRPr="00FA3E81">
        <w:rPr>
          <w:i/>
          <w:iCs/>
        </w:rPr>
        <w:t>forbidden, but</w:t>
      </w:r>
      <w:proofErr w:type="gramEnd"/>
      <w:r w:rsidRPr="00FA3E81">
        <w:rPr>
          <w:i/>
          <w:iCs/>
        </w:rPr>
        <w:t xml:space="preserve"> might pose a problem on different operating s</w:t>
      </w:r>
      <w:r w:rsidR="0048016E">
        <w:rPr>
          <w:i/>
          <w:iCs/>
        </w:rPr>
        <w:t>ystems and are thus discouraged.</w:t>
      </w:r>
      <w:r w:rsidR="0048016E" w:rsidRPr="00D2781E">
        <w:rPr>
          <w:iCs/>
        </w:rPr>
        <w:t>]</w:t>
      </w:r>
    </w:p>
    <w:p w14:paraId="69346598" w14:textId="4C75FC7B" w:rsidR="004330D4" w:rsidRPr="0098259C" w:rsidRDefault="004330D4" w:rsidP="004330D4">
      <w:pPr>
        <w:pStyle w:val="Textkrper"/>
      </w:pPr>
      <w:r w:rsidRPr="0098259C">
        <w:t xml:space="preserve">Every FMU is distributed </w:t>
      </w:r>
      <w:r w:rsidR="00DE590F" w:rsidRPr="0098259C">
        <w:t>with</w:t>
      </w:r>
      <w:r w:rsidRPr="0098259C">
        <w:t xml:space="preserve"> its own </w:t>
      </w:r>
      <w:r w:rsidR="00FA7841">
        <w:t>ZIP</w:t>
      </w:r>
      <w:r w:rsidR="00FA7841" w:rsidRPr="0098259C">
        <w:t xml:space="preserve"> </w:t>
      </w:r>
      <w:r w:rsidR="00374F39" w:rsidRPr="0098259C">
        <w:t>file</w:t>
      </w:r>
      <w:r w:rsidRPr="0098259C">
        <w:t xml:space="preserve">. This </w:t>
      </w:r>
      <w:r w:rsidR="00FA7841">
        <w:t>ZIP</w:t>
      </w:r>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w:t>
      </w:r>
      <w:proofErr w:type="gramStart"/>
      <w:r w:rsidRPr="0098259C">
        <w:rPr>
          <w:noProof w:val="0"/>
        </w:rPr>
        <w:t>documentation</w:t>
      </w:r>
      <w:proofErr w:type="gramEnd"/>
      <w:r w:rsidRPr="0098259C">
        <w:rPr>
          <w:noProof w:val="0"/>
        </w:rPr>
        <w:t xml:space="preserve"> </w:t>
      </w:r>
    </w:p>
    <w:p w14:paraId="3FCEDDFD" w14:textId="77777777" w:rsidR="006D7353" w:rsidRDefault="004330D4" w:rsidP="004330D4">
      <w:pPr>
        <w:pStyle w:val="CODE1"/>
        <w:rPr>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w:t>
      </w:r>
    </w:p>
    <w:p w14:paraId="0831D492" w14:textId="7C0AE981" w:rsidR="004330D4" w:rsidRPr="0098259C" w:rsidRDefault="006D7353">
      <w:pPr>
        <w:pStyle w:val="CODE1"/>
        <w:rPr>
          <w:noProof w:val="0"/>
        </w:rPr>
      </w:pPr>
      <w:r>
        <w:rPr>
          <w:noProof w:val="0"/>
        </w:rPr>
        <w:t xml:space="preserve">   </w:t>
      </w:r>
      <w:proofErr w:type="spellStart"/>
      <w:proofErr w:type="gramStart"/>
      <w:r w:rsidRPr="006D7353">
        <w:rPr>
          <w:noProof w:val="0"/>
        </w:rPr>
        <w:t>externalDependencies</w:t>
      </w:r>
      <w:proofErr w:type="spellEnd"/>
      <w:r w:rsidRPr="006D7353">
        <w:rPr>
          <w:noProof w:val="0"/>
        </w:rPr>
        <w:t>.{</w:t>
      </w:r>
      <w:proofErr w:type="spellStart"/>
      <w:proofErr w:type="gramEnd"/>
      <w:r w:rsidRPr="006D7353">
        <w:rPr>
          <w:noProof w:val="0"/>
        </w:rPr>
        <w:t>txt|html</w:t>
      </w:r>
      <w:proofErr w:type="spellEnd"/>
      <w:r w:rsidRPr="006D7353">
        <w:rPr>
          <w:noProof w:val="0"/>
        </w:rPr>
        <w:t>}  // documentation of external resources required</w:t>
      </w:r>
      <w:r>
        <w:rPr>
          <w:noProof w:val="0"/>
        </w:rPr>
        <w:br/>
        <w:t xml:space="preserve">                                    // </w:t>
      </w:r>
      <w:r w:rsidRPr="006D7353">
        <w:rPr>
          <w:noProof w:val="0"/>
        </w:rPr>
        <w:t>to load or simulate the FMU</w:t>
      </w:r>
      <w:r w:rsidR="004330D4" w:rsidRPr="0098259C">
        <w:rPr>
          <w:noProof w:val="0"/>
        </w:rPr>
        <w:t xml:space="preserve">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noProof w:val="0"/>
        </w:rPr>
      </w:pPr>
      <w:r>
        <w:t xml:space="preserve">   licenses                    // Optional directory for licenses</w:t>
      </w:r>
      <w:r>
        <w:br/>
        <w:t>        license.{txt,html}      // Entry point for license information</w:t>
      </w:r>
      <w:r>
        <w:br/>
        <w:t>        &lt;license files&gt;         // For example BSD licenses</w:t>
      </w:r>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 xml:space="preserve">C </w:t>
      </w:r>
      <w:proofErr w:type="gramStart"/>
      <w:r w:rsidR="003B3242">
        <w:rPr>
          <w:noProof w:val="0"/>
        </w:rPr>
        <w:t>source</w:t>
      </w:r>
      <w:r w:rsidRPr="0098259C">
        <w:rPr>
          <w:noProof w:val="0"/>
        </w:rPr>
        <w:t>s</w:t>
      </w:r>
      <w:proofErr w:type="gramEnd"/>
      <w:r w:rsidRPr="0098259C">
        <w:rPr>
          <w:noProof w:val="0"/>
        </w:rPr>
        <w:t xml:space="preserve">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36ED9E25" w:rsidR="000B483E" w:rsidRPr="004865EB" w:rsidRDefault="004330D4" w:rsidP="004865EB">
      <w:pPr>
        <w:pStyle w:val="CODE1"/>
        <w:rPr>
          <w:noProof w:val="0"/>
          <w:szCs w:val="18"/>
        </w:rPr>
      </w:pPr>
      <w:r w:rsidRPr="0098259C">
        <w:rPr>
          <w:noProof w:val="0"/>
        </w:rPr>
        <w:t xml:space="preserve">   // with exception of: </w:t>
      </w:r>
      <w:proofErr w:type="gramStart"/>
      <w:r w:rsidR="00140C25">
        <w:rPr>
          <w:noProof w:val="0"/>
          <w:szCs w:val="18"/>
        </w:rPr>
        <w:t>fmi2</w:t>
      </w:r>
      <w:r w:rsidR="00950F8C">
        <w:rPr>
          <w:noProof w:val="0"/>
          <w:szCs w:val="18"/>
        </w:rPr>
        <w:t xml:space="preserve">TypesPlatform.h </w:t>
      </w:r>
      <w:r w:rsidR="005E6B68" w:rsidRPr="0098259C">
        <w:rPr>
          <w:noProof w:val="0"/>
          <w:szCs w:val="18"/>
        </w:rPr>
        <w:t>,</w:t>
      </w:r>
      <w:proofErr w:type="gramEnd"/>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w:t>
      </w:r>
      <w:proofErr w:type="spellStart"/>
      <w:r w:rsidR="000B483E">
        <w:rPr>
          <w:noProof w:val="0"/>
          <w:szCs w:val="18"/>
        </w:rPr>
        <w:t>ModelExchange</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 … and &lt;</w:t>
      </w:r>
      <w:proofErr w:type="spellStart"/>
      <w:r w:rsidR="000B483E">
        <w:rPr>
          <w:noProof w:val="0"/>
          <w:szCs w:val="18"/>
        </w:rPr>
        <w:t>CoSimulation</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w:t>
      </w:r>
      <w:r w:rsidR="00894651">
        <w:rPr>
          <w:noProof w:val="0"/>
          <w:szCs w:val="18"/>
        </w:rPr>
        <w:br/>
        <w:t xml:space="preserve">   </w:t>
      </w:r>
      <w:r w:rsidR="00894651">
        <w:rPr>
          <w:rStyle w:val="pl-c"/>
        </w:rPr>
        <w:t>buildDescription.xml // Optional build description file</w:t>
      </w:r>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w:t>
      </w:r>
      <w:proofErr w:type="gramStart"/>
      <w:r w:rsidRPr="0098259C">
        <w:rPr>
          <w:noProof w:val="0"/>
        </w:rPr>
        <w:t>binaries</w:t>
      </w:r>
      <w:proofErr w:type="gramEnd"/>
      <w:r w:rsidRPr="0098259C">
        <w:rPr>
          <w:noProof w:val="0"/>
        </w:rPr>
        <w:t xml:space="preserve">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proofErr w:type="gramStart"/>
      <w:r w:rsidRPr="0098259C">
        <w:rPr>
          <w:noProof w:val="0"/>
        </w:rPr>
        <w:t>&lt;</w:t>
      </w:r>
      <w:proofErr w:type="spellStart"/>
      <w:r w:rsidRPr="0098259C">
        <w:rPr>
          <w:noProof w:val="0"/>
        </w:rPr>
        <w:t>modelIdentifier</w:t>
      </w:r>
      <w:proofErr w:type="spellEnd"/>
      <w:r w:rsidRPr="0098259C">
        <w:rPr>
          <w:noProof w:val="0"/>
        </w:rPr>
        <w:t>&gt;</w:t>
      </w:r>
      <w:r w:rsidRPr="0098259C">
        <w:rPr>
          <w:b/>
          <w:noProof w:val="0"/>
        </w:rPr>
        <w:t>.</w:t>
      </w:r>
      <w:proofErr w:type="spellStart"/>
      <w:r w:rsidRPr="0098259C">
        <w:rPr>
          <w:b/>
          <w:noProof w:val="0"/>
        </w:rPr>
        <w:t>dll</w:t>
      </w:r>
      <w:proofErr w:type="spellEnd"/>
      <w:r w:rsidRPr="0098259C">
        <w:rPr>
          <w:b/>
          <w:noProof w:val="0"/>
        </w:rPr>
        <w:t xml:space="preserve"> </w:t>
      </w:r>
      <w:r w:rsidR="00327031" w:rsidRPr="0098259C">
        <w:rPr>
          <w:b/>
          <w:noProof w:val="0"/>
        </w:rPr>
        <w:t xml:space="preserve"> </w:t>
      </w:r>
      <w:r w:rsidRPr="0098259C">
        <w:rPr>
          <w:noProof w:val="0"/>
        </w:rPr>
        <w:t>/</w:t>
      </w:r>
      <w:proofErr w:type="gramEnd"/>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 xml:space="preserve">The DLL can include other </w:t>
      </w:r>
      <w:proofErr w:type="gramStart"/>
      <w:r w:rsidR="00327031" w:rsidRPr="0098259C">
        <w:rPr>
          <w:noProof w:val="0"/>
        </w:rPr>
        <w:t>DLLs</w:t>
      </w:r>
      <w:proofErr w:type="gramEnd"/>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w:t>
      </w:r>
      <w:proofErr w:type="spellStart"/>
      <w:r w:rsidRPr="0098259C">
        <w:rPr>
          <w:noProof w:val="0"/>
        </w:rPr>
        <w:t>modelIdentifier</w:t>
      </w:r>
      <w:proofErr w:type="spellEnd"/>
      <w:r w:rsidRPr="0098259C">
        <w:rPr>
          <w:noProof w:val="0"/>
        </w:rPr>
        <w:t>&gt;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t xml:space="preserve">      </w:t>
      </w:r>
      <w:r w:rsidRPr="0098259C">
        <w:rPr>
          <w:b/>
          <w:noProof w:val="0"/>
        </w:rPr>
        <w:t>gcc3.1</w:t>
      </w:r>
      <w:r w:rsidRPr="0098259C">
        <w:rPr>
          <w:noProof w:val="0"/>
        </w:rPr>
        <w:t xml:space="preserve">               // Binaries for </w:t>
      </w:r>
      <w:proofErr w:type="spellStart"/>
      <w:r w:rsidRPr="0098259C">
        <w:rPr>
          <w:noProof w:val="0"/>
        </w:rPr>
        <w:t>gcc</w:t>
      </w:r>
      <w:proofErr w:type="spellEnd"/>
      <w:r w:rsidRPr="0098259C">
        <w:rPr>
          <w:noProof w:val="0"/>
        </w:rPr>
        <w:t xml:space="preserve">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47C863EF" w14:textId="411967A0" w:rsidR="007848A0" w:rsidRPr="0098259C" w:rsidRDefault="004330D4" w:rsidP="004330D4">
      <w:pPr>
        <w:pStyle w:val="CODE1"/>
        <w:rPr>
          <w:noProof w:val="0"/>
        </w:rPr>
      </w:pPr>
      <w:r w:rsidRPr="0098259C">
        <w:rPr>
          <w:noProof w:val="0"/>
        </w:rPr>
        <w:t xml:space="preserve">   </w:t>
      </w:r>
      <w:r w:rsidRPr="0098259C">
        <w:rPr>
          <w:b/>
          <w:noProof w:val="0"/>
        </w:rPr>
        <w:t>linux</w:t>
      </w:r>
      <w:proofErr w:type="gramStart"/>
      <w:r w:rsidRPr="0098259C">
        <w:rPr>
          <w:b/>
          <w:noProof w:val="0"/>
        </w:rPr>
        <w:t>32</w:t>
      </w:r>
      <w:r w:rsidRPr="0098259C">
        <w:rPr>
          <w:noProof w:val="0"/>
        </w:rPr>
        <w:t xml:space="preserve">  /</w:t>
      </w:r>
      <w:proofErr w:type="gramEnd"/>
      <w:r w:rsidRPr="0098259C">
        <w:rPr>
          <w:noProof w:val="0"/>
        </w:rPr>
        <w:t>/ Optional binaries for 32-bit Linux</w:t>
      </w:r>
      <w:r w:rsidR="00222B87">
        <w:rPr>
          <w:noProof w:val="0"/>
        </w:rPr>
        <w:t xml:space="preserve"> </w:t>
      </w:r>
      <w:r w:rsidR="007848A0" w:rsidRPr="0098259C">
        <w:rPr>
          <w:noProof w:val="0"/>
        </w:rPr>
        <w:t xml:space="preserve">    </w:t>
      </w:r>
      <w:r w:rsidR="00222B87">
        <w:rPr>
          <w:noProof w:val="0"/>
        </w:rPr>
        <w:br/>
        <w:t xml:space="preserve">      </w:t>
      </w:r>
      <w:r w:rsidR="007848A0" w:rsidRPr="0098259C">
        <w:rPr>
          <w:noProof w:val="0"/>
        </w:rPr>
        <w:t>&lt;</w:t>
      </w:r>
      <w:proofErr w:type="spellStart"/>
      <w:r w:rsidR="00DD2AB5" w:rsidRPr="0098259C">
        <w:rPr>
          <w:noProof w:val="0"/>
        </w:rPr>
        <w:t>model</w:t>
      </w:r>
      <w:r w:rsidR="007848A0" w:rsidRPr="0098259C">
        <w:rPr>
          <w:noProof w:val="0"/>
        </w:rPr>
        <w:t>Identifier</w:t>
      </w:r>
      <w:proofErr w:type="spellEnd"/>
      <w:r w:rsidR="007848A0" w:rsidRPr="0098259C">
        <w:rPr>
          <w:noProof w:val="0"/>
        </w:rPr>
        <w:t>&gt;.</w:t>
      </w:r>
      <w:r w:rsidR="007848A0" w:rsidRPr="0098259C">
        <w:rPr>
          <w:b/>
          <w:noProof w:val="0"/>
        </w:rPr>
        <w:t>so</w:t>
      </w:r>
      <w:r w:rsidR="007848A0" w:rsidRPr="0098259C">
        <w:rPr>
          <w:noProof w:val="0"/>
        </w:rPr>
        <w:t xml:space="preserve"> </w:t>
      </w:r>
      <w:r w:rsidR="00222B87">
        <w:rPr>
          <w:noProof w:val="0"/>
        </w:rPr>
        <w:t>//</w:t>
      </w:r>
      <w:r w:rsidR="007848A0" w:rsidRPr="0098259C">
        <w:rPr>
          <w:noProof w:val="0"/>
        </w:rPr>
        <w:t xml:space="preserve">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w:t>
      </w:r>
      <w:proofErr w:type="gramStart"/>
      <w:r w:rsidRPr="0098259C">
        <w:rPr>
          <w:b/>
          <w:noProof w:val="0"/>
        </w:rPr>
        <w:t>64</w:t>
      </w:r>
      <w:r w:rsidRPr="0098259C">
        <w:rPr>
          <w:noProof w:val="0"/>
        </w:rPr>
        <w:t xml:space="preserve">  /</w:t>
      </w:r>
      <w:proofErr w:type="gramEnd"/>
      <w:r w:rsidRPr="0098259C">
        <w:rPr>
          <w:noProof w:val="0"/>
        </w:rPr>
        <w:t>/ Optional binaries for 64-bit Linux</w:t>
      </w:r>
    </w:p>
    <w:p w14:paraId="2596CC73" w14:textId="6252DC1D" w:rsidR="004330D4" w:rsidRDefault="004330D4" w:rsidP="004330D4">
      <w:pPr>
        <w:pStyle w:val="CODE1"/>
        <w:rPr>
          <w:noProof w:val="0"/>
        </w:rPr>
      </w:pPr>
      <w:r w:rsidRPr="0098259C">
        <w:rPr>
          <w:noProof w:val="0"/>
        </w:rPr>
        <w:t xml:space="preserve">      ...</w:t>
      </w:r>
    </w:p>
    <w:p w14:paraId="5BE1A0AD" w14:textId="1817DE41" w:rsidR="00290029" w:rsidRDefault="00222B87" w:rsidP="00290029">
      <w:pPr>
        <w:pStyle w:val="CODE1"/>
        <w:rPr>
          <w:noProof w:val="0"/>
        </w:rPr>
      </w:pPr>
      <w:r>
        <w:rPr>
          <w:noProof w:val="0"/>
        </w:rPr>
        <w:t xml:space="preserve"> </w:t>
      </w:r>
      <w:r w:rsidR="00290029">
        <w:rPr>
          <w:noProof w:val="0"/>
        </w:rPr>
        <w:t xml:space="preserve">  </w:t>
      </w:r>
      <w:r w:rsidR="00290029" w:rsidRPr="00D92E3F">
        <w:rPr>
          <w:b/>
          <w:bCs/>
          <w:noProof w:val="0"/>
        </w:rPr>
        <w:t>aarch64-</w:t>
      </w:r>
      <w:proofErr w:type="gramStart"/>
      <w:r w:rsidR="00290029" w:rsidRPr="00D92E3F">
        <w:rPr>
          <w:b/>
          <w:bCs/>
          <w:noProof w:val="0"/>
        </w:rPr>
        <w:t>darwin</w:t>
      </w:r>
      <w:r w:rsidR="00290029">
        <w:rPr>
          <w:noProof w:val="0"/>
        </w:rPr>
        <w:t xml:space="preserve">  /</w:t>
      </w:r>
      <w:proofErr w:type="gramEnd"/>
      <w:r w:rsidR="00290029">
        <w:rPr>
          <w:noProof w:val="0"/>
        </w:rPr>
        <w:t>/ Optional binaries for macOS on Apple Silicon</w:t>
      </w:r>
    </w:p>
    <w:p w14:paraId="79DE0195" w14:textId="5A26457D" w:rsidR="00290029" w:rsidRDefault="00290029" w:rsidP="00290029">
      <w:pPr>
        <w:pStyle w:val="CODE1"/>
        <w:rPr>
          <w:noProof w:val="0"/>
        </w:rPr>
      </w:pPr>
      <w:r>
        <w:rPr>
          <w:noProof w:val="0"/>
        </w:rPr>
        <w:t xml:space="preserve">    </w:t>
      </w:r>
      <w:r w:rsidR="00222B87">
        <w:rPr>
          <w:noProof w:val="0"/>
        </w:rPr>
        <w:t xml:space="preserve">  </w:t>
      </w:r>
      <w:r>
        <w:rPr>
          <w:noProof w:val="0"/>
        </w:rPr>
        <w:t>&lt;</w:t>
      </w:r>
      <w:proofErr w:type="spellStart"/>
      <w:r>
        <w:rPr>
          <w:noProof w:val="0"/>
        </w:rPr>
        <w:t>modelIdentifier</w:t>
      </w:r>
      <w:proofErr w:type="spellEnd"/>
      <w:r>
        <w:rPr>
          <w:noProof w:val="0"/>
        </w:rPr>
        <w:t>&gt;.</w:t>
      </w:r>
      <w:proofErr w:type="spellStart"/>
      <w:r>
        <w:rPr>
          <w:noProof w:val="0"/>
        </w:rPr>
        <w:t>dylib</w:t>
      </w:r>
      <w:proofErr w:type="spellEnd"/>
    </w:p>
    <w:p w14:paraId="1FD31EC1" w14:textId="0944AC9F" w:rsidR="00290029" w:rsidRDefault="00290029" w:rsidP="00290029">
      <w:pPr>
        <w:pStyle w:val="CODE1"/>
        <w:rPr>
          <w:noProof w:val="0"/>
        </w:rPr>
      </w:pPr>
      <w:r>
        <w:rPr>
          <w:noProof w:val="0"/>
        </w:rPr>
        <w:t xml:space="preserve">     </w:t>
      </w:r>
      <w:r w:rsidR="00222B87">
        <w:rPr>
          <w:noProof w:val="0"/>
        </w:rPr>
        <w:t xml:space="preserve"> </w:t>
      </w:r>
      <w:r>
        <w:rPr>
          <w:noProof w:val="0"/>
        </w:rPr>
        <w:t>...</w:t>
      </w:r>
    </w:p>
    <w:p w14:paraId="2E9D5C78" w14:textId="3C55A03C" w:rsidR="00C762BF" w:rsidRDefault="00C762BF" w:rsidP="00C762BF">
      <w:pPr>
        <w:pStyle w:val="CODE1"/>
      </w:pPr>
      <w:r>
        <w:rPr>
          <w:noProof w:val="0"/>
        </w:rPr>
        <w:t xml:space="preserve">   &lt; If </w:t>
      </w:r>
      <w:r w:rsidR="00D24124">
        <w:t xml:space="preserve">an FMU is run through one of its binaries all items in that binary folder </w:t>
      </w:r>
      <w:r>
        <w:t>are</w:t>
      </w:r>
      <w:r w:rsidR="00D24124">
        <w:t xml:space="preserve"> </w:t>
      </w:r>
    </w:p>
    <w:p w14:paraId="63637A7A" w14:textId="77777777" w:rsidR="00C762BF" w:rsidRDefault="00C762BF" w:rsidP="00C528D7">
      <w:pPr>
        <w:pStyle w:val="CODE1"/>
      </w:pPr>
      <w:r>
        <w:t xml:space="preserve">     </w:t>
      </w:r>
      <w:r w:rsidR="00D24124">
        <w:t>recommended to be unpacked at the same location as the binary &lt; modelIdentifier &gt;.*</w:t>
      </w:r>
    </w:p>
    <w:p w14:paraId="15C32A02" w14:textId="23C3D7A2" w:rsidR="00C762BF" w:rsidRDefault="00C762BF">
      <w:pPr>
        <w:pStyle w:val="CODE1"/>
      </w:pPr>
      <w:r>
        <w:t xml:space="preserve">     </w:t>
      </w:r>
      <w:r w:rsidR="00D24124">
        <w:t>is unpacked. If not it</w:t>
      </w:r>
      <w:r w:rsidR="00007CB3">
        <w:t xml:space="preserve"> is</w:t>
      </w:r>
      <w:r w:rsidR="00D24124">
        <w:t xml:space="preserve"> likely that, if the FMU has dependencies on those items, </w:t>
      </w:r>
    </w:p>
    <w:p w14:paraId="746484C4" w14:textId="7AA0A93E" w:rsidR="00D24124" w:rsidRPr="0098259C" w:rsidRDefault="00C762BF">
      <w:pPr>
        <w:pStyle w:val="CODE1"/>
        <w:rPr>
          <w:noProof w:val="0"/>
        </w:rPr>
      </w:pPr>
      <w:r>
        <w:t xml:space="preserve">     </w:t>
      </w:r>
      <w:r w:rsidR="00D24124">
        <w:t>it will not be able to find them</w:t>
      </w:r>
      <w:r w:rsidR="00007CB3">
        <w:t>.</w:t>
      </w:r>
      <w:r w:rsidR="00D24124">
        <w:t xml:space="preserve"> &gt;</w:t>
      </w:r>
    </w:p>
    <w:p w14:paraId="252E2BD9" w14:textId="77777777" w:rsidR="004330D4" w:rsidRPr="0098259C" w:rsidRDefault="004330D4" w:rsidP="004330D4">
      <w:pPr>
        <w:pStyle w:val="CODE1"/>
        <w:rPr>
          <w:b/>
          <w:noProof w:val="0"/>
        </w:rPr>
      </w:pPr>
      <w:proofErr w:type="gramStart"/>
      <w:r w:rsidRPr="0098259C">
        <w:rPr>
          <w:b/>
          <w:noProof w:val="0"/>
        </w:rPr>
        <w:t xml:space="preserve">resources  </w:t>
      </w:r>
      <w:r w:rsidRPr="0098259C">
        <w:rPr>
          <w:noProof w:val="0"/>
        </w:rPr>
        <w:t>/</w:t>
      </w:r>
      <w:proofErr w:type="gramEnd"/>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w:t>
      </w:r>
      <w:proofErr w:type="gramStart"/>
      <w:r w:rsidRPr="0098259C">
        <w:rPr>
          <w:noProof w:val="0"/>
        </w:rPr>
        <w:t>initialization</w:t>
      </w:r>
      <w:r w:rsidR="00670BA4" w:rsidRPr="0098259C">
        <w:rPr>
          <w:noProof w:val="0"/>
        </w:rPr>
        <w:t>;</w:t>
      </w:r>
      <w:proofErr w:type="gramEnd"/>
    </w:p>
    <w:p w14:paraId="116F4E5A" w14:textId="77777777" w:rsidR="00941557" w:rsidRPr="0098259C" w:rsidRDefault="00670BA4" w:rsidP="00941557">
      <w:pPr>
        <w:pStyle w:val="CODE1"/>
        <w:rPr>
          <w:noProof w:val="0"/>
        </w:rPr>
      </w:pPr>
      <w:r w:rsidRPr="0098259C">
        <w:rPr>
          <w:noProof w:val="0"/>
        </w:rPr>
        <w:t xml:space="preserve">     </w:t>
      </w:r>
      <w:proofErr w:type="gramStart"/>
      <w:r w:rsidRPr="0098259C">
        <w:rPr>
          <w:noProof w:val="0"/>
        </w:rPr>
        <w:t>also</w:t>
      </w:r>
      <w:proofErr w:type="gramEnd"/>
      <w:r w:rsidRPr="0098259C">
        <w:rPr>
          <w:noProof w:val="0"/>
        </w:rPr>
        <w:t xml:space="preserve">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w:t>
      </w:r>
      <w:proofErr w:type="gramStart"/>
      <w:r w:rsidRPr="0098259C">
        <w:rPr>
          <w:noProof w:val="0"/>
        </w:rPr>
        <w:t>directory</w:t>
      </w:r>
      <w:proofErr w:type="gramEnd"/>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w:t>
      </w:r>
      <w:proofErr w:type="gramStart"/>
      <w:r w:rsidRPr="0098259C">
        <w:rPr>
          <w:noProof w:val="0"/>
        </w:rPr>
        <w:t>directory</w:t>
      </w:r>
      <w:proofErr w:type="gramEnd"/>
    </w:p>
    <w:p w14:paraId="7F843485" w14:textId="1CFD1FA8" w:rsidR="004330D4" w:rsidRDefault="00941557" w:rsidP="004330D4">
      <w:pPr>
        <w:pStyle w:val="CODE1"/>
        <w:rPr>
          <w:noProof w:val="0"/>
        </w:rPr>
      </w:pPr>
      <w:r w:rsidRPr="0098259C">
        <w:rPr>
          <w:noProof w:val="0"/>
        </w:rPr>
        <w:t xml:space="preserve">     must be reported via argument ″</w:t>
      </w:r>
      <w:proofErr w:type="spellStart"/>
      <w:r w:rsidRPr="0098259C">
        <w:rPr>
          <w:noProof w:val="0"/>
        </w:rPr>
        <w:t>fmuResourc</w:t>
      </w:r>
      <w:r w:rsidR="00850C66">
        <w:rPr>
          <w:noProof w:val="0"/>
        </w:rPr>
        <w:t>eLocation</w:t>
      </w:r>
      <w:proofErr w:type="spellEnd"/>
      <w:r w:rsidR="00850C66">
        <w:rPr>
          <w:noProof w:val="0"/>
        </w:rPr>
        <w:t xml:space="preserve">″ via </w:t>
      </w:r>
      <w:r w:rsidR="00140C25">
        <w:rPr>
          <w:noProof w:val="0"/>
        </w:rPr>
        <w:t>fmi2</w:t>
      </w:r>
      <w:r w:rsidR="00850C66">
        <w:rPr>
          <w:noProof w:val="0"/>
        </w:rPr>
        <w:t>Instantiate</w:t>
      </w:r>
      <w:r w:rsidRPr="0098259C">
        <w:rPr>
          <w:noProof w:val="0"/>
        </w:rPr>
        <w:t>.</w:t>
      </w:r>
      <w:r w:rsidR="00EE29CD" w:rsidRPr="0098259C">
        <w:rPr>
          <w:noProof w:val="0"/>
        </w:rPr>
        <w:t xml:space="preserve"> </w:t>
      </w:r>
      <w:r w:rsidR="004330D4" w:rsidRPr="0098259C">
        <w:rPr>
          <w:noProof w:val="0"/>
        </w:rPr>
        <w:t>&gt;</w:t>
      </w:r>
    </w:p>
    <w:p w14:paraId="2CBE102B" w14:textId="2D3FF4BB" w:rsidR="008E0261" w:rsidRDefault="008E0261" w:rsidP="008E0261">
      <w:pPr>
        <w:pStyle w:val="CODE1"/>
        <w:rPr>
          <w:noProof w:val="0"/>
        </w:rPr>
      </w:pPr>
      <w:r w:rsidRPr="00D92E3F">
        <w:rPr>
          <w:b/>
          <w:bCs/>
          <w:noProof w:val="0"/>
        </w:rPr>
        <w:t>extra</w:t>
      </w:r>
      <w:r>
        <w:rPr>
          <w:noProof w:val="0"/>
        </w:rPr>
        <w:t xml:space="preserve">     // Additional (meta-)data of the FMU (optional)</w:t>
      </w:r>
    </w:p>
    <w:p w14:paraId="127F0E47" w14:textId="77777777" w:rsidR="008E0261" w:rsidRDefault="008E0261" w:rsidP="008E0261">
      <w:pPr>
        <w:pStyle w:val="CODE1"/>
        <w:rPr>
          <w:noProof w:val="0"/>
        </w:rPr>
      </w:pPr>
      <w:r>
        <w:rPr>
          <w:noProof w:val="0"/>
        </w:rPr>
        <w:t xml:space="preserve">   // additional (meta-)data that is supposed to travel with the </w:t>
      </w:r>
      <w:proofErr w:type="gramStart"/>
      <w:r>
        <w:rPr>
          <w:noProof w:val="0"/>
        </w:rPr>
        <w:t>FMU;</w:t>
      </w:r>
      <w:proofErr w:type="gramEnd"/>
    </w:p>
    <w:p w14:paraId="35B42921" w14:textId="1F5E2B2E" w:rsidR="008E0261" w:rsidRDefault="008E0261" w:rsidP="008E0261">
      <w:pPr>
        <w:pStyle w:val="CODE1"/>
        <w:rPr>
          <w:noProof w:val="0"/>
        </w:rPr>
      </w:pPr>
      <w:r>
        <w:rPr>
          <w:noProof w:val="0"/>
        </w:rPr>
        <w:t xml:space="preserve">   // see below for structure and content definition.</w:t>
      </w:r>
    </w:p>
    <w:p w14:paraId="2A3EA199" w14:textId="5E74D4F9" w:rsidR="00926A09" w:rsidRDefault="00926A09" w:rsidP="00926A09">
      <w:pPr>
        <w:pStyle w:val="CODE1"/>
        <w:rPr>
          <w:noProof w:val="0"/>
        </w:rPr>
      </w:pPr>
      <w:proofErr w:type="spellStart"/>
      <w:r w:rsidRPr="00D92E3F">
        <w:rPr>
          <w:b/>
          <w:bCs/>
          <w:noProof w:val="0"/>
        </w:rPr>
        <w:t>terminalsAndIcons</w:t>
      </w:r>
      <w:proofErr w:type="spellEnd"/>
      <w:r>
        <w:rPr>
          <w:noProof w:val="0"/>
        </w:rPr>
        <w:t xml:space="preserve">         // Optional directory containing Terminals and Icons </w:t>
      </w:r>
      <w:proofErr w:type="gramStart"/>
      <w:r>
        <w:rPr>
          <w:noProof w:val="0"/>
        </w:rPr>
        <w:t>resources</w:t>
      </w:r>
      <w:proofErr w:type="gramEnd"/>
    </w:p>
    <w:p w14:paraId="7AAB5022" w14:textId="35954084" w:rsidR="00926A09" w:rsidRPr="00926A09" w:rsidRDefault="00926A09">
      <w:pPr>
        <w:pStyle w:val="CODE1"/>
        <w:rPr>
          <w:noProof w:val="0"/>
        </w:rPr>
      </w:pPr>
      <w:r>
        <w:rPr>
          <w:b/>
          <w:bCs/>
          <w:noProof w:val="0"/>
        </w:rPr>
        <w:t xml:space="preserve">   </w:t>
      </w:r>
      <w:proofErr w:type="gramStart"/>
      <w:r>
        <w:rPr>
          <w:noProof w:val="0"/>
        </w:rPr>
        <w:t>terminalsAndIcons.xml  /</w:t>
      </w:r>
      <w:proofErr w:type="gramEnd"/>
      <w:r>
        <w:rPr>
          <w:noProof w:val="0"/>
        </w:rPr>
        <w:t>/ Optional file defining the Terminals and Icons</w:t>
      </w:r>
    </w:p>
    <w:p w14:paraId="1C690F3B" w14:textId="77777777" w:rsidR="00926A09" w:rsidRPr="0098259C" w:rsidRDefault="00926A09" w:rsidP="008E0261">
      <w:pPr>
        <w:pStyle w:val="CODE1"/>
        <w:rPr>
          <w:noProof w:val="0"/>
        </w:rPr>
      </w:pPr>
    </w:p>
    <w:p w14:paraId="67B9A1BE" w14:textId="0880E203" w:rsidR="00715520" w:rsidRDefault="00715520" w:rsidP="004330D4">
      <w:pPr>
        <w:pStyle w:val="Textkrper"/>
      </w:pPr>
      <w:r w:rsidRPr="00715520">
        <w:t>A</w:t>
      </w:r>
      <w:r>
        <w:t>n FMU</w:t>
      </w:r>
      <w:r w:rsidRPr="00715520">
        <w:t xml:space="preserve"> </w:t>
      </w:r>
      <w:proofErr w:type="gramStart"/>
      <w:r w:rsidRPr="00715520">
        <w:t>ha</w:t>
      </w:r>
      <w:r>
        <w:t>s</w:t>
      </w:r>
      <w:r w:rsidRPr="00715520">
        <w:t xml:space="preserve"> to</w:t>
      </w:r>
      <w:proofErr w:type="gramEnd"/>
      <w:r w:rsidRPr="00715520">
        <w:t xml:space="preserve">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EE265D">
        <w:t>3.2.3</w:t>
      </w:r>
      <w:r>
        <w:fldChar w:fldCharType="end"/>
      </w:r>
      <w:r>
        <w:t xml:space="preserve"> and </w:t>
      </w:r>
      <w:r>
        <w:fldChar w:fldCharType="begin"/>
      </w:r>
      <w:r>
        <w:instrText xml:space="preserve"> REF _Ref349039747 \r \h </w:instrText>
      </w:r>
      <w:r>
        <w:fldChar w:fldCharType="separate"/>
      </w:r>
      <w:r w:rsidR="00EE265D">
        <w:t>4.2.4</w:t>
      </w:r>
      <w:r>
        <w:fldChar w:fldCharType="end"/>
      </w:r>
      <w:r w:rsidRPr="00715520">
        <w:t>)</w:t>
      </w:r>
      <w:r w:rsidR="007B5C23">
        <w:t>.</w:t>
      </w:r>
      <w:r w:rsidRPr="00715520">
        <w:t xml:space="preserve"> </w:t>
      </w:r>
      <w:proofErr w:type="spellStart"/>
      <w:r w:rsidRPr="00715520">
        <w:t>ModelExchange</w:t>
      </w:r>
      <w:proofErr w:type="spellEnd"/>
      <w:r w:rsidRPr="00715520">
        <w:t xml:space="preserve"> FMUs </w:t>
      </w:r>
      <w:proofErr w:type="gramStart"/>
      <w:r w:rsidR="007B5C23">
        <w:t>have to</w:t>
      </w:r>
      <w:proofErr w:type="gramEnd"/>
      <w:r w:rsidR="007B5C23">
        <w:t xml:space="preserve"> provide </w:t>
      </w:r>
      <w:r w:rsidRPr="00715520">
        <w:t>additionally the resp</w:t>
      </w:r>
      <w:r>
        <w:t>ective</w:t>
      </w:r>
      <w:r w:rsidRPr="00715520">
        <w:t xml:space="preserve"> Model</w:t>
      </w:r>
      <w:r>
        <w:t xml:space="preserve"> </w:t>
      </w:r>
      <w:r w:rsidRPr="00715520">
        <w:t xml:space="preserve">Exchange function, </w:t>
      </w:r>
      <w:proofErr w:type="spellStart"/>
      <w:r w:rsidRPr="00715520">
        <w:t>CoSimulation</w:t>
      </w:r>
      <w:proofErr w:type="spellEnd"/>
      <w:r w:rsidRPr="00715520">
        <w:t xml:space="preserve"> FMUs the Co</w:t>
      </w:r>
      <w:r>
        <w:noBreakHyphen/>
      </w:r>
      <w:r w:rsidRPr="00715520">
        <w:t>Simulation functions.</w:t>
      </w:r>
    </w:p>
    <w:p w14:paraId="0DDFD213" w14:textId="555B84DB" w:rsidR="00950F8C" w:rsidRPr="00950F8C" w:rsidRDefault="004330D4" w:rsidP="006D7353">
      <w:pPr>
        <w:pStyle w:val="Textkrper"/>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r w:rsidR="0072209E">
        <w:t>f</w:t>
      </w:r>
      <w:r w:rsidR="00950F8C">
        <w:t xml:space="preserve">or Windows: </w:t>
      </w:r>
      <w:r w:rsidRPr="0098259C">
        <w:t>“win32”, “win64”</w:t>
      </w:r>
      <w:r w:rsidR="0072209E">
        <w:t>,</w:t>
      </w:r>
      <w:r w:rsidRPr="0098259C">
        <w:t xml:space="preserve"> </w:t>
      </w:r>
      <w:r w:rsidR="0072209E">
        <w:t>f</w:t>
      </w:r>
      <w:r w:rsidR="00950F8C">
        <w:t xml:space="preserve">or Linux: </w:t>
      </w:r>
      <w:r w:rsidRPr="0098259C">
        <w:t>“linux32”, “linux64”</w:t>
      </w:r>
      <w:r w:rsidR="0072209E">
        <w:t>,</w:t>
      </w:r>
      <w:r w:rsidR="00950F8C">
        <w:t xml:space="preserve"> </w:t>
      </w:r>
      <w:r w:rsidR="0072209E">
        <w:t>f</w:t>
      </w:r>
      <w:r w:rsidR="00950F8C">
        <w:t>or Mac</w:t>
      </w:r>
      <w:r w:rsidR="0072209E">
        <w:t>intosh</w:t>
      </w:r>
      <w:r w:rsidR="00950F8C">
        <w:t>:</w:t>
      </w:r>
      <w:r w:rsidR="003B2866" w:rsidRPr="0098259C">
        <w:t xml:space="preserve"> </w:t>
      </w:r>
      <w:r w:rsidR="00950F8C">
        <w:t>“darwin32</w:t>
      </w:r>
      <w:r w:rsidR="0072209E">
        <w:t>”</w:t>
      </w:r>
      <w:r w:rsidR="00950F8C">
        <w:t>, “darwin64”</w:t>
      </w:r>
      <w:r w:rsidR="00222B87">
        <w:t xml:space="preserve">, </w:t>
      </w:r>
      <w:r w:rsidR="00222B87">
        <w:rPr>
          <w:rStyle w:val="blob-code-inner"/>
        </w:rPr>
        <w:t>where "32" stands for "32-bit x86" and "64" for "64-bit x86" respectively</w:t>
      </w:r>
      <w:r w:rsidR="0072209E">
        <w:t>.</w:t>
      </w:r>
      <w:r w:rsidR="00222B87">
        <w:t xml:space="preserve"> </w:t>
      </w:r>
      <w:r w:rsidR="00222B87">
        <w:rPr>
          <w:rStyle w:val="blob-code-inner"/>
        </w:rPr>
        <w:t>For any other platforms the "platform tuples" defined in the FMI 3.0 Specification, 2.5.1.4.1. Platform Tuple Definition, or any updated "platform tuples" published by MAP FMI on fmi-standard.org, should be used.</w:t>
      </w:r>
      <w:r w:rsidRPr="0098259C">
        <w:t xml:space="preserve"> </w:t>
      </w:r>
      <w:r w:rsidR="00222B87">
        <w:br/>
      </w:r>
      <w:proofErr w:type="spellStart"/>
      <w:r w:rsidR="00950F8C">
        <w:t>Futhermore</w:t>
      </w:r>
      <w:proofErr w:type="spellEnd"/>
      <w:r w:rsidR="00950F8C">
        <w:t xml:space="preserve">, also the names </w:t>
      </w:r>
      <w:r w:rsidRPr="0098259C">
        <w:t>“</w:t>
      </w:r>
      <w:proofErr w:type="spellStart"/>
      <w:r w:rsidRPr="0098259C">
        <w:t>VisualStudioX</w:t>
      </w:r>
      <w:proofErr w:type="spellEnd"/>
      <w:r w:rsidRPr="0098259C">
        <w:t>” and “</w:t>
      </w:r>
      <w:proofErr w:type="spellStart"/>
      <w:r w:rsidRPr="0098259C">
        <w:t>gccX</w:t>
      </w:r>
      <w:proofErr w:type="spellEnd"/>
      <w:r w:rsidRPr="0098259C">
        <w:t xml:space="preserve">”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r w:rsidR="006D7353">
        <w:t xml:space="preserve">FMUs should contain all resources that are required to load and execute a shared library, link against a static library, or compile from source. Shared libraries should be statically linked against their dependencies </w:t>
      </w:r>
      <w:r w:rsidR="004432B5" w:rsidRPr="0098259C">
        <w:t>[</w:t>
      </w:r>
      <w:r w:rsidR="006D7353" w:rsidRPr="009E5B13">
        <w:rPr>
          <w:rStyle w:val="pl-mi"/>
          <w:i/>
        </w:rPr>
        <w:t>e.g. the Visual Studio C Runtime on Windows</w:t>
      </w:r>
      <w:r w:rsidR="004432B5" w:rsidRPr="0098259C">
        <w:t>]</w:t>
      </w:r>
      <w:r w:rsidR="00950F8C">
        <w:t xml:space="preserve">. </w:t>
      </w:r>
      <w:r w:rsidR="006D7353">
        <w:t xml:space="preserve"> </w:t>
      </w:r>
      <w:r w:rsidR="006D7353" w:rsidRPr="009E5B13">
        <w:rPr>
          <w:rFonts w:ascii="Courier New" w:hAnsi="Courier New" w:cs="Courier New"/>
        </w:rPr>
        <w:t>`RPATH="$ORIGIN"`</w:t>
      </w:r>
      <w:r w:rsidR="006D7353">
        <w:t xml:space="preserve"> should be set when building ELF binaries to allow dynamic loading of dependencies on the target machine. If the FMU depends on external resources [</w:t>
      </w:r>
      <w:r w:rsidR="006D7353" w:rsidRPr="009E5B13">
        <w:rPr>
          <w:i/>
        </w:rPr>
        <w:t>e.g. shared libraries, files, or servers</w:t>
      </w:r>
      <w:r w:rsidR="006D7353">
        <w:t xml:space="preserve">] to be loaded or simulated </w:t>
      </w:r>
      <w:r w:rsidR="006D7353" w:rsidRPr="009E5B13">
        <w:rPr>
          <w:rFonts w:ascii="Courier New" w:hAnsi="Courier New" w:cs="Courier New"/>
        </w:rPr>
        <w:t>`documentation/</w:t>
      </w:r>
      <w:proofErr w:type="spellStart"/>
      <w:proofErr w:type="gramStart"/>
      <w:r w:rsidR="006D7353" w:rsidRPr="009E5B13">
        <w:rPr>
          <w:rFonts w:ascii="Courier New" w:hAnsi="Courier New" w:cs="Courier New"/>
        </w:rPr>
        <w:t>externalDependencies</w:t>
      </w:r>
      <w:proofErr w:type="spellEnd"/>
      <w:r w:rsidR="006D7353" w:rsidRPr="009E5B13">
        <w:rPr>
          <w:rFonts w:ascii="Courier New" w:hAnsi="Courier New" w:cs="Courier New"/>
        </w:rPr>
        <w:t>.{</w:t>
      </w:r>
      <w:proofErr w:type="spellStart"/>
      <w:proofErr w:type="gramEnd"/>
      <w:r w:rsidR="006D7353" w:rsidRPr="009E5B13">
        <w:rPr>
          <w:rFonts w:ascii="Courier New" w:hAnsi="Courier New" w:cs="Courier New"/>
        </w:rPr>
        <w:t>txt|html</w:t>
      </w:r>
      <w:proofErr w:type="spellEnd"/>
      <w:r w:rsidR="006D7353" w:rsidRPr="009E5B13">
        <w:rPr>
          <w:rFonts w:ascii="Courier New" w:hAnsi="Courier New" w:cs="Courier New"/>
        </w:rPr>
        <w:t>}`</w:t>
      </w:r>
      <w:r w:rsidR="006D7353">
        <w:t xml:space="preserve"> should be present to document these dependencies and how to provide them.</w:t>
      </w:r>
    </w:p>
    <w:p w14:paraId="5E8ACAD6" w14:textId="6F9A7DA6" w:rsidR="00941557" w:rsidRPr="0098259C" w:rsidRDefault="004330D4" w:rsidP="005E6B68">
      <w:pPr>
        <w:pStyle w:val="Textkrper-Zeileneinzug"/>
        <w:jc w:val="left"/>
      </w:pPr>
      <w:r w:rsidRPr="0098259C">
        <w:t>Typical scenarios are to provide binaries only for one machine type (</w:t>
      </w:r>
      <w:r w:rsidR="000061EF" w:rsidRPr="0098259C">
        <w:t>for example</w:t>
      </w:r>
      <w:r w:rsidR="0003188A">
        <w:t>,</w:t>
      </w:r>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r w:rsidR="0003188A">
        <w:t>,</w:t>
      </w:r>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r w:rsidR="0003188A">
        <w:t>,</w:t>
      </w:r>
      <w:r w:rsidRPr="0098259C">
        <w:t xml:space="preserve"> by providing the run-time libraries at appropriate places by the receiver.</w:t>
      </w:r>
    </w:p>
    <w:p w14:paraId="0D946CD4" w14:textId="54A72BB3" w:rsidR="00A82931" w:rsidRPr="0098259C" w:rsidRDefault="00A82931" w:rsidP="000A6219">
      <w:pPr>
        <w:pStyle w:val="Textkrper-Zeileneinzug"/>
        <w:jc w:val="left"/>
      </w:pPr>
      <w:r w:rsidRPr="0098259C">
        <w:t xml:space="preserve">FMI provides the means for two kinds of implementation: </w:t>
      </w:r>
      <w:proofErr w:type="spellStart"/>
      <w:r w:rsidR="00107BCB" w:rsidRPr="0098259C">
        <w:rPr>
          <w:rStyle w:val="CODE"/>
        </w:rPr>
        <w:t>needsExecutionTool</w:t>
      </w:r>
      <w:proofErr w:type="spellEnd"/>
      <w:r w:rsidR="00107BCB" w:rsidRPr="0098259C">
        <w:rPr>
          <w:rStyle w:val="CODE"/>
        </w:rPr>
        <w:t>=true</w:t>
      </w:r>
      <w:r w:rsidRPr="0098259C">
        <w:t xml:space="preserve"> and </w:t>
      </w:r>
      <w:proofErr w:type="spellStart"/>
      <w:r w:rsidR="00107BCB" w:rsidRPr="0098259C">
        <w:rPr>
          <w:rStyle w:val="CODE"/>
        </w:rPr>
        <w:t>needsExecutionTool</w:t>
      </w:r>
      <w:proofErr w:type="spellEnd"/>
      <w:r w:rsidR="00107BCB" w:rsidRPr="0098259C">
        <w:rPr>
          <w:rStyle w:val="CODE"/>
        </w:rPr>
        <w:t>=false</w:t>
      </w:r>
      <w:r w:rsidRPr="0098259C">
        <w:t xml:space="preserve">. In the first </w:t>
      </w:r>
      <w:r w:rsidR="006B4498" w:rsidRPr="0098259C">
        <w:t>case</w:t>
      </w:r>
      <w:r w:rsidRPr="0098259C">
        <w:t xml:space="preserve"> a tool specific wrapper </w:t>
      </w:r>
      <w:r w:rsidR="00107BCB" w:rsidRPr="0098259C">
        <w:t>DLL/</w:t>
      </w:r>
      <w:proofErr w:type="spellStart"/>
      <w:r w:rsidR="00107BCB" w:rsidRPr="0098259C">
        <w:t>SharedObject</w:t>
      </w:r>
      <w:proofErr w:type="spellEnd"/>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EE265D">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Textkrper-Zeileneinzug"/>
        <w:jc w:val="left"/>
      </w:pPr>
      <w:r w:rsidRPr="0098259C">
        <w:t xml:space="preserve">In an FMU both a version for </w:t>
      </w:r>
      <w:proofErr w:type="spellStart"/>
      <w:r w:rsidRPr="0098259C">
        <w:t>ModelExchange</w:t>
      </w:r>
      <w:proofErr w:type="spellEnd"/>
      <w:r w:rsidRPr="0098259C">
        <w:t xml:space="preserve"> and for </w:t>
      </w:r>
      <w:proofErr w:type="spellStart"/>
      <w:r w:rsidRPr="0098259C">
        <w:t>CoSimulation</w:t>
      </w:r>
      <w:proofErr w:type="spellEnd"/>
      <w:r w:rsidRPr="0098259C">
        <w:t xml:space="preserve"> might be present. If in both cases the executable part is provided as </w:t>
      </w:r>
      <w:r w:rsidR="00107BCB" w:rsidRPr="0098259C">
        <w:t>DLL/</w:t>
      </w:r>
      <w:proofErr w:type="spellStart"/>
      <w:r w:rsidR="00107BCB" w:rsidRPr="0098259C">
        <w:t>SharedObject</w:t>
      </w:r>
      <w:proofErr w:type="spellEnd"/>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proofErr w:type="spellStart"/>
      <w:r w:rsidR="00F87F29" w:rsidRPr="0098259C">
        <w:rPr>
          <w:rStyle w:val="CODE"/>
        </w:rPr>
        <w:t>modelIdentifier</w:t>
      </w:r>
      <w:proofErr w:type="spellEnd"/>
      <w:r w:rsidR="00F87F29" w:rsidRPr="0098259C">
        <w:t xml:space="preserve"> attribute of elements “</w:t>
      </w:r>
      <w:proofErr w:type="spellStart"/>
      <w:r w:rsidR="00F87F29" w:rsidRPr="0098259C">
        <w:rPr>
          <w:rStyle w:val="CODE"/>
        </w:rPr>
        <w:t>fmiModelDescription.ModelExchange</w:t>
      </w:r>
      <w:proofErr w:type="spellEnd"/>
      <w:r w:rsidR="00F87F29" w:rsidRPr="0098259C">
        <w:t>” and “</w:t>
      </w:r>
      <w:proofErr w:type="spellStart"/>
      <w:r w:rsidR="00F87F29" w:rsidRPr="0098259C">
        <w:rPr>
          <w:rStyle w:val="CODE"/>
        </w:rPr>
        <w:t>fmiModelDescription.CoSimulation</w:t>
      </w:r>
      <w:proofErr w:type="spellEnd"/>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w:t>
      </w:r>
      <w:proofErr w:type="spellStart"/>
      <w:r w:rsidRPr="0098259C">
        <w:rPr>
          <w:noProof w:val="0"/>
        </w:rPr>
        <w:t>ModelExchange.modelIdentifier</w:t>
      </w:r>
      <w:proofErr w:type="spellEnd"/>
      <w:r w:rsidRPr="0098259C">
        <w:rPr>
          <w:noProof w:val="0"/>
        </w:rPr>
        <w:t xml:space="preserve"> =</w:t>
      </w:r>
      <w:r w:rsidRPr="0098259C">
        <w:rPr>
          <w:noProof w:val="0"/>
        </w:rPr>
        <w:br/>
        <w:t xml:space="preserve">                                    //    "</w:t>
      </w:r>
      <w:proofErr w:type="spellStart"/>
      <w:r w:rsidRPr="0098259C">
        <w:rPr>
          <w:noProof w:val="0"/>
        </w:rPr>
        <w:t>MyModel_ModelExchange</w:t>
      </w:r>
      <w:proofErr w:type="spellEnd"/>
      <w:r w:rsidRPr="0098259C">
        <w:rPr>
          <w:noProof w:val="0"/>
        </w:rPr>
        <w:t>"</w:t>
      </w:r>
    </w:p>
    <w:p w14:paraId="058DAC35" w14:textId="77777777" w:rsidR="00941557" w:rsidRPr="0098259C" w:rsidRDefault="00941557" w:rsidP="00941557">
      <w:pPr>
        <w:pStyle w:val="CODE1"/>
        <w:rPr>
          <w:noProof w:val="0"/>
        </w:rPr>
      </w:pPr>
      <w:r w:rsidRPr="0098259C">
        <w:rPr>
          <w:noProof w:val="0"/>
        </w:rPr>
        <w:t xml:space="preserve">        MyModel_CoSimulation.dll    // </w:t>
      </w:r>
      <w:proofErr w:type="spellStart"/>
      <w:r w:rsidRPr="0098259C">
        <w:rPr>
          <w:noProof w:val="0"/>
        </w:rPr>
        <w:t>CoSimulation.modelIdentifier</w:t>
      </w:r>
      <w:proofErr w:type="spellEnd"/>
      <w:r w:rsidRPr="0098259C">
        <w:rPr>
          <w:noProof w:val="0"/>
        </w:rPr>
        <w:t xml:space="preserve"> =</w:t>
      </w:r>
      <w:r w:rsidRPr="0098259C">
        <w:rPr>
          <w:noProof w:val="0"/>
        </w:rPr>
        <w:br/>
        <w:t xml:space="preserve">                                    //    "</w:t>
      </w:r>
      <w:proofErr w:type="spellStart"/>
      <w:r w:rsidRPr="0098259C">
        <w:rPr>
          <w:noProof w:val="0"/>
        </w:rPr>
        <w:t>MyModel_CoSimulation</w:t>
      </w:r>
      <w:proofErr w:type="spellEnd"/>
      <w:r w:rsidRPr="0098259C">
        <w:rPr>
          <w:noProof w:val="0"/>
        </w:rPr>
        <w:t>"</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Textkrper"/>
      </w:pPr>
      <w:r w:rsidRPr="0098259C">
        <w:t xml:space="preserve">The usual distribution of an FMU will be with </w:t>
      </w:r>
      <w:r w:rsidR="008D5880" w:rsidRPr="0098259C">
        <w:t>DLLs/</w:t>
      </w:r>
      <w:proofErr w:type="spellStart"/>
      <w:r w:rsidR="008D5880" w:rsidRPr="0098259C">
        <w:t>SharedObjects</w:t>
      </w:r>
      <w:proofErr w:type="spellEnd"/>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r w:rsidR="0003188A">
        <w:rPr>
          <w:i/>
        </w:rPr>
        <w:t>,</w:t>
      </w:r>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Textkrper-Zeileneinzug"/>
        <w:jc w:val="left"/>
      </w:pPr>
      <w:r w:rsidRPr="0098259C">
        <w:t xml:space="preserve">If run-time libraries are needed by the FMU that </w:t>
      </w:r>
      <w:proofErr w:type="gramStart"/>
      <w:r w:rsidRPr="0098259C">
        <w:t>have to</w:t>
      </w:r>
      <w:proofErr w:type="gramEnd"/>
      <w:r w:rsidRPr="0098259C">
        <w:t xml:space="preserve">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4F70A3E3" w:rsidR="00F87F29" w:rsidRPr="00894651" w:rsidRDefault="00F87F29" w:rsidP="00D92E3F">
      <w:pPr>
        <w:pStyle w:val="Textkrper-Zeileneinzug"/>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r w:rsidR="00E861A8">
        <w:t>,</w:t>
      </w:r>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w:t>
      </w:r>
      <w:proofErr w:type="gramStart"/>
      <w:r w:rsidR="000B483E">
        <w:t>have to</w:t>
      </w:r>
      <w:proofErr w:type="gramEnd"/>
      <w:r w:rsidR="000B483E">
        <w:t xml:space="preserve"> be defined in the xml-file under structure </w:t>
      </w:r>
      <w:r w:rsidR="000B483E" w:rsidRPr="004865EB">
        <w:rPr>
          <w:rStyle w:val="CODE"/>
        </w:rPr>
        <w:t>&lt;</w:t>
      </w:r>
      <w:proofErr w:type="spellStart"/>
      <w:r w:rsidR="000B483E" w:rsidRPr="004865EB">
        <w:rPr>
          <w:rStyle w:val="CODE"/>
        </w:rPr>
        <w:t>ModelExchange</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xml:space="preserve"> and</w:t>
      </w:r>
      <w:r w:rsidR="000B483E" w:rsidRPr="000B483E">
        <w:t xml:space="preserve"> </w:t>
      </w:r>
      <w:r w:rsidR="000B483E" w:rsidRPr="004865EB">
        <w:rPr>
          <w:rStyle w:val="CODE"/>
        </w:rPr>
        <w:t>&lt;</w:t>
      </w:r>
      <w:proofErr w:type="spellStart"/>
      <w:r w:rsidR="000B483E" w:rsidRPr="004865EB">
        <w:rPr>
          <w:rStyle w:val="CODE"/>
        </w:rPr>
        <w:t>CoSimulation</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These files may include other files.</w:t>
      </w:r>
      <w:r w:rsidR="001D709E">
        <w:t xml:space="preserve"> </w:t>
      </w:r>
      <w:r w:rsidR="00B25B77" w:rsidRPr="00D2781E">
        <w:t xml:space="preserve">The </w:t>
      </w:r>
      <w:r w:rsidR="00B25B77" w:rsidRPr="00B25B77">
        <w:rPr>
          <w:rStyle w:val="CODE"/>
        </w:rPr>
        <w:t>#include</w:t>
      </w:r>
      <w:r w:rsidR="00B25B77" w:rsidRPr="00D2781E">
        <w:t xml:space="preserve"> directives with quotes (</w:t>
      </w:r>
      <w:r w:rsidR="00B25B77" w:rsidRPr="00B25B77">
        <w:rPr>
          <w:rStyle w:val="CODE"/>
        </w:rPr>
        <w:t>""</w:t>
      </w:r>
      <w:r w:rsidR="00B25B77" w:rsidRPr="00D2781E">
        <w:t>) should be used for header-files distributed in the FMU instead of using angle brackets (</w:t>
      </w:r>
      <w:r w:rsidR="00B25B77" w:rsidRPr="00B25B77">
        <w:rPr>
          <w:rStyle w:val="CODE"/>
        </w:rPr>
        <w:t>&lt;&gt;</w:t>
      </w:r>
      <w:r w:rsidR="00B25B77" w:rsidRPr="00D2781E">
        <w:t>).</w:t>
      </w:r>
      <w:r w:rsidR="00B25B77" w:rsidRPr="00B25B77" w:rsidDel="00B25B77">
        <w:rPr>
          <w:rStyle w:val="CODE"/>
        </w:rPr>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r w:rsidR="0072209E">
        <w:t xml:space="preserve">on </w:t>
      </w:r>
      <w:r w:rsidR="00DA083D" w:rsidRPr="0098259C">
        <w:t>how to build an executable, either via a documentation file and/or</w:t>
      </w:r>
      <w:r w:rsidR="00E861A8">
        <w:t xml:space="preserve"> via</w:t>
      </w:r>
      <w:r w:rsidR="00DA083D" w:rsidRPr="0098259C">
        <w:t xml:space="preserve"> a template </w:t>
      </w:r>
      <w:proofErr w:type="spellStart"/>
      <w:r w:rsidR="00DA083D" w:rsidRPr="0098259C">
        <w:t>makefile</w:t>
      </w:r>
      <w:proofErr w:type="spellEnd"/>
      <w:r w:rsidR="00DA083D" w:rsidRPr="0098259C">
        <w:t xml:space="preserve"> for a particular platform, from which a user can construct the </w:t>
      </w:r>
      <w:proofErr w:type="spellStart"/>
      <w:r w:rsidR="00DA083D" w:rsidRPr="0098259C">
        <w:t>makefile</w:t>
      </w:r>
      <w:proofErr w:type="spellEnd"/>
      <w:r w:rsidR="00DA083D" w:rsidRPr="0098259C">
        <w:t xml:space="preserv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 xml:space="preserve">with a link to the template </w:t>
      </w:r>
      <w:proofErr w:type="spellStart"/>
      <w:r w:rsidR="00DA083D" w:rsidRPr="0098259C">
        <w:t>makefile</w:t>
      </w:r>
      <w:proofErr w:type="spellEnd"/>
      <w:r w:rsidR="00DA083D" w:rsidRPr="0098259C">
        <w:t xml:space="preserve"> (stored in the “</w:t>
      </w:r>
      <w:r w:rsidR="00DA083D" w:rsidRPr="0098259C">
        <w:rPr>
          <w:rStyle w:val="CODE"/>
        </w:rPr>
        <w:t>sources</w:t>
      </w:r>
      <w:r w:rsidR="00DA083D" w:rsidRPr="0098259C">
        <w:t xml:space="preserve">” directory). </w:t>
      </w:r>
      <w:r w:rsidR="00EA7B3B" w:rsidRPr="0098259C">
        <w:t>[</w:t>
      </w:r>
      <w:r w:rsidR="00DA083D" w:rsidRPr="0098259C">
        <w:rPr>
          <w:i/>
        </w:rPr>
        <w:t xml:space="preserve">As template </w:t>
      </w:r>
      <w:proofErr w:type="spellStart"/>
      <w:r w:rsidR="00DA083D" w:rsidRPr="0098259C">
        <w:rPr>
          <w:i/>
        </w:rPr>
        <w:t>makefile</w:t>
      </w:r>
      <w:proofErr w:type="spellEnd"/>
      <w:r w:rsidR="00DA083D" w:rsidRPr="0098259C">
        <w:rPr>
          <w:i/>
        </w:rPr>
        <w:t xml:space="preserve">, </w:t>
      </w:r>
      <w:proofErr w:type="spellStart"/>
      <w:r w:rsidR="00DA083D" w:rsidRPr="0098259C">
        <w:rPr>
          <w:i/>
        </w:rPr>
        <w:t>CMake</w:t>
      </w:r>
      <w:proofErr w:type="spellEnd"/>
      <w:r w:rsidR="00DA083D" w:rsidRPr="0098259C">
        <w:rPr>
          <w:i/>
        </w:rPr>
        <w:t xml:space="preserve"> (</w:t>
      </w:r>
      <w:hyperlink r:id="rId81" w:history="1">
        <w:r w:rsidR="00DA083D" w:rsidRPr="0098259C">
          <w:rPr>
            <w:rStyle w:val="Hyperlink"/>
            <w:i/>
          </w:rPr>
          <w:t>www.cmake.org</w:t>
        </w:r>
      </w:hyperlink>
      <w:r w:rsidR="00DA083D" w:rsidRPr="0098259C">
        <w:rPr>
          <w:i/>
        </w:rPr>
        <w:t>), a cross-platform, open-source build system might be used.</w:t>
      </w:r>
      <w:r w:rsidR="00EA7B3B" w:rsidRPr="0098259C">
        <w:t>]</w:t>
      </w:r>
      <w:r w:rsidR="00894651">
        <w:br/>
      </w:r>
      <w:r w:rsidR="001B4A5F">
        <w:rPr>
          <w:i/>
          <w:iCs/>
        </w:rPr>
        <w:t xml:space="preserve">[New in FMI 2.0.4:] </w:t>
      </w:r>
      <w:r w:rsidR="00894651">
        <w:t xml:space="preserve">In </w:t>
      </w:r>
      <w:proofErr w:type="spellStart"/>
      <w:r w:rsidR="00894651">
        <w:t>addtition</w:t>
      </w:r>
      <w:proofErr w:type="spellEnd"/>
      <w:r w:rsidR="00894651">
        <w:t xml:space="preserve"> to the </w:t>
      </w:r>
      <w:r w:rsidR="00894651" w:rsidRPr="00D92E3F">
        <w:rPr>
          <w:rFonts w:ascii="Courier New" w:hAnsi="Courier New" w:cs="Courier New"/>
        </w:rPr>
        <w:t>“&lt;</w:t>
      </w:r>
      <w:proofErr w:type="spellStart"/>
      <w:r w:rsidR="00894651" w:rsidRPr="00D92E3F">
        <w:rPr>
          <w:rFonts w:ascii="Courier New" w:hAnsi="Courier New" w:cs="Courier New"/>
        </w:rPr>
        <w:t>SourceFiles</w:t>
      </w:r>
      <w:proofErr w:type="spellEnd"/>
      <w:r w:rsidR="00894651" w:rsidRPr="00D92E3F">
        <w:rPr>
          <w:rFonts w:ascii="Courier New" w:hAnsi="Courier New" w:cs="Courier New"/>
        </w:rPr>
        <w:t>&gt;“</w:t>
      </w:r>
      <w:r w:rsidR="00894651">
        <w:t xml:space="preserve"> element a</w:t>
      </w:r>
      <w:r w:rsidR="00894651" w:rsidRPr="0098259C">
        <w:t xml:space="preserve"> </w:t>
      </w:r>
      <w:r w:rsidR="00894651" w:rsidRPr="00D92E3F">
        <w:rPr>
          <w:rFonts w:ascii="Courier New" w:hAnsi="Courier New" w:cs="Courier New"/>
        </w:rPr>
        <w:t>“buildDescription.xml“</w:t>
      </w:r>
      <w:r w:rsidR="00894651">
        <w:t xml:space="preserve"> can be supplied in the sources directory (as defined in the FMI 3.0 Specification, 2.4.10. Build Configurations).</w:t>
      </w:r>
      <w:r w:rsidR="001B4A5F">
        <w:br/>
      </w:r>
      <w:r w:rsidR="00894651">
        <w:t xml:space="preserve">If a </w:t>
      </w:r>
      <w:r w:rsidR="00894651" w:rsidRPr="00894651">
        <w:rPr>
          <w:rFonts w:ascii="Courier New" w:hAnsi="Courier New" w:cs="Courier New"/>
        </w:rPr>
        <w:t>“</w:t>
      </w:r>
      <w:proofErr w:type="gramStart"/>
      <w:r w:rsidR="00894651" w:rsidRPr="00D92E3F">
        <w:rPr>
          <w:rFonts w:ascii="Courier New" w:hAnsi="Courier New" w:cs="Courier New"/>
        </w:rPr>
        <w:t>buildDescription.xml</w:t>
      </w:r>
      <w:r w:rsidR="00894651" w:rsidRPr="00894651">
        <w:rPr>
          <w:rFonts w:ascii="Courier New" w:hAnsi="Courier New" w:cs="Courier New"/>
        </w:rPr>
        <w:t>“</w:t>
      </w:r>
      <w:r w:rsidR="00894651">
        <w:t xml:space="preserve"> file</w:t>
      </w:r>
      <w:proofErr w:type="gramEnd"/>
      <w:r w:rsidR="00894651">
        <w:t xml:space="preserve"> is present in the </w:t>
      </w:r>
      <w:r w:rsidR="00894651" w:rsidRPr="00D92E3F">
        <w:rPr>
          <w:rFonts w:ascii="Courier New" w:hAnsi="Courier New" w:cs="Courier New"/>
        </w:rPr>
        <w:t>“sources“</w:t>
      </w:r>
      <w:r w:rsidR="00894651">
        <w:t xml:space="preserve"> directory it should take precedence over the </w:t>
      </w:r>
      <w:r w:rsidR="00894651" w:rsidRPr="0098259C">
        <w:t xml:space="preserve"> </w:t>
      </w:r>
      <w:r w:rsidR="00894651" w:rsidRPr="00D92E3F">
        <w:rPr>
          <w:rFonts w:ascii="Courier New" w:hAnsi="Courier New" w:cs="Courier New"/>
        </w:rPr>
        <w:t>“&lt;</w:t>
      </w:r>
      <w:proofErr w:type="spellStart"/>
      <w:r w:rsidR="00894651" w:rsidRPr="00D92E3F">
        <w:rPr>
          <w:rFonts w:ascii="Courier New" w:hAnsi="Courier New" w:cs="Courier New"/>
        </w:rPr>
        <w:t>SourceFiles</w:t>
      </w:r>
      <w:proofErr w:type="spellEnd"/>
      <w:r w:rsidR="00894651" w:rsidRPr="00D92E3F">
        <w:rPr>
          <w:rFonts w:ascii="Courier New" w:hAnsi="Courier New" w:cs="Courier New"/>
        </w:rPr>
        <w:t>&gt;“</w:t>
      </w:r>
      <w:r w:rsidR="00894651">
        <w:t xml:space="preserve"> element in the `modelDescription.xml`.</w:t>
      </w:r>
    </w:p>
    <w:p w14:paraId="5F7814A8" w14:textId="5A4991C2" w:rsidR="00D24124" w:rsidRPr="0098259C" w:rsidRDefault="00D24124" w:rsidP="00FA3E81">
      <w:pPr>
        <w:pStyle w:val="Textkrper-Zeileneinzug"/>
        <w:ind w:firstLine="0"/>
        <w:jc w:val="left"/>
      </w:pPr>
      <w:r>
        <w:t xml:space="preserve">The sub-directory </w:t>
      </w:r>
      <w:r w:rsidR="00B25B77" w:rsidRPr="0098259C">
        <w:t>“</w:t>
      </w:r>
      <w:r w:rsidR="00B25B77">
        <w:rPr>
          <w:rStyle w:val="CODE"/>
        </w:rPr>
        <w:t>licenses</w:t>
      </w:r>
      <w:r w:rsidR="00B25B77" w:rsidRPr="0098259C">
        <w:t>”</w:t>
      </w:r>
      <w:r w:rsidR="00B25B77">
        <w:t xml:space="preserve"> </w:t>
      </w:r>
      <w:r>
        <w:t>can be used to bundle all license files.</w:t>
      </w:r>
      <w:r>
        <w:br/>
      </w:r>
      <w:r w:rsidRPr="00D2781E">
        <w:rPr>
          <w:iCs/>
        </w:rPr>
        <w:t>[</w:t>
      </w:r>
      <w:r w:rsidRPr="00FA3E81">
        <w:rPr>
          <w:i/>
          <w:iCs/>
        </w:rPr>
        <w:t>It is strongly recommended to include all license and copyright related</w:t>
      </w:r>
      <w:r w:rsidR="0040289E">
        <w:rPr>
          <w:i/>
          <w:iCs/>
        </w:rPr>
        <w:t xml:space="preserve"> </w:t>
      </w:r>
      <w:r w:rsidRPr="00FA3E81">
        <w:rPr>
          <w:i/>
          <w:iCs/>
        </w:rPr>
        <w:t>information in the licenses folder of an FMU (especially but not only</w:t>
      </w:r>
      <w:r w:rsidR="0040289E">
        <w:rPr>
          <w:i/>
          <w:iCs/>
        </w:rPr>
        <w:t xml:space="preserve"> </w:t>
      </w:r>
      <w:r w:rsidRPr="00FA3E81">
        <w:rPr>
          <w:i/>
          <w:iCs/>
        </w:rPr>
        <w:t xml:space="preserve">for contained open source software) - the </w:t>
      </w:r>
      <w:proofErr w:type="gramStart"/>
      <w:r w:rsidRPr="00FA3E81">
        <w:rPr>
          <w:i/>
          <w:iCs/>
        </w:rPr>
        <w:t>license.{</w:t>
      </w:r>
      <w:proofErr w:type="spellStart"/>
      <w:proofErr w:type="gramEnd"/>
      <w:r w:rsidRPr="00FA3E81">
        <w:rPr>
          <w:i/>
          <w:iCs/>
        </w:rPr>
        <w:t>txt</w:t>
      </w:r>
      <w:r w:rsidR="0073774F">
        <w:rPr>
          <w:i/>
          <w:iCs/>
        </w:rPr>
        <w:t>,</w:t>
      </w:r>
      <w:r w:rsidR="0073774F" w:rsidRPr="00FA3E81">
        <w:rPr>
          <w:i/>
          <w:iCs/>
        </w:rPr>
        <w:t>html</w:t>
      </w:r>
      <w:proofErr w:type="spellEnd"/>
      <w:r w:rsidRPr="00FA3E81">
        <w:rPr>
          <w:i/>
          <w:iCs/>
        </w:rPr>
        <w:t>} file can serve</w:t>
      </w:r>
      <w:r w:rsidRPr="00FA3E81">
        <w:rPr>
          <w:i/>
          <w:iCs/>
        </w:rPr>
        <w:br/>
        <w:t>as an entry point for describing the contained licenses. This will help the users</w:t>
      </w:r>
      <w:r w:rsidR="0040289E">
        <w:rPr>
          <w:i/>
          <w:iCs/>
        </w:rPr>
        <w:t xml:space="preserve"> </w:t>
      </w:r>
      <w:r w:rsidRPr="00FA3E81">
        <w:rPr>
          <w:i/>
          <w:iCs/>
        </w:rPr>
        <w:t>to comply with license conditions when passing source or binary code</w:t>
      </w:r>
      <w:r w:rsidR="0040289E">
        <w:rPr>
          <w:i/>
          <w:iCs/>
        </w:rPr>
        <w:t xml:space="preserve"> </w:t>
      </w:r>
      <w:r w:rsidRPr="00FA3E81">
        <w:rPr>
          <w:i/>
          <w:iCs/>
        </w:rPr>
        <w:t>contained in an FMU to other persons or organizations</w:t>
      </w:r>
      <w:r w:rsidR="0040289E">
        <w:rPr>
          <w:i/>
          <w:iCs/>
        </w:rPr>
        <w:t>.</w:t>
      </w:r>
      <w:r w:rsidRPr="00D2781E">
        <w:rPr>
          <w:iCs/>
        </w:rPr>
        <w:t>]</w:t>
      </w:r>
    </w:p>
    <w:p w14:paraId="47567E56" w14:textId="1E98C271" w:rsidR="00A82931" w:rsidRPr="0098259C" w:rsidRDefault="004330D4" w:rsidP="007D15E7">
      <w:pPr>
        <w:pStyle w:val="Textkrper-Zeileneinzug"/>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r w:rsidR="00065F6D">
        <w:t xml:space="preserve">the </w:t>
      </w:r>
      <w:r w:rsidRPr="0098259C">
        <w:t>latest during initialization (</w:t>
      </w:r>
      <w:r w:rsidR="00190D2B">
        <w:t>that is</w:t>
      </w:r>
      <w:r w:rsidR="00065F6D">
        <w:t>,</w:t>
      </w:r>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TextkrperZchn1"/>
        </w:rPr>
        <w:t xml:space="preserve"> is called</w:t>
      </w:r>
      <w:r w:rsidRPr="0098259C">
        <w:t xml:space="preserve">). The actual file names in the </w:t>
      </w:r>
      <w:r w:rsidR="0072209E">
        <w:t>ZIP</w:t>
      </w:r>
      <w:r w:rsidR="0072209E" w:rsidRPr="0098259C">
        <w:t xml:space="preserve"> </w:t>
      </w:r>
      <w:r w:rsidR="00374F39" w:rsidRPr="0098259C">
        <w:t>file</w:t>
      </w:r>
      <w:r w:rsidRPr="0098259C">
        <w:t xml:space="preserve"> to access the data files can either be </w:t>
      </w:r>
      <w:proofErr w:type="gramStart"/>
      <w:r w:rsidRPr="0098259C">
        <w:t>hard-coded</w:t>
      </w:r>
      <w:proofErr w:type="gramEnd"/>
      <w:r w:rsidRPr="0098259C">
        <w:t xml:space="preserve">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r w:rsidR="00065F6D">
        <w:rPr>
          <w:i/>
        </w:rPr>
        <w:t xml:space="preserve"> that</w:t>
      </w:r>
      <w:r w:rsidR="00EA7B3B" w:rsidRPr="0098259C">
        <w:rPr>
          <w:i/>
        </w:rPr>
        <w:t xml:space="preserve"> the absolute file name of the resource directory is provided by the initialization functions</w:t>
      </w:r>
      <w:r w:rsidR="00EA7B3B" w:rsidRPr="0098259C">
        <w:t>].</w:t>
      </w:r>
      <w:r w:rsidR="00A82931" w:rsidRPr="0098259C">
        <w:t xml:space="preserve"> In the case of a co-simulation implementation of </w:t>
      </w:r>
      <w:proofErr w:type="spellStart"/>
      <w:r w:rsidR="007D15E7" w:rsidRPr="0098259C">
        <w:rPr>
          <w:rStyle w:val="CODE"/>
        </w:rPr>
        <w:t>needsExecutionTool</w:t>
      </w:r>
      <w:proofErr w:type="spellEnd"/>
      <w:r w:rsidR="007D15E7" w:rsidRPr="0098259C">
        <w:rPr>
          <w:rStyle w:val="CODE"/>
        </w:rPr>
        <w:t>=true</w:t>
      </w:r>
      <w:r w:rsidR="003E31D6" w:rsidRPr="0098259C">
        <w:t xml:space="preserve"> type, the “resources</w:t>
      </w:r>
      <w:r w:rsidR="0072209E">
        <w:t>”</w:t>
      </w:r>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656831E1" w:rsidR="004330D4" w:rsidRPr="0098259C" w:rsidRDefault="00AA7C44" w:rsidP="000A6219">
      <w:pPr>
        <w:pStyle w:val="Textkrper"/>
        <w:rPr>
          <w:i/>
        </w:rPr>
      </w:pPr>
      <w:r w:rsidRPr="0098259C">
        <w:t>[</w:t>
      </w:r>
      <w:r w:rsidR="004330D4" w:rsidRPr="0098259C">
        <w:rPr>
          <w:i/>
        </w:rPr>
        <w:t>Note</w:t>
      </w:r>
      <w:r w:rsidR="00065F6D">
        <w:rPr>
          <w:i/>
        </w:rPr>
        <w:t xml:space="preserve"> that</w:t>
      </w:r>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r w:rsidR="00065F6D">
        <w:rPr>
          <w:i/>
        </w:rPr>
        <w:t>,</w:t>
      </w:r>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proofErr w:type="gramStart"/>
      <w:r w:rsidR="00121934" w:rsidRPr="0098259C">
        <w:rPr>
          <w:rStyle w:val="CODE"/>
          <w:i/>
        </w:rPr>
        <w:t>Get</w:t>
      </w:r>
      <w:r w:rsidR="004330D4" w:rsidRPr="0098259C">
        <w:rPr>
          <w:rStyle w:val="CODE"/>
          <w:i/>
        </w:rPr>
        <w:t>TypesPlatform(</w:t>
      </w:r>
      <w:proofErr w:type="gramEnd"/>
      <w:r w:rsidR="004330D4" w:rsidRPr="0098259C">
        <w:rPr>
          <w:rStyle w:val="CODE"/>
          <w:i/>
        </w:rPr>
        <w:t>)</w:t>
      </w:r>
      <w:r w:rsidR="004330D4" w:rsidRPr="0098259C">
        <w:rPr>
          <w:i/>
        </w:rPr>
        <w:t>.</w:t>
      </w:r>
    </w:p>
    <w:p w14:paraId="36F374A7" w14:textId="327DCC94" w:rsidR="00AA7C44" w:rsidRDefault="00140C25" w:rsidP="002F3E46">
      <w:pPr>
        <w:pStyle w:val="BulletItemFirst"/>
        <w:spacing w:before="120"/>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proofErr w:type="spellStart"/>
      <w:r w:rsidR="004330D4" w:rsidRPr="0098259C">
        <w:rPr>
          <w:rStyle w:val="CODE"/>
          <w:i/>
        </w:rPr>
        <w:t>fmiVersion</w:t>
      </w:r>
      <w:proofErr w:type="spellEnd"/>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r w:rsidR="00C90624">
        <w:rPr>
          <w:i/>
        </w:rPr>
        <w:t>-</w:t>
      </w:r>
      <w:r w:rsidR="004330D4" w:rsidRPr="0098259C">
        <w:rPr>
          <w:i/>
        </w:rPr>
        <w:t xml:space="preserve">productive (unsafe) if this header file </w:t>
      </w:r>
      <w:r w:rsidR="0072209E">
        <w:rPr>
          <w:i/>
        </w:rPr>
        <w:t xml:space="preserve">was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w:t>
      </w:r>
      <w:proofErr w:type="spellStart"/>
      <w:proofErr w:type="gramStart"/>
      <w:r w:rsidR="004330D4" w:rsidRPr="0098259C">
        <w:rPr>
          <w:i/>
        </w:rPr>
        <w:t>executable.</w:t>
      </w:r>
      <w:r w:rsidR="000C1E10">
        <w:rPr>
          <w:i/>
        </w:rPr>
        <w:t>T</w:t>
      </w:r>
      <w:r w:rsidR="004330D4" w:rsidRPr="0098259C">
        <w:rPr>
          <w:i/>
        </w:rPr>
        <w:t>he</w:t>
      </w:r>
      <w:proofErr w:type="spellEnd"/>
      <w:proofErr w:type="gramEnd"/>
      <w:r w:rsidR="004330D4" w:rsidRPr="0098259C">
        <w:rPr>
          <w:i/>
        </w:rPr>
        <w:t xml:space="preserv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 xml:space="preserve">ia attribute </w:t>
      </w:r>
      <w:proofErr w:type="spellStart"/>
      <w:r w:rsidR="000C1E10" w:rsidRPr="0098259C">
        <w:rPr>
          <w:rStyle w:val="CODE"/>
          <w:i/>
        </w:rPr>
        <w:t>fmiVersion</w:t>
      </w:r>
      <w:proofErr w:type="spellEnd"/>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r w:rsidR="004330D4" w:rsidRPr="0098259C">
        <w:rPr>
          <w:i/>
        </w:rPr>
        <w:t>.</w:t>
      </w:r>
      <w:r w:rsidR="00AA7C44" w:rsidRPr="0098259C">
        <w:t>]</w:t>
      </w:r>
    </w:p>
    <w:p w14:paraId="137D7302" w14:textId="77777777" w:rsidR="00B93390" w:rsidRDefault="00B93390" w:rsidP="00B93390">
      <w:pPr>
        <w:pStyle w:val="BulletItemFirst"/>
        <w:spacing w:before="120"/>
      </w:pPr>
    </w:p>
    <w:p w14:paraId="4EB1BD03" w14:textId="25B63D58" w:rsidR="00B93390" w:rsidRPr="00466CB8" w:rsidRDefault="00B93390" w:rsidP="00B93390">
      <w:pPr>
        <w:pStyle w:val="BulletItemFirst"/>
        <w:spacing w:before="120"/>
        <w:rPr>
          <w:i/>
        </w:rPr>
      </w:pPr>
      <w:r w:rsidRPr="00466CB8">
        <w:rPr>
          <w:i/>
        </w:rPr>
        <w:t>[New in FMI 2.0.2</w:t>
      </w:r>
      <w:r w:rsidR="00980684">
        <w:rPr>
          <w:i/>
        </w:rPr>
        <w:t>:</w:t>
      </w:r>
      <w:r w:rsidR="00A35B99" w:rsidRPr="00B93390">
        <w:rPr>
          <w:i/>
        </w:rPr>
        <w:t>]</w:t>
      </w:r>
    </w:p>
    <w:p w14:paraId="6DDF1792" w14:textId="5B5C2372" w:rsidR="00B93390" w:rsidRDefault="00B93390" w:rsidP="00B93390">
      <w:pPr>
        <w:pStyle w:val="BulletItemFirst"/>
        <w:spacing w:before="120"/>
      </w:pPr>
      <w:r w:rsidRPr="00466CB8">
        <w:rPr>
          <w:b/>
        </w:rPr>
        <w:t>Extra Directory</w:t>
      </w:r>
      <w:r>
        <w:rPr>
          <w:b/>
        </w:rPr>
        <w:t>:</w:t>
      </w:r>
    </w:p>
    <w:p w14:paraId="41AB71F8" w14:textId="11294071" w:rsidR="00B93390" w:rsidRDefault="00B93390" w:rsidP="00B93390">
      <w:pPr>
        <w:pStyle w:val="BulletItemFirst"/>
        <w:spacing w:before="120"/>
      </w:pPr>
      <w:r>
        <w:t xml:space="preserve">The ZIP archive may contain additional entries with the prefix </w:t>
      </w:r>
      <w:r w:rsidRPr="00466CB8">
        <w:rPr>
          <w:rStyle w:val="CODE"/>
        </w:rPr>
        <w:t>extra/</w:t>
      </w:r>
      <w:r>
        <w:t xml:space="preserve"> that can be used to store additional data and meta-data.</w:t>
      </w:r>
      <w:r w:rsidR="00A35B99">
        <w:t xml:space="preserve"> </w:t>
      </w:r>
      <w:proofErr w:type="gramStart"/>
      <w:r>
        <w:t>In order to</w:t>
      </w:r>
      <w:proofErr w:type="gramEnd"/>
      <w:r>
        <w:t xml:space="preserve"> avoid ambiguities and conflicts, the extra files should be provided in subdirectories using a reverse domain notation of a domain that is controlled by the entity defining the semantics and content of the additional entries </w:t>
      </w:r>
      <w:r>
        <w:rPr>
          <w:i/>
        </w:rPr>
        <w:t xml:space="preserve">[(for example </w:t>
      </w:r>
      <w:r w:rsidRPr="00466CB8">
        <w:rPr>
          <w:rStyle w:val="CODE"/>
        </w:rPr>
        <w:t>extra/</w:t>
      </w:r>
      <w:proofErr w:type="spellStart"/>
      <w:r w:rsidRPr="00466CB8">
        <w:rPr>
          <w:rStyle w:val="CODE"/>
        </w:rPr>
        <w:t>com.example</w:t>
      </w:r>
      <w:proofErr w:type="spellEnd"/>
      <w:r w:rsidRPr="00466CB8">
        <w:rPr>
          <w:rStyle w:val="CODE"/>
        </w:rPr>
        <w:t>/</w:t>
      </w:r>
      <w:proofErr w:type="spellStart"/>
      <w:r w:rsidRPr="00466CB8">
        <w:rPr>
          <w:rStyle w:val="CODE"/>
        </w:rPr>
        <w:t>SimTool</w:t>
      </w:r>
      <w:proofErr w:type="spellEnd"/>
      <w:r w:rsidRPr="00466CB8">
        <w:rPr>
          <w:rStyle w:val="CODE"/>
        </w:rPr>
        <w:t>/meta.xml</w:t>
      </w:r>
      <w:r>
        <w:rPr>
          <w:i/>
        </w:rPr>
        <w:t xml:space="preserve"> or </w:t>
      </w:r>
      <w:r w:rsidRPr="00466CB8">
        <w:rPr>
          <w:rStyle w:val="CODE"/>
        </w:rPr>
        <w:t>extra/</w:t>
      </w:r>
      <w:proofErr w:type="spellStart"/>
      <w:r w:rsidRPr="00466CB8">
        <w:rPr>
          <w:rStyle w:val="CODE"/>
        </w:rPr>
        <w:t>org.example.stdname</w:t>
      </w:r>
      <w:proofErr w:type="spellEnd"/>
      <w:r w:rsidRPr="00466CB8">
        <w:rPr>
          <w:rStyle w:val="CODE"/>
        </w:rPr>
        <w:t>/</w:t>
      </w:r>
      <w:proofErr w:type="spellStart"/>
      <w:r w:rsidRPr="00466CB8">
        <w:rPr>
          <w:rStyle w:val="CODE"/>
        </w:rPr>
        <w:t>data.asd</w:t>
      </w:r>
      <w:proofErr w:type="spellEnd"/>
      <w:r w:rsidRPr="00466CB8">
        <w:rPr>
          <w:i/>
        </w:rPr>
        <w:t>)]</w:t>
      </w:r>
    </w:p>
    <w:p w14:paraId="5807A751" w14:textId="542CCDE5" w:rsidR="00B93390" w:rsidRDefault="00B93390" w:rsidP="00B93390">
      <w:pPr>
        <w:pStyle w:val="BulletItemFirst"/>
        <w:spacing w:before="120"/>
      </w:pPr>
      <w:r>
        <w:t xml:space="preserve">The use of subdirectories beginning with </w:t>
      </w:r>
      <w:proofErr w:type="spellStart"/>
      <w:proofErr w:type="gramStart"/>
      <w:r w:rsidRPr="00466CB8">
        <w:rPr>
          <w:rStyle w:val="CODE"/>
        </w:rPr>
        <w:t>org.modelica</w:t>
      </w:r>
      <w:proofErr w:type="spellEnd"/>
      <w:proofErr w:type="gramEnd"/>
      <w:r>
        <w:t xml:space="preserve"> </w:t>
      </w:r>
      <w:r w:rsidRPr="00B93390">
        <w:t>and</w:t>
      </w:r>
      <w:r>
        <w:t xml:space="preserve"> </w:t>
      </w:r>
      <w:proofErr w:type="spellStart"/>
      <w:r w:rsidRPr="00466CB8">
        <w:rPr>
          <w:rStyle w:val="CODE"/>
        </w:rPr>
        <w:t>org.fmi</w:t>
      </w:r>
      <w:proofErr w:type="spellEnd"/>
      <w:r w:rsidRPr="00466CB8">
        <w:rPr>
          <w:rStyle w:val="CODE"/>
        </w:rPr>
        <w:t>-standard</w:t>
      </w:r>
      <w:r>
        <w:t xml:space="preserve"> is explicitly reserved for use by MAP FMI-defined layered standards, i.e. other uses must not use subdirectory names beginning with these prefixes.</w:t>
      </w:r>
      <w:r w:rsidR="00A35B99">
        <w:t xml:space="preserve"> </w:t>
      </w:r>
      <w:r>
        <w:t xml:space="preserve">It is explicitly allowed for tools and users other than the original creator of an FMU to modify, add or delete entries in the </w:t>
      </w:r>
      <w:r w:rsidRPr="00466CB8">
        <w:rPr>
          <w:rStyle w:val="CODE"/>
        </w:rPr>
        <w:t>extr</w:t>
      </w:r>
      <w:r>
        <w:rPr>
          <w:rStyle w:val="CODE"/>
        </w:rPr>
        <w:t>a/</w:t>
      </w:r>
      <w:r>
        <w:t xml:space="preserve"> directory without affecting the validity of the FMU in all other aspects.</w:t>
      </w:r>
    </w:p>
    <w:p w14:paraId="218CF709" w14:textId="431B38B6" w:rsidR="00B93390" w:rsidRDefault="00B93390" w:rsidP="00B93390">
      <w:pPr>
        <w:pStyle w:val="BulletItemFirst"/>
        <w:spacing w:before="120"/>
        <w:rPr>
          <w:i/>
        </w:rPr>
      </w:pPr>
      <w:proofErr w:type="gramStart"/>
      <w:r>
        <w:t>Specifically</w:t>
      </w:r>
      <w:proofErr w:type="gramEnd"/>
      <w:r>
        <w:t xml:space="preserve"> all validation or digital signature schemes used to protect the content of the FMU should take the variability of extra file content into account </w:t>
      </w:r>
      <w:r w:rsidRPr="00466CB8">
        <w:rPr>
          <w:i/>
        </w:rPr>
        <w:t>[(for example by having separate checksums or signatures for FMU core content and extra content, or not having signatures at all for extra content)].</w:t>
      </w:r>
    </w:p>
    <w:p w14:paraId="065B794F" w14:textId="21A3FD4F" w:rsidR="00926A09" w:rsidRDefault="00926A09" w:rsidP="00B93390">
      <w:pPr>
        <w:pStyle w:val="BulletItemFirst"/>
        <w:spacing w:before="120"/>
        <w:rPr>
          <w:i/>
        </w:rPr>
      </w:pPr>
    </w:p>
    <w:p w14:paraId="2B398C34" w14:textId="1D381CBD" w:rsidR="00926A09" w:rsidRDefault="00926A09" w:rsidP="00B93390">
      <w:pPr>
        <w:pStyle w:val="BulletItemFirst"/>
        <w:spacing w:before="120"/>
        <w:rPr>
          <w:i/>
        </w:rPr>
      </w:pPr>
      <w:r w:rsidRPr="00466CB8">
        <w:rPr>
          <w:i/>
        </w:rPr>
        <w:t>[New in FMI 2.0.</w:t>
      </w:r>
      <w:r>
        <w:rPr>
          <w:i/>
        </w:rPr>
        <w:t>4</w:t>
      </w:r>
      <w:r w:rsidRPr="00466CB8">
        <w:rPr>
          <w:i/>
        </w:rPr>
        <w:t>:</w:t>
      </w:r>
      <w:r w:rsidRPr="00B93390">
        <w:rPr>
          <w:i/>
        </w:rPr>
        <w:t>]</w:t>
      </w:r>
    </w:p>
    <w:p w14:paraId="37F4C9D1" w14:textId="5D9FE16B" w:rsidR="00926A09" w:rsidRPr="00D92E3F" w:rsidRDefault="00926A09" w:rsidP="00926A09">
      <w:pPr>
        <w:pStyle w:val="BulletItemFirst"/>
        <w:spacing w:before="120"/>
        <w:rPr>
          <w:b/>
        </w:rPr>
      </w:pPr>
      <w:r w:rsidRPr="00D92E3F">
        <w:rPr>
          <w:b/>
        </w:rPr>
        <w:t>Terminals and Icons</w:t>
      </w:r>
    </w:p>
    <w:p w14:paraId="007C40E6" w14:textId="44EF35EF" w:rsidR="00926A09" w:rsidRPr="0098259C" w:rsidRDefault="00926A09" w:rsidP="00926A09">
      <w:pPr>
        <w:pStyle w:val="BulletItemFirst"/>
        <w:spacing w:before="120"/>
      </w:pPr>
      <w:r>
        <w:t>The optional directory `</w:t>
      </w:r>
      <w:proofErr w:type="spellStart"/>
      <w:r>
        <w:t>terminalsAndIcons</w:t>
      </w:r>
      <w:proofErr w:type="spellEnd"/>
      <w:r>
        <w:t>` contains the definition of the Ports and Icons of the FMU as defined in the FMI 3.0 Specification, 2.4.9. Terminals and Icons.</w:t>
      </w:r>
    </w:p>
    <w:p w14:paraId="11E832BD" w14:textId="77777777" w:rsidR="00990EFE" w:rsidRPr="0098259C" w:rsidRDefault="00D16733" w:rsidP="00990EFE">
      <w:pPr>
        <w:pStyle w:val="berschrift1"/>
      </w:pPr>
      <w:bookmarkStart w:id="202" w:name="_Toc386180612"/>
      <w:bookmarkStart w:id="203" w:name="_Toc386210923"/>
      <w:bookmarkStart w:id="204" w:name="_Toc386211118"/>
      <w:bookmarkStart w:id="205" w:name="_Toc393385468"/>
      <w:bookmarkStart w:id="206" w:name="_Toc393453691"/>
      <w:bookmarkStart w:id="207" w:name="_Toc386180613"/>
      <w:bookmarkStart w:id="208" w:name="_Toc386210924"/>
      <w:bookmarkStart w:id="209" w:name="_Toc386211119"/>
      <w:bookmarkStart w:id="210" w:name="_Toc393385469"/>
      <w:bookmarkStart w:id="211" w:name="_Toc393453692"/>
      <w:bookmarkStart w:id="212" w:name="_Ref289417789"/>
      <w:bookmarkStart w:id="213" w:name="_Ref289418150"/>
      <w:bookmarkStart w:id="214" w:name="_Ref289418174"/>
      <w:bookmarkStart w:id="215" w:name="_Toc55136503"/>
      <w:bookmarkEnd w:id="202"/>
      <w:bookmarkEnd w:id="203"/>
      <w:bookmarkEnd w:id="204"/>
      <w:bookmarkEnd w:id="205"/>
      <w:bookmarkEnd w:id="206"/>
      <w:bookmarkEnd w:id="207"/>
      <w:bookmarkEnd w:id="208"/>
      <w:bookmarkEnd w:id="209"/>
      <w:bookmarkEnd w:id="210"/>
      <w:bookmarkEnd w:id="211"/>
      <w:r w:rsidRPr="0098259C">
        <w:t>FMI for Model Exchange</w:t>
      </w:r>
      <w:bookmarkEnd w:id="76"/>
      <w:bookmarkEnd w:id="77"/>
      <w:bookmarkEnd w:id="78"/>
      <w:bookmarkEnd w:id="79"/>
      <w:bookmarkEnd w:id="212"/>
      <w:bookmarkEnd w:id="213"/>
      <w:bookmarkEnd w:id="214"/>
      <w:bookmarkEnd w:id="215"/>
    </w:p>
    <w:p w14:paraId="13EF2D72" w14:textId="47C978D1" w:rsidR="00233C3F" w:rsidRDefault="00233C3F" w:rsidP="00233C3F">
      <w:pPr>
        <w:pStyle w:val="Textkrper"/>
      </w:pPr>
      <w:r w:rsidRPr="0098259C">
        <w:t>This chapter contains the interface description to access the equations of a dynamic system from a C program. A schematic view of a model in “FMI for Model Exchange” format is shown in</w:t>
      </w:r>
      <w:r w:rsidR="00461FAB">
        <w:t xml:space="preserve"> </w:t>
      </w:r>
      <w:r w:rsidR="00E57074">
        <w:fldChar w:fldCharType="begin"/>
      </w:r>
      <w:r w:rsidR="00E57074">
        <w:instrText xml:space="preserve"> REF _Ref401741492 \h </w:instrText>
      </w:r>
      <w:r w:rsidR="00E57074">
        <w:fldChar w:fldCharType="separate"/>
      </w:r>
      <w:r w:rsidR="00EE265D" w:rsidRPr="0098259C">
        <w:t xml:space="preserve">Figure </w:t>
      </w:r>
      <w:r w:rsidR="00EE265D">
        <w:rPr>
          <w:noProof/>
        </w:rPr>
        <w:t>2</w:t>
      </w:r>
      <w:r w:rsidR="00E57074">
        <w:fldChar w:fldCharType="end"/>
      </w:r>
      <w:r w:rsidR="0097533A">
        <w:t>.</w:t>
      </w:r>
    </w:p>
    <w:p w14:paraId="59AF1C0B" w14:textId="77777777" w:rsidR="00233C3F" w:rsidRPr="0098259C" w:rsidRDefault="00233C3F" w:rsidP="00233C3F">
      <w:pPr>
        <w:pStyle w:val="Textkrper"/>
      </w:pPr>
      <w:r>
        <w:rPr>
          <w:noProof/>
          <w:lang w:eastAsia="en-US"/>
        </w:rPr>
        <mc:AlternateContent>
          <mc:Choice Requires="wpc">
            <w:drawing>
              <wp:inline distT="0" distB="0" distL="0" distR="0" wp14:anchorId="684A044D" wp14:editId="36CA495A">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19565"/>
                            <a:ext cx="7048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530EF9" w:rsidRPr="00AF0F21" w:rsidRDefault="00000000"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1A2D19D0" w:rsidR="00530EF9" w:rsidRPr="00B43454" w:rsidRDefault="00530EF9" w:rsidP="00233C3F">
                              <w:pPr>
                                <w:pStyle w:val="Beschriftung"/>
                                <w:spacing w:before="0" w:after="0"/>
                                <w:ind w:left="1163" w:hanging="879"/>
                                <w:rPr>
                                  <w:b w:val="0"/>
                                </w:rPr>
                              </w:pPr>
                              <w:bookmarkStart w:id="216" w:name="_Ref401741492"/>
                              <w:r w:rsidRPr="0098259C">
                                <w:t xml:space="preserve">Figure </w:t>
                              </w:r>
                              <w:r w:rsidRPr="0098259C">
                                <w:fldChar w:fldCharType="begin"/>
                              </w:r>
                              <w:r w:rsidRPr="0098259C">
                                <w:instrText xml:space="preserve"> SEQ Figure \* ARABIC </w:instrText>
                              </w:r>
                              <w:r w:rsidRPr="0098259C">
                                <w:fldChar w:fldCharType="separate"/>
                              </w:r>
                              <w:r w:rsidR="00EE265D">
                                <w:rPr>
                                  <w:noProof/>
                                </w:rPr>
                                <w:t>2</w:t>
                              </w:r>
                              <w:r w:rsidRPr="0098259C">
                                <w:fldChar w:fldCharType="end"/>
                              </w:r>
                              <w:bookmarkEnd w:id="216"/>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Zeichenbereich 97"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42" type="#_x0000_t202" style="position:absolute;left:22893;top:27195;width:705;height:1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530EF9" w:rsidRPr="00AF0F21" w:rsidRDefault="00000000"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1A2D19D0" w:rsidR="00530EF9" w:rsidRPr="00B43454" w:rsidRDefault="00530EF9" w:rsidP="00233C3F">
                        <w:pPr>
                          <w:pStyle w:val="Beschriftung"/>
                          <w:spacing w:before="0" w:after="0"/>
                          <w:ind w:left="1163" w:hanging="879"/>
                          <w:rPr>
                            <w:b w:val="0"/>
                          </w:rPr>
                        </w:pPr>
                        <w:bookmarkStart w:id="217" w:name="_Ref401741492"/>
                        <w:r w:rsidRPr="0098259C">
                          <w:t xml:space="preserve">Figure </w:t>
                        </w:r>
                        <w:r w:rsidRPr="0098259C">
                          <w:fldChar w:fldCharType="begin"/>
                        </w:r>
                        <w:r w:rsidRPr="0098259C">
                          <w:instrText xml:space="preserve"> SEQ Figure \* ARABIC </w:instrText>
                        </w:r>
                        <w:r w:rsidRPr="0098259C">
                          <w:fldChar w:fldCharType="separate"/>
                        </w:r>
                        <w:r w:rsidR="00EE265D">
                          <w:rPr>
                            <w:noProof/>
                          </w:rPr>
                          <w:t>2</w:t>
                        </w:r>
                        <w:r w:rsidRPr="0098259C">
                          <w:fldChar w:fldCharType="end"/>
                        </w:r>
                        <w:bookmarkEnd w:id="217"/>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4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p>
    <w:p w14:paraId="2DD3C397" w14:textId="77777777" w:rsidR="00233C3F" w:rsidRPr="0098259C" w:rsidRDefault="00233C3F" w:rsidP="00233C3F">
      <w:pPr>
        <w:pStyle w:val="berschrift2"/>
      </w:pPr>
      <w:r w:rsidRPr="00B43454">
        <w:t xml:space="preserve"> </w:t>
      </w:r>
      <w:bookmarkStart w:id="218" w:name="_Ref356504399"/>
      <w:bookmarkStart w:id="219" w:name="_Toc55136504"/>
      <w:r w:rsidRPr="0098259C">
        <w:t>Mathematical Description</w:t>
      </w:r>
      <w:bookmarkEnd w:id="218"/>
      <w:bookmarkEnd w:id="219"/>
    </w:p>
    <w:p w14:paraId="3003396B" w14:textId="7C499FF0" w:rsidR="00233C3F" w:rsidRDefault="00233C3F" w:rsidP="00233C3F">
      <w:pPr>
        <w:pStyle w:val="Textkrper"/>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r w:rsidR="007077C6">
        <w:t>-</w:t>
      </w:r>
      <w:r w:rsidRPr="0098259C">
        <w:t>space form with events are handled (abbreviated as “hybrid ODE”). Algebraic equation systems might be contained inside the FMU.</w:t>
      </w:r>
      <w:r>
        <w:t xml:space="preserve"> Also, the FMU might consist of discrete-time equations only, for example</w:t>
      </w:r>
      <w:r w:rsidR="007077C6">
        <w:t>,</w:t>
      </w:r>
      <w:r>
        <w:t xml:space="preserve"> describing a sampled-data controller.</w:t>
      </w:r>
    </w:p>
    <w:p w14:paraId="06BE953E" w14:textId="2FD7D2E3" w:rsidR="00233C3F" w:rsidRDefault="00233C3F" w:rsidP="00233C3F">
      <w:pPr>
        <w:pStyle w:val="Textkrper"/>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7077C6">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r w:rsidR="00977D34">
        <w:t>for instance</w:t>
      </w:r>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unotenzeichen"/>
        </w:rPr>
        <w:footnoteReference w:id="11"/>
      </w:r>
      <w:r>
        <w:t>:</w:t>
      </w:r>
    </w:p>
    <w:tbl>
      <w:tblPr>
        <w:tblStyle w:val="Tabellenraster"/>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000000"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000000"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000000"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000000"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000000"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000000"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000000"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000000"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00000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000000"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000000">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000000"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000000"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000000"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00000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00000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Textkrper"/>
      </w:pPr>
      <w:r>
        <w:t>[</w:t>
      </w:r>
      <w:r w:rsidRPr="00044F2D">
        <w:rPr>
          <w:i/>
        </w:rPr>
        <w:t xml:space="preserve">Assume that an FMU has an event at </w:t>
      </w:r>
      <w:proofErr w:type="spellStart"/>
      <w:r w:rsidRPr="00044F2D">
        <w:rPr>
          <w:i/>
        </w:rPr>
        <w:t>t</w:t>
      </w:r>
      <w:r w:rsidRPr="00044F2D">
        <w:rPr>
          <w:i/>
          <w:vertAlign w:val="subscript"/>
        </w:rPr>
        <w:t>R</w:t>
      </w:r>
      <w:proofErr w:type="spellEnd"/>
      <w:r w:rsidRPr="00044F2D">
        <w:rPr>
          <w:i/>
        </w:rPr>
        <w:t xml:space="preserve">=2.1 s and here a signal </w:t>
      </w:r>
      <w:proofErr w:type="gramStart"/>
      <w:r w:rsidRPr="00044F2D">
        <w:rPr>
          <w:i/>
        </w:rPr>
        <w:t>changes</w:t>
      </w:r>
      <w:proofErr w:type="gramEnd"/>
      <w:r w:rsidRPr="00044F2D">
        <w:rPr>
          <w:i/>
        </w:rPr>
        <w:t xml:space="preserve">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Textkrper"/>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w:t>
      </w:r>
      <w:proofErr w:type="spellStart"/>
      <w:r w:rsidRPr="0098259C">
        <w:t>before hand</w:t>
      </w:r>
      <w:proofErr w:type="spellEnd"/>
      <w:r w:rsidRPr="0098259C">
        <w:t xml:space="preserve"> (= time event</w:t>
      </w:r>
      <w:proofErr w:type="gramStart"/>
      <w:r w:rsidRPr="0098259C">
        <w:t>), or</w:t>
      </w:r>
      <w:proofErr w:type="gramEnd"/>
      <w:r w:rsidRPr="0098259C">
        <w:t xml:space="preserve"> are defined implicitly (= state and step </w:t>
      </w:r>
      <w:r>
        <w:t>events), see below. Between events, variables are either continuous or do not change their value. A variable is called discrete-</w:t>
      </w:r>
      <w:proofErr w:type="gramStart"/>
      <w:r>
        <w:t>time, if</w:t>
      </w:r>
      <w:proofErr w:type="gramEnd"/>
      <w:r>
        <w:t xml:space="preserve"> it changes its value only at an event instant. </w:t>
      </w:r>
      <w:proofErr w:type="gramStart"/>
      <w:r>
        <w:t>Otherwise</w:t>
      </w:r>
      <w:proofErr w:type="gramEnd"/>
      <w:r>
        <w:t xml:space="preserve"> the variable is called continuous-time. Only real variables can be </w:t>
      </w:r>
      <w:proofErr w:type="gramStart"/>
      <w:r>
        <w:t>continuous-time</w:t>
      </w:r>
      <w:proofErr w:type="gramEnd"/>
      <w:r>
        <w:t>.</w:t>
      </w:r>
    </w:p>
    <w:p w14:paraId="7C452322" w14:textId="05C22191" w:rsidR="00233C3F" w:rsidRDefault="00233C3F" w:rsidP="00233C3F">
      <w:pPr>
        <w:pStyle w:val="Textkrper"/>
      </w:pPr>
      <w:r>
        <w:t>The following variable indices are used to describe the timing behavior of the corresponding variable (</w:t>
      </w:r>
      <w:r w:rsidR="00F06509">
        <w:t>for example,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ellenraster"/>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r w:rsidR="00977D34">
              <w:t>,</w:t>
            </w:r>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r w:rsidR="00977D34">
              <w:t>,</w:t>
            </w:r>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proofErr w:type="spellStart"/>
            <w:r>
              <w:rPr>
                <w:i/>
              </w:rPr>
              <w:t>c+d</w:t>
            </w:r>
            <w:proofErr w:type="spellEnd"/>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299E9C0D" w:rsidR="00233C3F" w:rsidRPr="0098259C" w:rsidRDefault="00233C3F" w:rsidP="00233C3F">
      <w:pPr>
        <w:pStyle w:val="Textkrper"/>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r>
        <w:t xml:space="preserve"> </w:t>
      </w:r>
      <w:r w:rsidR="0097533A">
        <w:t>(</w:t>
      </w:r>
      <w:r>
        <w:t xml:space="preserve">see </w:t>
      </w:r>
      <w:r w:rsidR="00461FAB">
        <w:fldChar w:fldCharType="begin"/>
      </w:r>
      <w:r w:rsidR="00461FAB">
        <w:instrText xml:space="preserve"> REF _Ref401741542 \h </w:instrText>
      </w:r>
      <w:r w:rsidR="00461FAB">
        <w:fldChar w:fldCharType="separate"/>
      </w:r>
      <w:r w:rsidR="00EE265D" w:rsidRPr="0098259C">
        <w:t xml:space="preserve">Figure </w:t>
      </w:r>
      <w:r w:rsidR="00EE265D">
        <w:rPr>
          <w:noProof/>
        </w:rPr>
        <w:t>3</w:t>
      </w:r>
      <w:r w:rsidR="00461FAB">
        <w:fldChar w:fldCharType="end"/>
      </w:r>
      <w:r w:rsidR="0097533A">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50"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">
                <v:shape id="_x0000_s1051" type="#_x0000_t75" style="position:absolute;width:52578;height:19621;visibility:visible;mso-wrap-style:square">
                  <v:fill o:detectmouseclick="t"/>
                  <v:path o:connecttype="none"/>
                </v:shape>
                <v:line id="Line 53" o:spid="_x0000_s1052"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53"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54"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55"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56"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57"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58"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59"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60"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61"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62"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63"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64"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65"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66"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67"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68"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69"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70"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789E85C6" w:rsidR="00233C3F" w:rsidRPr="0098259C" w:rsidRDefault="00233C3F" w:rsidP="00233C3F">
      <w:pPr>
        <w:pStyle w:val="Beschriftung"/>
        <w:rPr>
          <w:rStyle w:val="Formatvorlagecaption-text105ptNichtFett"/>
        </w:rPr>
      </w:pPr>
      <w:bookmarkStart w:id="220" w:name="_Ref401741542"/>
      <w:r w:rsidRPr="0098259C">
        <w:t xml:space="preserve">Figure </w:t>
      </w:r>
      <w:r w:rsidRPr="0098259C">
        <w:fldChar w:fldCharType="begin"/>
      </w:r>
      <w:r w:rsidRPr="0098259C">
        <w:instrText xml:space="preserve"> SEQ Figure \* ARABIC </w:instrText>
      </w:r>
      <w:r w:rsidRPr="0098259C">
        <w:fldChar w:fldCharType="separate"/>
      </w:r>
      <w:r w:rsidR="00EE265D">
        <w:rPr>
          <w:noProof/>
        </w:rPr>
        <w:t>3</w:t>
      </w:r>
      <w:r w:rsidRPr="0098259C">
        <w:fldChar w:fldCharType="end"/>
      </w:r>
      <w:bookmarkEnd w:id="220"/>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w:t>
      </w:r>
      <w:proofErr w:type="spellStart"/>
      <w:r>
        <w:rPr>
          <w:rStyle w:val="Formatvorlagecaption-text105ptNichtFett"/>
        </w:rPr>
        <w:t>v</w:t>
      </w:r>
      <w:r>
        <w:rPr>
          <w:rStyle w:val="Formatvorlagecaption-text105ptNichtFett"/>
          <w:vertAlign w:val="subscript"/>
        </w:rPr>
        <w:t>c</w:t>
      </w:r>
      <w:proofErr w:type="spellEnd"/>
      <w:r w:rsidRPr="0098259C">
        <w:rPr>
          <w:rStyle w:val="Formatvorlagecaption-text105ptNichtFett"/>
        </w:rPr>
        <w:t>) and discrete</w:t>
      </w:r>
      <w:r>
        <w:rPr>
          <w:rStyle w:val="Formatvorlagecaption-text105ptNichtFett"/>
        </w:rPr>
        <w:t>-time (</w:t>
      </w:r>
      <w:proofErr w:type="spellStart"/>
      <w:r>
        <w:rPr>
          <w:rStyle w:val="Formatvorlagecaption-text105ptNichtFett"/>
        </w:rPr>
        <w:t>v</w:t>
      </w:r>
      <w:r w:rsidRPr="0002769E">
        <w:rPr>
          <w:rStyle w:val="Formatvorlagecaption-text105ptNichtFett"/>
          <w:vertAlign w:val="subscript"/>
        </w:rPr>
        <w:t>d</w:t>
      </w:r>
      <w:proofErr w:type="spellEnd"/>
      <w:r w:rsidRPr="0098259C">
        <w:rPr>
          <w:rStyle w:val="Formatvorlagecaption-text105ptNichtFett"/>
        </w:rPr>
        <w:t>).</w:t>
      </w:r>
    </w:p>
    <w:p w14:paraId="48E7B402" w14:textId="77777777" w:rsidR="00233C3F" w:rsidRPr="0098259C" w:rsidRDefault="00233C3F" w:rsidP="00233C3F">
      <w:pPr>
        <w:pStyle w:val="Textkrper"/>
      </w:pPr>
      <w:r w:rsidRPr="0098259C">
        <w:t xml:space="preserve">An </w:t>
      </w:r>
      <w:r w:rsidRPr="0098259C">
        <w:rPr>
          <w:u w:val="single"/>
        </w:rPr>
        <w:t>event instant</w:t>
      </w:r>
      <w:r w:rsidRPr="0098259C">
        <w:t xml:space="preserve"> </w:t>
      </w:r>
      <w:proofErr w:type="spellStart"/>
      <w:r w:rsidRPr="0098259C">
        <w:rPr>
          <w:i/>
        </w:rPr>
        <w:t>t</w:t>
      </w:r>
      <w:r w:rsidRPr="0098259C">
        <w:rPr>
          <w:vertAlign w:val="subscript"/>
        </w:rPr>
        <w:t>i</w:t>
      </w:r>
      <w:proofErr w:type="spellEnd"/>
      <w:r w:rsidRPr="0098259C">
        <w:t xml:space="preserve"> is defined by one of the following conditions that give the smallest time instant:</w:t>
      </w:r>
    </w:p>
    <w:p w14:paraId="7BF19C2C" w14:textId="185BBF50" w:rsidR="00233C3F" w:rsidRDefault="00233C3F" w:rsidP="006E60E6">
      <w:pPr>
        <w:pStyle w:val="Textkrper"/>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r w:rsidR="00F83C67">
        <w:rPr>
          <w:i/>
        </w:rPr>
        <w:t xml:space="preserve"> that</w:t>
      </w:r>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will be discontinuous</w:t>
      </w:r>
      <w:r w:rsidR="009C222C">
        <w:rPr>
          <w:i/>
        </w:rPr>
        <w:t xml:space="preserve"> at this time instant</w:t>
      </w:r>
      <w:r w:rsidR="009C222C" w:rsidRPr="009C222C">
        <w:rPr>
          <w:i/>
        </w:rPr>
        <w:t xml:space="preserve">. </w:t>
      </w:r>
      <w:r w:rsidR="00CD29CC">
        <w:rPr>
          <w:i/>
        </w:rPr>
        <w:t xml:space="preserve">It is therefore </w:t>
      </w:r>
      <w:proofErr w:type="spellStart"/>
      <w:r w:rsidR="00CD29CC">
        <w:rPr>
          <w:i/>
        </w:rPr>
        <w:t>adviceable</w:t>
      </w:r>
      <w:proofErr w:type="spellEnd"/>
      <w:r w:rsidR="00CD29CC">
        <w:rPr>
          <w:i/>
        </w:rPr>
        <w:t xml:space="preserv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w:t>
      </w:r>
      <w:proofErr w:type="gramStart"/>
      <w:r w:rsidR="00CD29CC">
        <w:rPr>
          <w:i/>
        </w:rPr>
        <w:t>at this time</w:t>
      </w:r>
      <w:proofErr w:type="gramEnd"/>
      <w:r w:rsidR="00CD29CC">
        <w:rPr>
          <w:i/>
        </w:rPr>
        <w:t xml:space="preserv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Textkrper"/>
        <w:numPr>
          <w:ilvl w:val="0"/>
          <w:numId w:val="28"/>
        </w:numPr>
        <w:tabs>
          <w:tab w:val="clear" w:pos="720"/>
          <w:tab w:val="num" w:pos="360"/>
        </w:tabs>
        <w:ind w:left="360"/>
      </w:pPr>
      <w:r w:rsidRPr="0098259C">
        <w:t xml:space="preserve">At a predefined </w:t>
      </w:r>
      <w:proofErr w:type="gramStart"/>
      <w:r w:rsidRPr="0098259C">
        <w:t>time</w:t>
      </w:r>
      <w:proofErr w:type="gramEnd"/>
      <w:r w:rsidRPr="0098259C">
        <w:t xml:space="preserve"> instant </w:t>
      </w:r>
      <w:proofErr w:type="spellStart"/>
      <w:r w:rsidRPr="0098259C">
        <w:rPr>
          <w:i/>
        </w:rPr>
        <w:t>t</w:t>
      </w:r>
      <w:r w:rsidRPr="0098259C">
        <w:rPr>
          <w:i/>
          <w:vertAlign w:val="subscript"/>
        </w:rPr>
        <w:t>i</w:t>
      </w:r>
      <w:proofErr w:type="spellEnd"/>
      <w:r w:rsidRPr="0098259C">
        <w:t xml:space="preserve"> = </w:t>
      </w:r>
      <w:r>
        <w:t>(</w:t>
      </w:r>
      <w:proofErr w:type="spellStart"/>
      <w:r w:rsidRPr="0002769E">
        <w:rPr>
          <w:i/>
        </w:rPr>
        <w:t>T</w:t>
      </w:r>
      <w:r>
        <w:rPr>
          <w:i/>
          <w:vertAlign w:val="subscript"/>
        </w:rPr>
        <w:t>next</w:t>
      </w:r>
      <w:proofErr w:type="spellEnd"/>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4B094ECC" w:rsidR="00233C3F" w:rsidRPr="0098259C" w:rsidRDefault="00233C3F" w:rsidP="006E60E6">
      <w:pPr>
        <w:pStyle w:val="Textkrper"/>
        <w:numPr>
          <w:ilvl w:val="0"/>
          <w:numId w:val="28"/>
        </w:numPr>
        <w:tabs>
          <w:tab w:val="clear" w:pos="720"/>
          <w:tab w:val="num" w:pos="360"/>
        </w:tabs>
        <w:ind w:left="360"/>
      </w:pPr>
      <w:r w:rsidRPr="0098259C">
        <w:t xml:space="preserve">At a </w:t>
      </w:r>
      <w:proofErr w:type="gramStart"/>
      <w:r w:rsidRPr="0098259C">
        <w:t>time</w:t>
      </w:r>
      <w:proofErr w:type="gramEnd"/>
      <w:r w:rsidRPr="0098259C">
        <w:t xml:space="preserve"> instant, where an </w:t>
      </w:r>
      <w:r w:rsidRPr="0098259C">
        <w:rPr>
          <w:u w:val="single"/>
        </w:rPr>
        <w:t>event indicator</w:t>
      </w:r>
      <w:r w:rsidRPr="0098259C">
        <w:t xml:space="preserve"> </w:t>
      </w:r>
      <w:proofErr w:type="spellStart"/>
      <w:r w:rsidRPr="0098259C">
        <w:rPr>
          <w:i/>
        </w:rPr>
        <w:t>z</w:t>
      </w:r>
      <w:r w:rsidRPr="0098259C">
        <w:rPr>
          <w:i/>
          <w:vertAlign w:val="subscript"/>
        </w:rPr>
        <w:t>j</w:t>
      </w:r>
      <w:proofErr w:type="spellEnd"/>
      <w:r w:rsidRPr="0098259C">
        <w:t>(</w:t>
      </w:r>
      <w:r w:rsidRPr="0098259C">
        <w:rPr>
          <w:i/>
        </w:rPr>
        <w:t>t</w:t>
      </w:r>
      <w:r w:rsidRPr="0098259C">
        <w:t xml:space="preserve">) changes its domain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w:t>
      </w:r>
      <w:r w:rsidR="00671CF4">
        <w:t xml:space="preserve">from </w:t>
      </w:r>
      <w:proofErr w:type="spellStart"/>
      <w:r w:rsidR="00671CF4" w:rsidRPr="0098259C">
        <w:rPr>
          <w:i/>
        </w:rPr>
        <w:t>z</w:t>
      </w:r>
      <w:r w:rsidR="00671CF4" w:rsidRPr="0098259C">
        <w:rPr>
          <w:i/>
          <w:vertAlign w:val="subscript"/>
        </w:rPr>
        <w:t>j</w:t>
      </w:r>
      <w:proofErr w:type="spellEnd"/>
      <w:r w:rsidR="00671CF4" w:rsidRPr="0098259C">
        <w:t xml:space="preserve"> ≤ 0</w:t>
      </w:r>
      <w:r w:rsidR="00671CF4">
        <w:t xml:space="preserve"> to </w:t>
      </w:r>
      <w:proofErr w:type="spellStart"/>
      <w:r w:rsidR="00671CF4" w:rsidRPr="0098259C">
        <w:rPr>
          <w:i/>
        </w:rPr>
        <w:t>z</w:t>
      </w:r>
      <w:r w:rsidR="00671CF4" w:rsidRPr="0098259C">
        <w:rPr>
          <w:i/>
          <w:vertAlign w:val="subscript"/>
        </w:rPr>
        <w:t>j</w:t>
      </w:r>
      <w:proofErr w:type="spellEnd"/>
      <w:r w:rsidR="00671CF4" w:rsidRPr="0098259C">
        <w:t xml:space="preserve"> &gt; 0</w:t>
      </w:r>
      <w:r w:rsidRPr="0098259C">
        <w:t xml:space="preserve"> (see</w:t>
      </w:r>
      <w:r w:rsidR="00561F4F">
        <w:t xml:space="preserve"> </w:t>
      </w:r>
      <w:r w:rsidR="00461FAB">
        <w:fldChar w:fldCharType="begin"/>
      </w:r>
      <w:r w:rsidR="00461FAB">
        <w:instrText xml:space="preserve"> REF _Ref390326274 \h </w:instrText>
      </w:r>
      <w:r w:rsidR="00461FAB">
        <w:fldChar w:fldCharType="separate"/>
      </w:r>
      <w:r w:rsidR="00EE265D" w:rsidRPr="0098259C">
        <w:t xml:space="preserve">Figure </w:t>
      </w:r>
      <w:r w:rsidR="00EE265D">
        <w:rPr>
          <w:noProof/>
        </w:rPr>
        <w:t>4</w:t>
      </w:r>
      <w:r w:rsidR="00461FAB">
        <w:fldChar w:fldCharType="end"/>
      </w:r>
      <w:r w:rsidR="00461FAB">
        <w:t xml:space="preserve"> </w:t>
      </w:r>
      <w:r w:rsidRPr="0098259C">
        <w:t xml:space="preserve">below). More precisely: An event </w:t>
      </w:r>
      <w:r w:rsidRPr="0098259C">
        <w:rPr>
          <w:i/>
        </w:rPr>
        <w:t xml:space="preserve">t </w:t>
      </w:r>
      <w:r w:rsidRPr="0098259C">
        <w:t xml:space="preserve">= </w:t>
      </w:r>
      <w:proofErr w:type="spellStart"/>
      <w:r w:rsidRPr="0098259C">
        <w:rPr>
          <w:i/>
        </w:rPr>
        <w:t>t</w:t>
      </w:r>
      <w:r w:rsidRPr="0098259C">
        <w:rPr>
          <w:i/>
          <w:vertAlign w:val="subscript"/>
        </w:rPr>
        <w:t>i</w:t>
      </w:r>
      <w:proofErr w:type="spellEnd"/>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w:t>
      </w:r>
      <w:proofErr w:type="spellStart"/>
      <w:r w:rsidRPr="0098259C">
        <w:t>z</w:t>
      </w:r>
      <w:r w:rsidRPr="0098259C">
        <w:rPr>
          <w:i/>
          <w:vertAlign w:val="subscript"/>
        </w:rPr>
        <w:t>j</w:t>
      </w:r>
      <w:proofErr w:type="spellEnd"/>
      <w:r w:rsidRPr="0098259C">
        <w:t>(</w:t>
      </w:r>
      <w:r w:rsidRPr="0098259C">
        <w:rPr>
          <w:i/>
        </w:rPr>
        <w:t>t</w:t>
      </w:r>
      <w:r w:rsidRPr="0098259C">
        <w:t>) &gt; 0) ≠ (</w:t>
      </w:r>
      <w:proofErr w:type="spellStart"/>
      <w:r w:rsidRPr="0098259C">
        <w:t>z</w:t>
      </w:r>
      <w:r w:rsidRPr="0098259C">
        <w:rPr>
          <w:i/>
          <w:vertAlign w:val="subscript"/>
        </w:rPr>
        <w:t>j</w:t>
      </w:r>
      <w:proofErr w:type="spellEnd"/>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unotenzeichen"/>
        </w:rPr>
        <w:footnoteReference w:id="12"/>
      </w:r>
      <w:r w:rsidRPr="0098259C">
        <w:t xml:space="preserve">. All event indicators are piecewise continuous and are </w:t>
      </w:r>
      <w:proofErr w:type="gramStart"/>
      <w:r w:rsidRPr="0098259C">
        <w:t>collected together</w:t>
      </w:r>
      <w:proofErr w:type="gramEnd"/>
      <w:r w:rsidRPr="0098259C">
        <w:t xml:space="preserve">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Textkrper-Zeileneinzug"/>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530EF9" w:rsidRDefault="00530EF9"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530EF9" w:rsidRDefault="00530EF9"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71"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">
                <v:shape id="_x0000_s1072" type="#_x0000_t75" style="position:absolute;width:61379;height:16084;visibility:visible;mso-wrap-style:square">
                  <v:fill o:detectmouseclick="t"/>
                  <v:path o:connecttype="none"/>
                </v:shape>
                <v:rect id="Rectangle 74" o:spid="_x0000_s1073"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74"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75"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76"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077"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530EF9" w:rsidRDefault="00530EF9" w:rsidP="00233C3F">
                        <w:pPr>
                          <w:autoSpaceDE w:val="0"/>
                          <w:autoSpaceDN w:val="0"/>
                          <w:adjustRightInd w:val="0"/>
                          <w:rPr>
                            <w:color w:val="000000"/>
                          </w:rPr>
                        </w:pPr>
                        <w:r>
                          <w:rPr>
                            <w:color w:val="000000"/>
                          </w:rPr>
                          <w:t>time</w:t>
                        </w:r>
                      </w:p>
                    </w:txbxContent>
                  </v:textbox>
                </v:shape>
                <v:line id="Line 79" o:spid="_x0000_s1078"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079"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080"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081"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082"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083"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084"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530EF9" w:rsidRDefault="00530EF9" w:rsidP="00233C3F">
                        <w:pPr>
                          <w:autoSpaceDE w:val="0"/>
                          <w:autoSpaceDN w:val="0"/>
                          <w:adjustRightInd w:val="0"/>
                          <w:rPr>
                            <w:color w:val="FF0000"/>
                          </w:rPr>
                        </w:pPr>
                        <w:r>
                          <w:rPr>
                            <w:b/>
                            <w:bCs/>
                            <w:color w:val="FF0000"/>
                          </w:rPr>
                          <w:t>z(t)</w:t>
                        </w:r>
                      </w:p>
                    </w:txbxContent>
                  </v:textbox>
                </v:shape>
                <v:line id="Line 86" o:spid="_x0000_s1085"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086"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v:textbox>
                </v:shape>
                <v:shape id="Text Box 88" o:spid="_x0000_s1087"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38AE8BD2" w:rsidR="00233C3F" w:rsidRPr="0098259C" w:rsidRDefault="00233C3F" w:rsidP="00233C3F">
      <w:pPr>
        <w:pStyle w:val="Beschriftung"/>
        <w:rPr>
          <w:szCs w:val="21"/>
        </w:rPr>
      </w:pPr>
      <w:bookmarkStart w:id="221" w:name="_Ref390326274"/>
      <w:r w:rsidRPr="0098259C">
        <w:t xml:space="preserve">Figure </w:t>
      </w:r>
      <w:r w:rsidRPr="0098259C">
        <w:fldChar w:fldCharType="begin"/>
      </w:r>
      <w:r w:rsidRPr="0098259C">
        <w:instrText xml:space="preserve"> SEQ Figure \* ARABIC </w:instrText>
      </w:r>
      <w:r w:rsidRPr="0098259C">
        <w:fldChar w:fldCharType="separate"/>
      </w:r>
      <w:r w:rsidR="00EE265D">
        <w:rPr>
          <w:noProof/>
        </w:rPr>
        <w:t>4</w:t>
      </w:r>
      <w:r w:rsidRPr="0098259C">
        <w:fldChar w:fldCharType="end"/>
      </w:r>
      <w:bookmarkEnd w:id="221"/>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476F42CF" w:rsidR="00233C3F" w:rsidRPr="0098259C" w:rsidRDefault="00233C3F" w:rsidP="006E60E6">
      <w:pPr>
        <w:pStyle w:val="Textkrper"/>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proofErr w:type="spellStart"/>
      <w:r w:rsidRPr="0098259C">
        <w:rPr>
          <w:rStyle w:val="CODE"/>
        </w:rPr>
        <w:t>ModelDescription.completedIntegratorStepNotNeeded</w:t>
      </w:r>
      <w:proofErr w:type="spellEnd"/>
      <w:r w:rsidRPr="0098259C">
        <w:rPr>
          <w:rStyle w:val="CODE"/>
        </w:rPr>
        <w:t xml:space="preserve"> = false</w:t>
      </w:r>
      <w:r w:rsidRPr="0098259C">
        <w:t xml:space="preserve">). An event occurs at this time instant, if indicated by the return argument </w:t>
      </w:r>
      <w:proofErr w:type="spellStart"/>
      <w:r w:rsidR="00E97DF8" w:rsidRPr="00E97DF8">
        <w:rPr>
          <w:rStyle w:val="CODE"/>
        </w:rPr>
        <w:t>enterEventMode</w:t>
      </w:r>
      <w:proofErr w:type="spellEnd"/>
      <w:r w:rsidR="00537786">
        <w:rPr>
          <w:rStyle w:val="CODE"/>
        </w:rPr>
        <w:t xml:space="preserve"> </w:t>
      </w:r>
      <w:r>
        <w:rPr>
          <w:rStyle w:val="CODE"/>
        </w:rPr>
        <w:t xml:space="preserve">= </w:t>
      </w:r>
      <w:r w:rsidR="00E97DF8" w:rsidRPr="00E97DF8">
        <w:rPr>
          <w:rStyle w:val="CODE"/>
        </w:rPr>
        <w:t>fmi2True</w:t>
      </w:r>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1262D7B1" w:rsidR="00233C3F" w:rsidRDefault="00233C3F" w:rsidP="00044F2D">
      <w:pPr>
        <w:pStyle w:val="Textkrper"/>
        <w:spacing w:after="120"/>
      </w:pPr>
      <w:r>
        <w:t xml:space="preserve">An FMI </w:t>
      </w:r>
      <w:r w:rsidR="00D71D7D">
        <w:t>Model</w:t>
      </w:r>
      <w:r w:rsidR="00977D34">
        <w:t xml:space="preserve"> </w:t>
      </w:r>
      <w:r w:rsidR="00D71D7D">
        <w:t xml:space="preserve">Exchange </w:t>
      </w:r>
      <w:r>
        <w:t>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1D361C60"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xml:space="preserve">). </w:t>
            </w:r>
            <w:r w:rsidR="000C1E10">
              <w:t>A</w:t>
            </w:r>
            <w:r>
              <w:t xml:space="preserve"> subset of the variables is selected</w:t>
            </w:r>
            <w:r w:rsidR="000C1E10">
              <w:t xml:space="preserve"> via a subscript</w:t>
            </w:r>
            <w:r>
              <w:t>. Example:</w:t>
            </w:r>
          </w:p>
          <w:p w14:paraId="408792BB" w14:textId="411234B6" w:rsidR="00233C3F" w:rsidRDefault="005D13FA" w:rsidP="006F760E">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r w:rsidR="00670344" w:rsidRPr="0098259C">
              <w:rPr>
                <w:rStyle w:val="CODE"/>
                <w:rFonts w:cs="Courier New"/>
              </w:rPr>
              <w:t>"</w:t>
            </w:r>
            <w:r w:rsidR="00670344">
              <w:t xml:space="preserve"> </w:t>
            </w:r>
            <w:r w:rsidR="00F20E8C">
              <w:t>(</w:t>
            </w:r>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EE265D">
              <w:t>2.2.7</w:t>
            </w:r>
            <w:r w:rsidR="00670344" w:rsidRPr="0098259C">
              <w:fldChar w:fldCharType="end"/>
            </w:r>
            <w:r w:rsidR="00F20E8C">
              <w:t>)</w:t>
            </w:r>
            <w:r w:rsidR="00670344">
              <w:t>.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6023F0D6"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subscript </w:t>
            </w:r>
            <w:proofErr w:type="gramStart"/>
            <w:r>
              <w:t>references</w:t>
            </w:r>
            <w:proofErr w:type="gramEnd"/>
            <w:r>
              <w:t xml:space="preserve">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proofErr w:type="spellStart"/>
            <w:r>
              <w:rPr>
                <w:rStyle w:val="CODE"/>
              </w:rPr>
              <w:t>calculatedP</w:t>
            </w:r>
            <w:r w:rsidRPr="00783C67">
              <w:rPr>
                <w:rStyle w:val="CODE"/>
              </w:rPr>
              <w:t>arameter</w:t>
            </w:r>
            <w:proofErr w:type="spellEnd"/>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3F19762E"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r w:rsidR="00F20E8C">
              <w:t xml:space="preserve">Whether the input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EE265D">
              <w:t>2.2.7</w:t>
            </w:r>
            <w:r w:rsidR="00853A66" w:rsidRPr="0098259C">
              <w:fldChar w:fldCharType="end"/>
            </w:r>
            <w:r w:rsidR="00F20E8C">
              <w:t>)</w:t>
            </w:r>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3EC6341B"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w:t>
            </w:r>
            <w:proofErr w:type="gramStart"/>
            <w:r>
              <w:t>FMU</w:t>
            </w:r>
            <w:proofErr w:type="gramEnd"/>
            <w:r>
              <w:t xml:space="preserve"> and they </w:t>
            </w:r>
            <w:r w:rsidRPr="0098259C">
              <w:t xml:space="preserve">are designed to be used in a model connection. </w:t>
            </w:r>
            <w:r w:rsidR="00F20E8C">
              <w:t>For instance,</w:t>
            </w:r>
            <w:r w:rsidR="00F20E8C" w:rsidRPr="0098259C">
              <w:t xml:space="preserve"> </w:t>
            </w:r>
            <w:r w:rsidRPr="0098259C">
              <w:t xml:space="preserve">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r w:rsidR="00F20E8C">
              <w:t xml:space="preserve">Whether the output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EE265D">
              <w:t>2.2.7</w:t>
            </w:r>
            <w:r w:rsidR="00853A66" w:rsidRPr="0098259C">
              <w:fldChar w:fldCharType="end"/>
            </w:r>
            <w:r w:rsidR="00F20E8C">
              <w:t>)</w:t>
            </w:r>
            <w:r w:rsidR="00853A66">
              <w:t>.</w:t>
            </w:r>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t>w</w:t>
            </w:r>
            <w:r w:rsidRPr="001958DC">
              <w:t>(</w:t>
            </w:r>
            <w:r w:rsidRPr="001958DC">
              <w:rPr>
                <w:i/>
              </w:rPr>
              <w:t>t</w:t>
            </w:r>
            <w:r w:rsidRPr="001958DC">
              <w:t>)</w:t>
            </w:r>
          </w:p>
        </w:tc>
        <w:tc>
          <w:tcPr>
            <w:tcW w:w="8121" w:type="dxa"/>
          </w:tcPr>
          <w:p w14:paraId="434AD376" w14:textId="5A051119"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000000"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w:t>
            </w:r>
            <w:proofErr w:type="gramStart"/>
            <w:r>
              <w:t>In reality, a</w:t>
            </w:r>
            <w:proofErr w:type="gramEnd"/>
            <w:r>
              <w:t xml:space="preserve">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000000"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000000">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000000"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discrete-time variables (of any type) representing the discrete states.</w:t>
            </w:r>
          </w:p>
          <w:p w14:paraId="55620B1F" w14:textId="3F72ED14" w:rsidR="006536CB" w:rsidRDefault="00000000"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000000"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EC331C1"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r w:rsidR="004B324E">
              <w:t xml:space="preserve"> that</w:t>
            </w:r>
            <w:r>
              <w:t xml:space="preserve"> every event </w:t>
            </w:r>
            <w:proofErr w:type="gramStart"/>
            <w:r>
              <w:t>removes automatically</w:t>
            </w:r>
            <w:proofErr w:type="gramEnd"/>
            <w:r>
              <w:t xml:space="preserve">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explicitly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Textkrper"/>
      </w:pPr>
      <w:r>
        <w:t>Computing the solution of an FMI model means to split the solution process in different phases</w:t>
      </w:r>
      <w:r w:rsidR="004B324E">
        <w:t>,</w:t>
      </w:r>
      <w:r>
        <w:t xml:space="preserve"> and in every phase different </w:t>
      </w:r>
      <w:proofErr w:type="gramStart"/>
      <w:r>
        <w:t>equations</w:t>
      </w:r>
      <w:proofErr w:type="gramEnd"/>
      <w:r>
        <w:t xml:space="preserve"> and solution methods are utilized. The phases can be categorized according to the following modes:</w:t>
      </w:r>
    </w:p>
    <w:p w14:paraId="155A220E" w14:textId="7B9BD5CE" w:rsidR="00233C3F" w:rsidRDefault="00233C3F" w:rsidP="006E60E6">
      <w:pPr>
        <w:pStyle w:val="Textkrper"/>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r w:rsidR="004B324E">
        <w:t>,</w:t>
      </w:r>
      <w:r w:rsidR="00D00050">
        <w:t xml:space="preserve"> equations to define the start value for a state or for the derivative of a state).</w:t>
      </w:r>
    </w:p>
    <w:p w14:paraId="3DD93C4B" w14:textId="77777777" w:rsidR="00233C3F" w:rsidRDefault="00233C3F" w:rsidP="006E60E6">
      <w:pPr>
        <w:pStyle w:val="Textkrper"/>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Textkrper"/>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xml:space="preserve">.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w:t>
      </w:r>
      <w:proofErr w:type="gramStart"/>
      <w:r>
        <w:t>has to</w:t>
      </w:r>
      <w:proofErr w:type="gramEnd"/>
      <w:r>
        <w:t xml:space="preserve"> assume that at an event instant always all discrete-time variables are computed, although internally in the FMU only a subset might be newly computed.</w:t>
      </w:r>
    </w:p>
    <w:p w14:paraId="3800183B" w14:textId="11587A87" w:rsidR="00233C3F" w:rsidRDefault="00233C3F" w:rsidP="00233C3F">
      <w:pPr>
        <w:pStyle w:val="Textkrper"/>
        <w:tabs>
          <w:tab w:val="left" w:pos="335"/>
        </w:tabs>
      </w:pPr>
      <w:r>
        <w:t xml:space="preserve">When connecting FMUs together, loop structures can occur that lead to </w:t>
      </w:r>
      <w:proofErr w:type="gramStart"/>
      <w:r>
        <w:t>particular difficulties</w:t>
      </w:r>
      <w:proofErr w:type="gramEnd"/>
      <w:r>
        <w:t xml:space="preserve"> because linear or non-linear algebraic systems of equations in Real variables but also in Boolean or Integer variables might be present. </w:t>
      </w:r>
      <w:proofErr w:type="gramStart"/>
      <w:r>
        <w:t>In order to</w:t>
      </w:r>
      <w:proofErr w:type="gramEnd"/>
      <w:r>
        <w:t xml:space="preserve"> solve such systems of equations over FMUs efficiently</w:t>
      </w:r>
      <w:r w:rsidR="000C0942">
        <w:t>,</w:t>
      </w:r>
      <w:r>
        <w:t xml:space="preserve"> the dependency information is needed stating, for example, which outputs depend directly on inputs. This data is optionally provided in the </w:t>
      </w:r>
      <w:r w:rsidR="000C0942">
        <w:t xml:space="preserve">XML </w:t>
      </w:r>
      <w:r>
        <w:t xml:space="preserve">file under element </w:t>
      </w:r>
      <w:r w:rsidRPr="00174574">
        <w:rPr>
          <w:rStyle w:val="CODE"/>
        </w:rPr>
        <w:t>&lt;</w:t>
      </w:r>
      <w:proofErr w:type="spellStart"/>
      <w:r w:rsidRPr="00174574">
        <w:rPr>
          <w:rStyle w:val="CODE"/>
        </w:rPr>
        <w:t>ModelStructure</w:t>
      </w:r>
      <w:proofErr w:type="spellEnd"/>
      <w:r w:rsidRPr="00174574">
        <w:rPr>
          <w:rStyle w:val="CODE"/>
        </w:rPr>
        <w:t>&gt;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32704E4B" w:rsidR="00233C3F" w:rsidRDefault="00233C3F" w:rsidP="0042375D">
      <w:pPr>
        <w:pStyle w:val="Textkrper"/>
        <w:tabs>
          <w:tab w:val="left" w:pos="335"/>
        </w:tabs>
        <w:spacing w:after="120"/>
      </w:pPr>
      <w:r>
        <w:t>[</w:t>
      </w:r>
      <w:r w:rsidRPr="00DD55A2">
        <w:rPr>
          <w:i/>
        </w:rPr>
        <w:t>Example:</w:t>
      </w:r>
      <w:r>
        <w:t xml:space="preserve">  </w:t>
      </w:r>
      <w:r w:rsidR="00DD55A2" w:rsidRPr="00B979E3">
        <w:rPr>
          <w:i/>
        </w:rPr>
        <w:t xml:space="preserve">In </w:t>
      </w:r>
      <w:r w:rsidR="00461FAB">
        <w:rPr>
          <w:i/>
        </w:rPr>
        <w:fldChar w:fldCharType="begin"/>
      </w:r>
      <w:r w:rsidR="00461FAB">
        <w:rPr>
          <w:i/>
        </w:rPr>
        <w:instrText xml:space="preserve"> REF _Ref401741613 \h </w:instrText>
      </w:r>
      <w:r w:rsidR="00461FAB">
        <w:rPr>
          <w:i/>
        </w:rPr>
      </w:r>
      <w:r w:rsidR="00461FAB">
        <w:rPr>
          <w:i/>
        </w:rPr>
        <w:fldChar w:fldCharType="separate"/>
      </w:r>
      <w:r w:rsidR="00EE265D" w:rsidRPr="0098259C">
        <w:t xml:space="preserve">Figure </w:t>
      </w:r>
      <w:r w:rsidR="00EE265D">
        <w:rPr>
          <w:noProof/>
        </w:rPr>
        <w:t>5</w:t>
      </w:r>
      <w:r w:rsidR="00461FAB">
        <w:rPr>
          <w:i/>
        </w:rPr>
        <w:fldChar w:fldCharType="end"/>
      </w:r>
      <w:r w:rsidR="0097533A">
        <w:rPr>
          <w:i/>
        </w:rPr>
        <w:t>,</w:t>
      </w:r>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0A1636DD" w:rsidR="00530EF9" w:rsidRPr="0042375D" w:rsidRDefault="00530EF9" w:rsidP="0042375D">
                              <w:pPr>
                                <w:pStyle w:val="Beschriftung"/>
                                <w:spacing w:before="0" w:after="0"/>
                                <w:jc w:val="center"/>
                                <w:rPr>
                                  <w:b w:val="0"/>
                                </w:rPr>
                              </w:pPr>
                              <w:bookmarkStart w:id="222" w:name="_Ref401741613"/>
                              <w:r w:rsidRPr="0098259C">
                                <w:t xml:space="preserve">Figure </w:t>
                              </w:r>
                              <w:r w:rsidRPr="0098259C">
                                <w:fldChar w:fldCharType="begin"/>
                              </w:r>
                              <w:r w:rsidRPr="0098259C">
                                <w:instrText xml:space="preserve"> SEQ Figure \* ARABIC </w:instrText>
                              </w:r>
                              <w:r w:rsidRPr="0098259C">
                                <w:fldChar w:fldCharType="separate"/>
                              </w:r>
                              <w:r w:rsidR="00EE265D">
                                <w:rPr>
                                  <w:noProof/>
                                </w:rPr>
                                <w:t>5</w:t>
                              </w:r>
                              <w:r w:rsidRPr="0098259C">
                                <w:fldChar w:fldCharType="end"/>
                              </w:r>
                              <w:bookmarkEnd w:id="222"/>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088"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">
                <v:shape id="_x0000_s1089"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090"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091"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092"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093"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094"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095"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096"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097"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098"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099"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00"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01"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02"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03"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04"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05"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06"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07"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08"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09"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10"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11"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12"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13"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v:textbox>
                </v:shape>
                <v:shape id="Textfeld 2" o:spid="_x0000_s1114"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15"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16"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17"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18"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19"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20"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21"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22"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23"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24"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25"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26"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27"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28"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29"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v:textbox>
                </v:shape>
                <v:shape id="Textfeld 2" o:spid="_x0000_s1130"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31"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32"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33"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0A1636DD" w:rsidR="00530EF9" w:rsidRPr="0042375D" w:rsidRDefault="00530EF9" w:rsidP="0042375D">
                        <w:pPr>
                          <w:pStyle w:val="Beschriftung"/>
                          <w:spacing w:before="0" w:after="0"/>
                          <w:jc w:val="center"/>
                          <w:rPr>
                            <w:b w:val="0"/>
                          </w:rPr>
                        </w:pPr>
                        <w:bookmarkStart w:id="223" w:name="_Ref401741613"/>
                        <w:r w:rsidRPr="0098259C">
                          <w:t xml:space="preserve">Figure </w:t>
                        </w:r>
                        <w:r w:rsidRPr="0098259C">
                          <w:fldChar w:fldCharType="begin"/>
                        </w:r>
                        <w:r w:rsidRPr="0098259C">
                          <w:instrText xml:space="preserve"> SEQ Figure \* ARABIC </w:instrText>
                        </w:r>
                        <w:r w:rsidRPr="0098259C">
                          <w:fldChar w:fldCharType="separate"/>
                        </w:r>
                        <w:r w:rsidR="00EE265D">
                          <w:rPr>
                            <w:noProof/>
                          </w:rPr>
                          <w:t>5</w:t>
                        </w:r>
                        <w:r w:rsidRPr="0098259C">
                          <w:fldChar w:fldCharType="end"/>
                        </w:r>
                        <w:bookmarkEnd w:id="223"/>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Textkrper"/>
        <w:tabs>
          <w:tab w:val="left" w:pos="335"/>
        </w:tabs>
        <w:rPr>
          <w:i/>
        </w:rPr>
      </w:pPr>
      <w:r w:rsidRPr="00B979E3">
        <w:rPr>
          <w:i/>
        </w:rPr>
        <w:t>In the upper diagram</w:t>
      </w:r>
      <w:r w:rsidR="0036545B">
        <w:rPr>
          <w:i/>
        </w:rPr>
        <w:t>,</w:t>
      </w:r>
      <w:r w:rsidRPr="00B979E3">
        <w:rPr>
          <w:i/>
        </w:rPr>
        <w:t xml:space="preserve"> FMU1 and FMU2 are connected in such a way that by an appropriate sequence of </w:t>
      </w:r>
      <w:r w:rsidR="00140C25" w:rsidRPr="00D2781E">
        <w:rPr>
          <w:rFonts w:ascii="Courier New" w:hAnsi="Courier New" w:cs="Courier New"/>
          <w:i/>
          <w:sz w:val="19"/>
          <w:szCs w:val="19"/>
        </w:rPr>
        <w:t>fmi2</w:t>
      </w:r>
      <w:r w:rsidRPr="00D2781E">
        <w:rPr>
          <w:rFonts w:ascii="Courier New" w:hAnsi="Courier New" w:cs="Courier New"/>
          <w:i/>
          <w:sz w:val="19"/>
          <w:szCs w:val="19"/>
        </w:rPr>
        <w:t>SetXXX</w:t>
      </w:r>
      <w:r w:rsidRPr="00B979E3">
        <w:rPr>
          <w:i/>
        </w:rPr>
        <w:t xml:space="preserve"> and </w:t>
      </w:r>
      <w:r w:rsidR="00140C25" w:rsidRPr="00D2781E">
        <w:rPr>
          <w:rFonts w:ascii="Courier New" w:hAnsi="Courier New" w:cs="Courier New"/>
          <w:i/>
          <w:sz w:val="19"/>
          <w:szCs w:val="19"/>
        </w:rPr>
        <w:t>fmi2</w:t>
      </w:r>
      <w:r w:rsidRPr="00D2781E">
        <w:rPr>
          <w:rFonts w:ascii="Courier New" w:hAnsi="Courier New" w:cs="Courier New"/>
          <w:i/>
          <w:sz w:val="19"/>
          <w:szCs w:val="19"/>
        </w:rPr>
        <w:t>GetXXX</w:t>
      </w:r>
      <w:r w:rsidRPr="00B979E3">
        <w:rPr>
          <w:i/>
        </w:rPr>
        <w:t xml:space="preserve"> calls</w:t>
      </w:r>
      <w:r w:rsidR="0036545B">
        <w:rPr>
          <w:i/>
        </w:rPr>
        <w:t>,</w:t>
      </w:r>
      <w:r w:rsidRPr="00B979E3">
        <w:rPr>
          <w:i/>
        </w:rPr>
        <w:t xml:space="preserve"> the FMU variables can be computed.</w:t>
      </w:r>
    </w:p>
    <w:p w14:paraId="5BB158F8" w14:textId="6734B87B" w:rsidR="00EC22A5" w:rsidRPr="00B979E3" w:rsidRDefault="00EC22A5" w:rsidP="00EC22A5">
      <w:pPr>
        <w:pStyle w:val="Textkrper-Zeileneinzug"/>
        <w:rPr>
          <w:i/>
        </w:rPr>
      </w:pPr>
      <w:r w:rsidRPr="00B979E3">
        <w:rPr>
          <w:i/>
        </w:rPr>
        <w:t>In the lower diagram</w:t>
      </w:r>
      <w:r w:rsidR="0036545B">
        <w:rPr>
          <w:i/>
        </w:rPr>
        <w:t>,</w:t>
      </w:r>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r w:rsidR="0036545B">
        <w:rPr>
          <w:i/>
        </w:rPr>
        <w:t>,</w:t>
      </w:r>
      <w:r w:rsidRPr="00B979E3">
        <w:rPr>
          <w:i/>
        </w:rPr>
        <w:t xml:space="preserve"> and via the shown sequence of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SetXXX</w:t>
      </w:r>
      <w:r w:rsidRPr="00B979E3">
        <w:rPr>
          <w:i/>
        </w:rPr>
        <w:t xml:space="preserve"> and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GetXXX</w:t>
      </w:r>
      <w:r w:rsidRPr="00B979E3">
        <w:rPr>
          <w:i/>
        </w:rPr>
        <w:t xml:space="preserve"> calls</w:t>
      </w:r>
      <w:r w:rsidR="0036545B">
        <w:rPr>
          <w:i/>
        </w:rPr>
        <w:t>,</w:t>
      </w:r>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Textkrper-Zeileneinzug"/>
        <w:rPr>
          <w:i/>
        </w:rPr>
      </w:pPr>
      <w:r w:rsidRPr="00B979E3">
        <w:rPr>
          <w:i/>
        </w:rPr>
        <w:t xml:space="preserve">These types of </w:t>
      </w:r>
      <w:proofErr w:type="spellStart"/>
      <w:r w:rsidRPr="00B979E3">
        <w:rPr>
          <w:i/>
        </w:rPr>
        <w:t>artifical</w:t>
      </w:r>
      <w:proofErr w:type="spellEnd"/>
      <w:r w:rsidRPr="00B979E3">
        <w:rPr>
          <w:i/>
        </w:rPr>
        <w:t xml:space="preserve"> or real algebraic loops can occur in all the different modes,</w:t>
      </w:r>
      <w:r w:rsidR="001C16B8">
        <w:rPr>
          <w:i/>
        </w:rPr>
        <w:t xml:space="preserve"> such as</w:t>
      </w:r>
      <w:r w:rsidRPr="00B979E3">
        <w:rPr>
          <w:i/>
        </w:rPr>
        <w:t xml:space="preserve"> 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Textkrper"/>
        <w:tabs>
          <w:tab w:val="left" w:pos="335"/>
        </w:tabs>
        <w:spacing w:before="0"/>
      </w:pPr>
      <w:r>
        <w:t>]</w:t>
      </w:r>
    </w:p>
    <w:p w14:paraId="19DA223B" w14:textId="38E73A3B" w:rsidR="00054BDD" w:rsidRDefault="00233C3F" w:rsidP="00233C3F">
      <w:pPr>
        <w:pStyle w:val="Textkrper"/>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r w:rsidR="00EE265D" w:rsidRPr="00487639">
        <w:t xml:space="preserve">Table </w:t>
      </w:r>
      <w:r w:rsidR="00EE265D">
        <w:rPr>
          <w:noProof/>
        </w:rPr>
        <w:t>1</w:t>
      </w:r>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r w:rsidR="001C16B8">
              <w:t>,</w:t>
            </w:r>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w:t>
            </w:r>
            <w:proofErr w:type="gramStart"/>
            <w:r>
              <w:t>variable returns</w:t>
            </w:r>
            <w:proofErr w:type="gramEnd"/>
            <w:r>
              <w:t xml:space="preserve">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Textkrper"/>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1397527E" w:rsidR="00596BCE" w:rsidRPr="00EB43B5" w:rsidRDefault="00F7175F">
      <w:pPr>
        <w:pStyle w:val="Textkrper"/>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596BCE">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proofErr w:type="spellStart"/>
            <w:r w:rsidR="00282473" w:rsidRPr="00CC7AD2">
              <w:rPr>
                <w:rStyle w:val="CODE"/>
              </w:rPr>
              <w:t>approx</w:t>
            </w:r>
            <w:proofErr w:type="spellEnd"/>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w:t>
            </w:r>
            <w:proofErr w:type="gramStart"/>
            <w:r w:rsidR="0048303E" w:rsidRPr="002C39EF">
              <w:rPr>
                <w:color w:val="006600"/>
              </w:rPr>
              <w:t>time</w:t>
            </w:r>
            <w:proofErr w:type="gramEnd"/>
            <w:r w:rsidR="0048303E" w:rsidRPr="002C39EF">
              <w:rPr>
                <w:color w:val="006600"/>
              </w:rPr>
              <w:t xml:space="preserv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C2544B">
              <w:rPr>
                <w:rStyle w:val="CODE"/>
              </w:rPr>
              <w:t xml:space="preserve"> </w:t>
            </w:r>
            <w:r w:rsidR="00DA742D">
              <w:t>=</w:t>
            </w:r>
            <w:r w:rsidR="00C2544B">
              <w:t xml:space="preserve"> </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000000">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80526B4"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r w:rsidR="00A325A5">
              <w:rPr>
                <w:rStyle w:val="CODE"/>
                <w:color w:val="0000FF"/>
              </w:rPr>
              <w:t>,</w:t>
            </w:r>
            <w:r w:rsidR="00A325A5">
              <w:rPr>
                <w:rStyle w:val="CODE"/>
                <w:color w:val="0000FF"/>
              </w:rPr>
              <w:br/>
              <w:t>fmi2GetEventIndicators</w:t>
            </w:r>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proofErr w:type="gramStart"/>
            <w:r w:rsidRPr="002C39EF">
              <w:rPr>
                <w:b/>
                <w:color w:val="006600"/>
              </w:rPr>
              <w:t>if</w:t>
            </w:r>
            <w:proofErr w:type="gramEnd"/>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000000"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t>fmi2</w:t>
            </w:r>
            <w:r w:rsidR="00233C3F" w:rsidRPr="002F3E46">
              <w:rPr>
                <w:rStyle w:val="CODE"/>
                <w:color w:val="008000"/>
              </w:rPr>
              <w:t>EnterEventMode</w:t>
            </w:r>
            <w:r w:rsidR="00892A29" w:rsidRPr="002F3E46">
              <w:rPr>
                <w:rStyle w:val="CODE"/>
                <w:color w:val="008000"/>
              </w:rPr>
              <w:br/>
            </w:r>
            <w:r w:rsidR="00892A29" w:rsidRPr="002F3E46">
              <w:rPr>
                <w:rStyle w:val="TextkrperZchn1"/>
                <w:color w:val="008000"/>
              </w:rPr>
              <w:t>(only from Continuous-Time Mode</w:t>
            </w:r>
            <w:r w:rsidR="008665B5" w:rsidRPr="002F3E46">
              <w:rPr>
                <w:rStyle w:val="TextkrperZchn1"/>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TextkrperZchn1"/>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000000">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proofErr w:type="spellStart"/>
            <w:r w:rsidR="003B4B88">
              <w:rPr>
                <w:rStyle w:val="CODE"/>
                <w:color w:val="006600"/>
              </w:rPr>
              <w:t>newDiscreteStates</w:t>
            </w:r>
            <w:r w:rsidR="00912254" w:rsidRPr="00912254">
              <w:rPr>
                <w:rStyle w:val="CODE"/>
                <w:color w:val="006600"/>
              </w:rPr>
              <w:t>Needed</w:t>
            </w:r>
            <w:proofErr w:type="spellEnd"/>
            <w:r w:rsidR="00912254">
              <w:rPr>
                <w:color w:val="006600"/>
              </w:rPr>
              <w:t xml:space="preserve"> whether a new event iteration is required.</w:t>
            </w:r>
          </w:p>
          <w:p w14:paraId="1F86E0E1" w14:textId="55919410" w:rsidR="00233C3F" w:rsidRPr="006F760E" w:rsidRDefault="00000000"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000000">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proofErr w:type="spellStart"/>
            <w:r w:rsidR="004A7837" w:rsidRPr="002C39EF">
              <w:rPr>
                <w:i/>
                <w:color w:val="006600"/>
              </w:rPr>
              <w:t>e</w:t>
            </w:r>
            <w:r w:rsidRPr="002C39EF">
              <w:rPr>
                <w:i/>
                <w:color w:val="006600"/>
              </w:rPr>
              <w:t>nterEventMode</w:t>
            </w:r>
            <w:proofErr w:type="spellEnd"/>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000000">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2064C096" w:rsidR="002A6746" w:rsidRPr="0098259C" w:rsidRDefault="00D4117B" w:rsidP="00044F2D">
      <w:pPr>
        <w:pStyle w:val="Beschriftung"/>
        <w:keepLines/>
        <w:jc w:val="center"/>
        <w:rPr>
          <w:b w:val="0"/>
        </w:rPr>
      </w:pPr>
      <w:bookmarkStart w:id="224" w:name="_Ref386198872"/>
      <w:r w:rsidRPr="00487639">
        <w:t xml:space="preserve">Table </w:t>
      </w:r>
      <w:r>
        <w:fldChar w:fldCharType="begin"/>
      </w:r>
      <w:r>
        <w:instrText xml:space="preserve"> SEQ Table \* ARABIC </w:instrText>
      </w:r>
      <w:r>
        <w:fldChar w:fldCharType="separate"/>
      </w:r>
      <w:r w:rsidR="00EE265D">
        <w:rPr>
          <w:noProof/>
        </w:rPr>
        <w:t>1</w:t>
      </w:r>
      <w:r>
        <w:fldChar w:fldCharType="end"/>
      </w:r>
      <w:bookmarkEnd w:id="224"/>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Textkrper"/>
        <w:tabs>
          <w:tab w:val="left" w:pos="335"/>
        </w:tabs>
        <w:rPr>
          <w:i/>
        </w:rPr>
      </w:pPr>
      <w:r>
        <w:t>[</w:t>
      </w:r>
      <w:r w:rsidR="004D5F57">
        <w:rPr>
          <w:i/>
        </w:rPr>
        <w:t>Remark 1</w:t>
      </w:r>
      <w:r w:rsidR="000F189A">
        <w:rPr>
          <w:i/>
        </w:rPr>
        <w:t xml:space="preserve"> – Calling Sequences</w:t>
      </w:r>
      <w:r w:rsidRPr="00856C78">
        <w:rPr>
          <w:i/>
        </w:rPr>
        <w:t>:</w:t>
      </w:r>
    </w:p>
    <w:p w14:paraId="7CCF19B3" w14:textId="50E86545" w:rsidR="004D5F57" w:rsidRDefault="004D5F57" w:rsidP="004D5F57">
      <w:pPr>
        <w:pStyle w:val="Textkrper"/>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w:t>
      </w:r>
      <w:proofErr w:type="gramStart"/>
      <w:r>
        <w:rPr>
          <w:i/>
        </w:rPr>
        <w:t>inputs</w:t>
      </w:r>
      <w:proofErr w:type="gramEnd"/>
      <w:r>
        <w:rPr>
          <w:i/>
        </w:rPr>
        <w:t xml:space="preserve"> arguments. </w:t>
      </w:r>
      <w:proofErr w:type="gramStart"/>
      <w:r>
        <w:rPr>
          <w:i/>
        </w:rPr>
        <w:t>In reality, every</w:t>
      </w:r>
      <w:proofErr w:type="gramEnd"/>
      <w:r>
        <w:rPr>
          <w:i/>
        </w:rPr>
        <w:t xml:space="preserve">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w:t>
      </w:r>
      <w:proofErr w:type="spellStart"/>
      <w:r w:rsidRPr="00A83996">
        <w:rPr>
          <w:rStyle w:val="CODE"/>
        </w:rPr>
        <w:t>ModelStructure</w:t>
      </w:r>
      <w:proofErr w:type="spellEnd"/>
      <w:r w:rsidRPr="00A83996">
        <w:rPr>
          <w:rStyle w:val="CODE"/>
        </w:rPr>
        <w:t>&gt;</w:t>
      </w:r>
      <w:r>
        <w:rPr>
          <w:i/>
        </w:rPr>
        <w:t xml:space="preserve">. This is </w:t>
      </w:r>
      <w:r w:rsidR="0042375D">
        <w:rPr>
          <w:i/>
        </w:rPr>
        <w:t>essential when FMUs are connected in a loop, as shown in</w:t>
      </w:r>
      <w:r w:rsidR="00032DF6">
        <w:rPr>
          <w:i/>
        </w:rPr>
        <w:t xml:space="preserve"> </w:t>
      </w:r>
      <w:r w:rsidR="00032DF6" w:rsidRPr="00BD2272">
        <w:fldChar w:fldCharType="begin"/>
      </w:r>
      <w:r w:rsidR="00032DF6" w:rsidRPr="00BD2272">
        <w:instrText xml:space="preserve"> REF _Ref401741613 \h </w:instrText>
      </w:r>
      <w:r w:rsidR="00032DF6">
        <w:instrText xml:space="preserve"> \* MERGEFORMAT </w:instrText>
      </w:r>
      <w:r w:rsidR="00032DF6" w:rsidRPr="00BD2272">
        <w:fldChar w:fldCharType="separate"/>
      </w:r>
      <w:r w:rsidR="00EE265D" w:rsidRPr="0098259C">
        <w:t xml:space="preserve">Figure </w:t>
      </w:r>
      <w:r w:rsidR="00EE265D">
        <w:rPr>
          <w:noProof/>
        </w:rPr>
        <w:t>5</w:t>
      </w:r>
      <w:r w:rsidR="00032DF6" w:rsidRPr="00BD2272">
        <w:fldChar w:fldCharType="end"/>
      </w:r>
      <w:r w:rsidR="0042375D" w:rsidRPr="00D2781E">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Textkrper-Zeileneinzug"/>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r w:rsidR="002556D5">
        <w:rPr>
          <w:i/>
        </w:rPr>
        <w:t>,</w:t>
      </w:r>
      <w:r w:rsidRPr="00D35827">
        <w:rPr>
          <w:i/>
        </w:rPr>
        <w:t xml:space="preserve"> not according to the “real” functional dependency, but according to the </w:t>
      </w:r>
      <w:r w:rsidRPr="00A83996">
        <w:rPr>
          <w:i/>
          <w:u w:val="single"/>
        </w:rPr>
        <w:t>sorted equations in the generated code</w:t>
      </w:r>
      <w:r w:rsidRPr="00D35827">
        <w:rPr>
          <w:i/>
        </w:rPr>
        <w:t>. Example</w:t>
      </w:r>
      <w:r w:rsidR="00B57D6B">
        <w:rPr>
          <w:i/>
        </w:rPr>
        <w:t>:</w:t>
      </w:r>
    </w:p>
    <w:p w14:paraId="6B4E2401" w14:textId="77777777" w:rsidR="00CD6F47" w:rsidRPr="00D35827" w:rsidRDefault="00CD6F47" w:rsidP="00CD6F47">
      <w:pPr>
        <w:pStyle w:val="Textkrper"/>
        <w:ind w:left="284"/>
        <w:rPr>
          <w:i/>
        </w:rPr>
      </w:pPr>
      <w:r w:rsidRPr="00D35827">
        <w:rPr>
          <w:i/>
        </w:rPr>
        <w:t>Assume an FMU is described by the following equations (</w:t>
      </w:r>
      <w:r w:rsidRPr="00D35827">
        <w:rPr>
          <w:rStyle w:val="CODE"/>
        </w:rPr>
        <w:t>u</w:t>
      </w:r>
      <w:proofErr w:type="gramStart"/>
      <w:r w:rsidRPr="00D35827">
        <w:rPr>
          <w:rStyle w:val="CODE"/>
        </w:rPr>
        <w:t>1,u</w:t>
      </w:r>
      <w:proofErr w:type="gramEnd"/>
      <w:r w:rsidRPr="00D35827">
        <w:rPr>
          <w:rStyle w:val="CODE"/>
        </w:rPr>
        <w:t>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Textkrper"/>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Textkrper"/>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Textkrper"/>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Textkrper"/>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Textkrper"/>
        <w:ind w:left="720"/>
        <w:rPr>
          <w:rStyle w:val="CODE"/>
        </w:rPr>
      </w:pPr>
      <w:r>
        <w:rPr>
          <w:rStyle w:val="CODE"/>
        </w:rPr>
        <w:t>w</w:t>
      </w:r>
      <w:proofErr w:type="gramStart"/>
      <w:r w:rsidRPr="00CD6F47">
        <w:rPr>
          <w:rStyle w:val="CODE"/>
        </w:rPr>
        <w:t xml:space="preserve">2 </w:t>
      </w:r>
      <w:r>
        <w:rPr>
          <w:rStyle w:val="CODE"/>
        </w:rPr>
        <w:t>:</w:t>
      </w:r>
      <w:proofErr w:type="gramEnd"/>
      <w:r w:rsidRPr="00CD6F47">
        <w:rPr>
          <w:rStyle w:val="CODE"/>
        </w:rPr>
        <w:t>= u2</w:t>
      </w:r>
    </w:p>
    <w:p w14:paraId="46185094" w14:textId="77777777" w:rsidR="00D35827" w:rsidRPr="00CD6F47" w:rsidRDefault="00D35827" w:rsidP="00D35827">
      <w:pPr>
        <w:pStyle w:val="Textkrper"/>
        <w:spacing w:before="0"/>
        <w:ind w:left="720"/>
        <w:rPr>
          <w:rStyle w:val="CODE"/>
        </w:rPr>
      </w:pPr>
      <w:r w:rsidRPr="00CD6F47">
        <w:rPr>
          <w:rStyle w:val="CODE"/>
        </w:rPr>
        <w:t>y</w:t>
      </w:r>
      <w:proofErr w:type="gramStart"/>
      <w:r w:rsidRPr="00CD6F47">
        <w:rPr>
          <w:rStyle w:val="CODE"/>
        </w:rPr>
        <w:t xml:space="preserve">2 </w:t>
      </w:r>
      <w:r>
        <w:rPr>
          <w:rStyle w:val="CODE"/>
        </w:rPr>
        <w:t>:</w:t>
      </w:r>
      <w:proofErr w:type="gramEnd"/>
      <w:r>
        <w:rPr>
          <w:rStyle w:val="CODE"/>
        </w:rPr>
        <w:t>= w</w:t>
      </w:r>
      <w:r w:rsidRPr="00CD6F47">
        <w:rPr>
          <w:rStyle w:val="CODE"/>
        </w:rPr>
        <w:t>2</w:t>
      </w:r>
    </w:p>
    <w:p w14:paraId="2DD81C54" w14:textId="77777777" w:rsidR="00D35827" w:rsidRPr="00CD6F47" w:rsidRDefault="00D35827" w:rsidP="00D35827">
      <w:pPr>
        <w:pStyle w:val="Textkrper"/>
        <w:spacing w:before="0"/>
        <w:ind w:left="720"/>
        <w:rPr>
          <w:rStyle w:val="CODE"/>
        </w:rPr>
      </w:pPr>
      <w:r>
        <w:rPr>
          <w:rStyle w:val="CODE"/>
        </w:rPr>
        <w:t>w</w:t>
      </w:r>
      <w:proofErr w:type="gramStart"/>
      <w:r w:rsidRPr="00CD6F47">
        <w:rPr>
          <w:rStyle w:val="CODE"/>
        </w:rPr>
        <w:t xml:space="preserve">1 </w:t>
      </w:r>
      <w:r>
        <w:rPr>
          <w:rStyle w:val="CODE"/>
        </w:rPr>
        <w:t>:</w:t>
      </w:r>
      <w:proofErr w:type="gramEnd"/>
      <w:r>
        <w:rPr>
          <w:rStyle w:val="CODE"/>
        </w:rPr>
        <w:t>= w</w:t>
      </w:r>
      <w:r w:rsidRPr="00CD6F47">
        <w:rPr>
          <w:rStyle w:val="CODE"/>
        </w:rPr>
        <w:t>2 + u1</w:t>
      </w:r>
    </w:p>
    <w:p w14:paraId="56C37ED5" w14:textId="77777777" w:rsidR="00D35827" w:rsidRPr="00CD6F47" w:rsidRDefault="00D35827" w:rsidP="00D35827">
      <w:pPr>
        <w:pStyle w:val="Textkrper"/>
        <w:spacing w:before="0"/>
        <w:ind w:left="720"/>
        <w:rPr>
          <w:rStyle w:val="CODE"/>
        </w:rPr>
      </w:pPr>
      <w:r w:rsidRPr="00CD6F47">
        <w:rPr>
          <w:rStyle w:val="CODE"/>
        </w:rPr>
        <w:t>y</w:t>
      </w:r>
      <w:proofErr w:type="gramStart"/>
      <w:r w:rsidRPr="00CD6F47">
        <w:rPr>
          <w:rStyle w:val="CODE"/>
        </w:rPr>
        <w:t xml:space="preserve">1 </w:t>
      </w:r>
      <w:r>
        <w:rPr>
          <w:rStyle w:val="CODE"/>
        </w:rPr>
        <w:t>:</w:t>
      </w:r>
      <w:proofErr w:type="gramEnd"/>
      <w:r>
        <w:rPr>
          <w:rStyle w:val="CODE"/>
        </w:rPr>
        <w:t>= w</w:t>
      </w:r>
      <w:r w:rsidRPr="00CD6F47">
        <w:rPr>
          <w:rStyle w:val="CODE"/>
        </w:rPr>
        <w:t>1</w:t>
      </w:r>
    </w:p>
    <w:p w14:paraId="24E593B0" w14:textId="5DD326C4" w:rsidR="00CD6F47" w:rsidRDefault="00CD6F47" w:rsidP="00D35827">
      <w:pPr>
        <w:pStyle w:val="Textkrper"/>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w:t>
      </w:r>
      <w:proofErr w:type="gramStart"/>
      <w:r w:rsidRPr="00D35827">
        <w:rPr>
          <w:rStyle w:val="CODE"/>
        </w:rPr>
        <w:t>1,u</w:t>
      </w:r>
      <w:proofErr w:type="gramEnd"/>
      <w:r w:rsidRPr="00D35827">
        <w:rPr>
          <w:rStyle w:val="CODE"/>
        </w:rPr>
        <w:t>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w:t>
      </w:r>
      <w:proofErr w:type="gramStart"/>
      <w:r w:rsidR="00D35827" w:rsidRPr="00D35827">
        <w:rPr>
          <w:rStyle w:val="CODE"/>
        </w:rPr>
        <w:t>1,u</w:t>
      </w:r>
      <w:proofErr w:type="gramEnd"/>
      <w:r w:rsidR="00D35827" w:rsidRPr="00D35827">
        <w:rPr>
          <w:rStyle w:val="CODE"/>
        </w:rPr>
        <w:t>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Textkrper"/>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Textkrper"/>
        <w:ind w:left="720"/>
        <w:rPr>
          <w:rStyle w:val="CODE"/>
        </w:rPr>
      </w:pPr>
      <w:r>
        <w:rPr>
          <w:rStyle w:val="CODE"/>
        </w:rPr>
        <w:t>w</w:t>
      </w:r>
      <w:proofErr w:type="gramStart"/>
      <w:r w:rsidRPr="00CD6F47">
        <w:rPr>
          <w:rStyle w:val="CODE"/>
        </w:rPr>
        <w:t xml:space="preserve">2 </w:t>
      </w:r>
      <w:r>
        <w:rPr>
          <w:rStyle w:val="CODE"/>
        </w:rPr>
        <w:t>:</w:t>
      </w:r>
      <w:proofErr w:type="gramEnd"/>
      <w:r w:rsidRPr="00CD6F47">
        <w:rPr>
          <w:rStyle w:val="CODE"/>
        </w:rPr>
        <w:t>= u2</w:t>
      </w:r>
    </w:p>
    <w:p w14:paraId="37441A9B" w14:textId="77777777" w:rsidR="00A83996" w:rsidRPr="00CD6F47" w:rsidRDefault="00A83996" w:rsidP="00A83996">
      <w:pPr>
        <w:pStyle w:val="Textkrper"/>
        <w:spacing w:before="0"/>
        <w:ind w:left="720"/>
        <w:rPr>
          <w:rStyle w:val="CODE"/>
        </w:rPr>
      </w:pPr>
      <w:r>
        <w:rPr>
          <w:rStyle w:val="CODE"/>
        </w:rPr>
        <w:t>w</w:t>
      </w:r>
      <w:proofErr w:type="gramStart"/>
      <w:r w:rsidRPr="00CD6F47">
        <w:rPr>
          <w:rStyle w:val="CODE"/>
        </w:rPr>
        <w:t xml:space="preserve">1 </w:t>
      </w:r>
      <w:r>
        <w:rPr>
          <w:rStyle w:val="CODE"/>
        </w:rPr>
        <w:t>:</w:t>
      </w:r>
      <w:proofErr w:type="gramEnd"/>
      <w:r>
        <w:rPr>
          <w:rStyle w:val="CODE"/>
        </w:rPr>
        <w:t>= w</w:t>
      </w:r>
      <w:r w:rsidRPr="00CD6F47">
        <w:rPr>
          <w:rStyle w:val="CODE"/>
        </w:rPr>
        <w:t>2 + u1</w:t>
      </w:r>
    </w:p>
    <w:p w14:paraId="4ABD901D" w14:textId="77777777" w:rsidR="00A83996" w:rsidRDefault="00A83996" w:rsidP="00A83996">
      <w:pPr>
        <w:pStyle w:val="Textkrper"/>
        <w:spacing w:before="0"/>
        <w:ind w:left="720"/>
        <w:rPr>
          <w:rStyle w:val="CODE"/>
        </w:rPr>
      </w:pPr>
      <w:r w:rsidRPr="00CD6F47">
        <w:rPr>
          <w:rStyle w:val="CODE"/>
        </w:rPr>
        <w:t>y</w:t>
      </w:r>
      <w:proofErr w:type="gramStart"/>
      <w:r w:rsidRPr="00CD6F47">
        <w:rPr>
          <w:rStyle w:val="CODE"/>
        </w:rPr>
        <w:t xml:space="preserve">1 </w:t>
      </w:r>
      <w:r>
        <w:rPr>
          <w:rStyle w:val="CODE"/>
        </w:rPr>
        <w:t>:</w:t>
      </w:r>
      <w:proofErr w:type="gramEnd"/>
      <w:r>
        <w:rPr>
          <w:rStyle w:val="CODE"/>
        </w:rPr>
        <w:t>= w</w:t>
      </w:r>
      <w:r w:rsidRPr="00CD6F47">
        <w:rPr>
          <w:rStyle w:val="CODE"/>
        </w:rPr>
        <w:t>1</w:t>
      </w:r>
    </w:p>
    <w:p w14:paraId="654E8046" w14:textId="77777777" w:rsidR="00A83996" w:rsidRPr="00CD6F47" w:rsidRDefault="00A83996" w:rsidP="00A83996">
      <w:pPr>
        <w:pStyle w:val="Textkrper"/>
        <w:spacing w:before="0"/>
        <w:ind w:left="720"/>
        <w:rPr>
          <w:rStyle w:val="CODE"/>
        </w:rPr>
      </w:pPr>
      <w:r w:rsidRPr="00CD6F47">
        <w:rPr>
          <w:rStyle w:val="CODE"/>
        </w:rPr>
        <w:t>y</w:t>
      </w:r>
      <w:proofErr w:type="gramStart"/>
      <w:r w:rsidRPr="00CD6F47">
        <w:rPr>
          <w:rStyle w:val="CODE"/>
        </w:rPr>
        <w:t xml:space="preserve">2 </w:t>
      </w:r>
      <w:r>
        <w:rPr>
          <w:rStyle w:val="CODE"/>
        </w:rPr>
        <w:t>:</w:t>
      </w:r>
      <w:proofErr w:type="gramEnd"/>
      <w:r>
        <w:rPr>
          <w:rStyle w:val="CODE"/>
        </w:rPr>
        <w:t>= w</w:t>
      </w:r>
      <w:r w:rsidRPr="00CD6F47">
        <w:rPr>
          <w:rStyle w:val="CODE"/>
        </w:rPr>
        <w:t>2</w:t>
      </w:r>
    </w:p>
    <w:p w14:paraId="0F9BF22C" w14:textId="08830566" w:rsidR="00A83996" w:rsidRDefault="00A83996" w:rsidP="00A83996">
      <w:pPr>
        <w:pStyle w:val="Textkrper"/>
        <w:ind w:left="284"/>
        <w:rPr>
          <w:i/>
        </w:rPr>
      </w:pPr>
      <w:r>
        <w:rPr>
          <w:i/>
        </w:rPr>
        <w:t xml:space="preserve">then the dependency should be defined as </w:t>
      </w:r>
      <w:r w:rsidRPr="00D35827">
        <w:rPr>
          <w:rStyle w:val="CODE"/>
        </w:rPr>
        <w:t>y2 = f(</w:t>
      </w:r>
      <w:r>
        <w:rPr>
          <w:rStyle w:val="CODE"/>
        </w:rPr>
        <w:t>u</w:t>
      </w:r>
      <w:proofErr w:type="gramStart"/>
      <w:r>
        <w:rPr>
          <w:rStyle w:val="CODE"/>
        </w:rPr>
        <w:t>1,</w:t>
      </w:r>
      <w:r w:rsidRPr="00D35827">
        <w:rPr>
          <w:rStyle w:val="CODE"/>
        </w:rPr>
        <w:t>u</w:t>
      </w:r>
      <w:proofErr w:type="gramEnd"/>
      <w:r w:rsidRPr="00D35827">
        <w:rPr>
          <w:rStyle w:val="CODE"/>
        </w:rPr>
        <w:t>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Textkrper"/>
        <w:tabs>
          <w:tab w:val="left" w:pos="335"/>
        </w:tabs>
        <w:rPr>
          <w:i/>
        </w:rPr>
      </w:pPr>
      <w:r>
        <w:rPr>
          <w:i/>
        </w:rPr>
        <w:t>Remark 2 – Mathematical Model of Discrete-Time FMUs</w:t>
      </w:r>
      <w:r w:rsidRPr="00856C78">
        <w:rPr>
          <w:i/>
        </w:rPr>
        <w:t>:</w:t>
      </w:r>
    </w:p>
    <w:p w14:paraId="3F5801CC" w14:textId="47BD34B9" w:rsidR="000F189A" w:rsidRDefault="000F189A" w:rsidP="000F189A">
      <w:pPr>
        <w:pStyle w:val="Textkrper"/>
        <w:tabs>
          <w:tab w:val="left" w:pos="335"/>
        </w:tabs>
        <w:spacing w:before="0"/>
        <w:rPr>
          <w:i/>
        </w:rPr>
      </w:pPr>
      <w:r>
        <w:rPr>
          <w:i/>
        </w:rPr>
        <w:t xml:space="preserve">There are </w:t>
      </w:r>
      <w:proofErr w:type="gramStart"/>
      <w:r>
        <w:rPr>
          <w:i/>
        </w:rPr>
        <w:t>many different ways</w:t>
      </w:r>
      <w:proofErr w:type="gramEnd"/>
      <w:r>
        <w:rPr>
          <w:i/>
        </w:rPr>
        <w:t xml:space="preserve"> discrete-time systems are described. For FMI</w:t>
      </w:r>
      <w:r w:rsidR="002556D5">
        <w:rPr>
          <w:i/>
        </w:rPr>
        <w:t>,</w:t>
      </w:r>
      <w:r>
        <w:rPr>
          <w:i/>
        </w:rPr>
        <w:t xml:space="preserve"> the following basic mathematical model for discrete-time systems is used (other description forms must be mapped, as sketched below):</w:t>
      </w:r>
    </w:p>
    <w:p w14:paraId="2E49D0BE" w14:textId="2572C584" w:rsidR="002927AB" w:rsidRPr="00E00035" w:rsidRDefault="00000000" w:rsidP="00E00035">
      <w:pPr>
        <w:pStyle w:val="Textkrper"/>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Textkrper"/>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xml:space="preserve">, the Integer part of the time is </w:t>
      </w:r>
      <w:proofErr w:type="gramStart"/>
      <w:r w:rsidR="00AD5F32" w:rsidRPr="004E3553">
        <w:rPr>
          <w:i/>
        </w:rPr>
        <w:t>incremented</w:t>
      </w:r>
      <w:proofErr w:type="gramEnd"/>
      <w:r w:rsidR="00AD5F32" w:rsidRPr="004E3553">
        <w:rPr>
          <w:i/>
        </w:rPr>
        <w:t xml:space="preserve">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Textkrper"/>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w:t>
      </w:r>
      <w:proofErr w:type="spellStart"/>
      <w:r w:rsidRPr="004E3553">
        <w:rPr>
          <w:i/>
        </w:rPr>
        <w:t>Synchrone</w:t>
      </w:r>
      <w:proofErr w:type="spellEnd"/>
      <w:r w:rsidR="009D01D5">
        <w:rPr>
          <w:i/>
        </w:rPr>
        <w:t xml:space="preserve"> (</w:t>
      </w:r>
      <w:proofErr w:type="spellStart"/>
      <w:r w:rsidR="009D01D5">
        <w:rPr>
          <w:i/>
        </w:rPr>
        <w:t>Pouzet</w:t>
      </w:r>
      <w:proofErr w:type="spellEnd"/>
      <w:r w:rsidR="009D01D5">
        <w:rPr>
          <w:i/>
        </w:rPr>
        <w:t xml:space="preserve"> 2006)</w:t>
      </w:r>
      <w:r w:rsidR="003E2D9B">
        <w:rPr>
          <w:i/>
        </w:rPr>
        <w:t xml:space="preserve"> or Modelica 3.3 (Modelica 2012)</w:t>
      </w:r>
      <w:r w:rsidRPr="004E3553">
        <w:rPr>
          <w:i/>
        </w:rPr>
        <w:t>, is called periodically</w:t>
      </w:r>
      <w:r w:rsidR="00D37C61">
        <w:rPr>
          <w:i/>
        </w:rPr>
        <w:t>,</w:t>
      </w:r>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Textkrper"/>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w:t>
      </w:r>
      <w:proofErr w:type="gramStart"/>
      <w:r w:rsidRPr="004E3553">
        <w:rPr>
          <w:i/>
          <w:lang w:eastAsia="de-DE"/>
        </w:rPr>
        <w:t>as long as</w:t>
      </w:r>
      <w:proofErr w:type="gramEnd"/>
      <w:r w:rsidRPr="004E3553">
        <w:rPr>
          <w:i/>
          <w:lang w:eastAsia="de-DE"/>
        </w:rPr>
        <w:t xml:space="preserve">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w:t>
      </w:r>
      <w:proofErr w:type="spellStart"/>
      <w:r w:rsidRPr="004E3553">
        <w:rPr>
          <w:i/>
          <w:lang w:eastAsia="de-DE"/>
        </w:rPr>
        <w:t>ScalarVariable</w:t>
      </w:r>
      <w:proofErr w:type="spellEnd"/>
      <w:r w:rsidRPr="004E3553">
        <w:rPr>
          <w:i/>
          <w:lang w:eastAsia="de-DE"/>
        </w:rPr>
        <w:t xml:space="preserve"> </w:t>
      </w:r>
      <w:r w:rsidR="004E3553" w:rsidRPr="004E3553">
        <w:rPr>
          <w:i/>
          <w:lang w:eastAsia="de-DE"/>
        </w:rPr>
        <w:t>definition</w:t>
      </w:r>
      <w:r w:rsidRPr="004E3553">
        <w:rPr>
          <w:i/>
          <w:lang w:eastAsia="de-DE"/>
        </w:rPr>
        <w:t xml:space="preserve"> of the corresponding input with flag </w:t>
      </w:r>
      <w:proofErr w:type="spellStart"/>
      <w:r w:rsidRPr="004E3553">
        <w:rPr>
          <w:rStyle w:val="CODE"/>
          <w:i/>
        </w:rPr>
        <w:t>canHandleMultipleSetPerTimeInstant</w:t>
      </w:r>
      <w:proofErr w:type="spellEnd"/>
      <w:r w:rsidRPr="004E3553">
        <w:rPr>
          <w:rStyle w:val="CODE"/>
          <w:i/>
        </w:rPr>
        <w:t>=false</w:t>
      </w:r>
      <w:r w:rsidR="00A875FB">
        <w:rPr>
          <w:i/>
          <w:lang w:eastAsia="de-DE"/>
        </w:rPr>
        <w:t xml:space="preserve"> (so an input with this flag is not allowed to be called in an algebraic loop).</w:t>
      </w:r>
    </w:p>
    <w:p w14:paraId="2BA2A076" w14:textId="77777777" w:rsidR="004D5F57" w:rsidRDefault="000F189A" w:rsidP="004D5F57">
      <w:pPr>
        <w:pStyle w:val="Textkrper"/>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Textkrper"/>
        <w:tabs>
          <w:tab w:val="left" w:pos="335"/>
        </w:tabs>
        <w:spacing w:before="0"/>
        <w:rPr>
          <w:i/>
        </w:rPr>
      </w:pPr>
      <w:r w:rsidRPr="00856C78">
        <w:rPr>
          <w:i/>
        </w:rPr>
        <w:t>In the above table</w:t>
      </w:r>
      <w:r w:rsidR="00705FCD">
        <w:rPr>
          <w:i/>
        </w:rPr>
        <w:t>,</w:t>
      </w:r>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Textkrper"/>
        <w:tabs>
          <w:tab w:val="left" w:pos="335"/>
        </w:tabs>
        <w:rPr>
          <w:i/>
        </w:rPr>
      </w:pPr>
      <w:r w:rsidRPr="00856C78">
        <w:rPr>
          <w:i/>
        </w:rPr>
        <w:t>An equation of the form</w:t>
      </w:r>
    </w:p>
    <w:p w14:paraId="4DDEE657" w14:textId="77777777" w:rsidR="00F8568B" w:rsidRDefault="00F8568B" w:rsidP="00F8568B">
      <w:pPr>
        <w:pStyle w:val="Textkrper"/>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w:t>
      </w:r>
      <w:proofErr w:type="gramStart"/>
      <w:r>
        <w:t>-1;</w:t>
      </w:r>
      <w:proofErr w:type="gramEnd"/>
    </w:p>
    <w:p w14:paraId="7B378838" w14:textId="77777777" w:rsidR="002D18EB" w:rsidRDefault="00E722AD" w:rsidP="00F8568B">
      <w:pPr>
        <w:pStyle w:val="Textkrper"/>
        <w:tabs>
          <w:tab w:val="left" w:pos="335"/>
        </w:tabs>
        <w:rPr>
          <w:i/>
        </w:rPr>
      </w:pPr>
      <w:r>
        <w:rPr>
          <w:i/>
        </w:rPr>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Textkrper"/>
        <w:tabs>
          <w:tab w:val="left" w:pos="335"/>
        </w:tabs>
        <w:ind w:left="335"/>
        <w:rPr>
          <w:i/>
        </w:rPr>
      </w:pPr>
      <w:r w:rsidRPr="00E722AD">
        <w:t>z</w:t>
      </w:r>
      <w:proofErr w:type="gramStart"/>
      <w:r w:rsidRPr="00E722AD">
        <w:t>1 :</w:t>
      </w:r>
      <w:proofErr w:type="gramEnd"/>
      <w:r w:rsidRPr="00E722AD">
        <w:t>= x1 – x2;</w:t>
      </w:r>
      <w:r w:rsidRPr="00E722AD">
        <w:br/>
        <w:t>z</w:t>
      </w:r>
      <w:r w:rsidR="00FC22E6">
        <w:t>2</w:t>
      </w:r>
      <w:r w:rsidRPr="00E722AD">
        <w:t xml:space="preserve"> := x3 – x1;</w:t>
      </w:r>
      <w:r>
        <w:br/>
      </w:r>
      <w:r w:rsidRPr="000458CF">
        <w:rPr>
          <w:b/>
        </w:rPr>
        <w:t>if</w:t>
      </w:r>
      <w:r w:rsidRPr="000458CF">
        <w:t xml:space="preserve"> </w:t>
      </w:r>
      <w:proofErr w:type="spellStart"/>
      <w:r w:rsidRPr="000458CF">
        <w:t>InitializationMode</w:t>
      </w:r>
      <w:proofErr w:type="spellEnd"/>
      <w:r w:rsidRPr="000458CF">
        <w:t xml:space="preserve"> </w:t>
      </w:r>
      <w:r w:rsidRPr="000458CF">
        <w:rPr>
          <w:b/>
        </w:rPr>
        <w:t>or</w:t>
      </w:r>
      <w:r>
        <w:t xml:space="preserve"> </w:t>
      </w:r>
      <w:proofErr w:type="spellStart"/>
      <w:r>
        <w:t>EventMode</w:t>
      </w:r>
      <w:proofErr w:type="spellEnd"/>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Textkrper"/>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Textkrper"/>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w:t>
      </w:r>
      <w:proofErr w:type="gramStart"/>
      <w:r>
        <w:t>-1;</w:t>
      </w:r>
      <w:proofErr w:type="gramEnd"/>
    </w:p>
    <w:p w14:paraId="5A095EB9" w14:textId="77777777" w:rsidR="00F8568B" w:rsidRPr="00856C78" w:rsidRDefault="00F8568B" w:rsidP="00F8568B">
      <w:pPr>
        <w:pStyle w:val="Textkrper"/>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Textkrper"/>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Textkrper"/>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r w:rsidR="00566C11">
        <w:rPr>
          <w:i/>
        </w:rPr>
        <w:t>,</w:t>
      </w:r>
      <w:r>
        <w:rPr>
          <w:i/>
        </w:rPr>
        <w:t xml:space="preserve"> and the environment must call </w:t>
      </w:r>
      <w:r w:rsidR="00140C25">
        <w:rPr>
          <w:i/>
        </w:rPr>
        <w:t>fmi2</w:t>
      </w:r>
      <w:r>
        <w:rPr>
          <w:i/>
        </w:rPr>
        <w:t>EnterEventMode.</w:t>
      </w:r>
    </w:p>
    <w:p w14:paraId="3FE88832" w14:textId="4EF1D4E9" w:rsidR="00FC22E6" w:rsidRDefault="00FC22E6" w:rsidP="00F8568B">
      <w:pPr>
        <w:pStyle w:val="Textkrper"/>
        <w:tabs>
          <w:tab w:val="left" w:pos="335"/>
        </w:tabs>
        <w:rPr>
          <w:i/>
        </w:rPr>
      </w:pPr>
      <w:r>
        <w:rPr>
          <w:i/>
        </w:rPr>
        <w:t>An actual implementation will pack the code in an impure function, say Greater(..), resulting in:</w:t>
      </w:r>
    </w:p>
    <w:p w14:paraId="56BDAFF8" w14:textId="475EE767" w:rsidR="00FC22E6" w:rsidRDefault="00FC22E6" w:rsidP="00FC22E6">
      <w:pPr>
        <w:pStyle w:val="Textkrper"/>
        <w:tabs>
          <w:tab w:val="left" w:pos="335"/>
        </w:tabs>
        <w:ind w:left="335"/>
      </w:pPr>
      <w:r w:rsidRPr="00856C78">
        <w:rPr>
          <w:i/>
        </w:rPr>
        <w:t>y</w:t>
      </w:r>
      <w:r>
        <w:t xml:space="preserve"> = </w:t>
      </w:r>
      <w:r w:rsidRPr="00856C78">
        <w:rPr>
          <w:b/>
        </w:rPr>
        <w:t>if</w:t>
      </w:r>
      <w:r>
        <w:t xml:space="preserve"> Greater(</w:t>
      </w:r>
      <w:r w:rsidRPr="00856C78">
        <w:rPr>
          <w:i/>
        </w:rPr>
        <w:t>x</w:t>
      </w:r>
      <w:r>
        <w:rPr>
          <w:i/>
        </w:rPr>
        <w:t>1-x</w:t>
      </w:r>
      <w:proofErr w:type="gramStart"/>
      <w:r>
        <w:rPr>
          <w:i/>
        </w:rPr>
        <w:t>2,..</w:t>
      </w:r>
      <w:proofErr w:type="gramEnd"/>
      <w:r>
        <w:rPr>
          <w:i/>
        </w:rPr>
        <w:t>)</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1C72A01C" w:rsidR="00FC22E6" w:rsidRDefault="00FC22E6" w:rsidP="00F8568B">
      <w:pPr>
        <w:pStyle w:val="Textkrper"/>
        <w:tabs>
          <w:tab w:val="left" w:pos="335"/>
        </w:tabs>
        <w:rPr>
          <w:i/>
        </w:rPr>
      </w:pPr>
      <w:r>
        <w:rPr>
          <w:i/>
        </w:rPr>
        <w:t xml:space="preserve">Furthermore, a hysteresis </w:t>
      </w:r>
      <w:r w:rsidR="00A875FB">
        <w:rPr>
          <w:i/>
        </w:rPr>
        <w:t>should</w:t>
      </w:r>
      <w:r>
        <w:rPr>
          <w:i/>
        </w:rPr>
        <w:t xml:space="preserve"> be added for the event indicators.</w:t>
      </w:r>
    </w:p>
    <w:p w14:paraId="1E73860F" w14:textId="77777777" w:rsidR="007425E8" w:rsidRDefault="004D5F57" w:rsidP="004D5F57">
      <w:pPr>
        <w:pStyle w:val="Textkrper"/>
        <w:tabs>
          <w:tab w:val="left" w:pos="335"/>
        </w:tabs>
        <w:spacing w:before="240"/>
        <w:rPr>
          <w:i/>
        </w:rPr>
      </w:pPr>
      <w:r>
        <w:rPr>
          <w:i/>
        </w:rPr>
        <w:t xml:space="preserve">Remark </w:t>
      </w:r>
      <w:r w:rsidR="000F189A">
        <w:rPr>
          <w:i/>
        </w:rPr>
        <w:t>4 – Pure Discrete-Time FMUs</w:t>
      </w:r>
      <w:r>
        <w:rPr>
          <w:i/>
        </w:rPr>
        <w:t>:</w:t>
      </w:r>
    </w:p>
    <w:p w14:paraId="50EAB83A" w14:textId="7475135B" w:rsidR="00F8568B" w:rsidRPr="00815F35" w:rsidRDefault="00F8568B" w:rsidP="004D5F57">
      <w:pPr>
        <w:pStyle w:val="Textkrper"/>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57AA6D8C" w14:textId="351BCF4F" w:rsidR="00F8568B" w:rsidRDefault="00E97DF8" w:rsidP="00F8568B">
      <w:pPr>
        <w:pStyle w:val="Textkrper"/>
        <w:tabs>
          <w:tab w:val="left" w:pos="335"/>
        </w:tabs>
      </w:pPr>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xml:space="preserve">, it </w:t>
      </w:r>
      <w:proofErr w:type="gramStart"/>
      <w:r w:rsidRPr="00FA3E81">
        <w:rPr>
          <w:i/>
          <w:iCs/>
        </w:rPr>
        <w:t>has to</w:t>
      </w:r>
      <w:proofErr w:type="gramEnd"/>
      <w:r w:rsidRPr="00FA3E81">
        <w:rPr>
          <w:i/>
          <w:iCs/>
        </w:rPr>
        <w:t xml:space="preserve"> enter </w:t>
      </w:r>
      <w:proofErr w:type="spellStart"/>
      <w:r w:rsidRPr="00FA3E81">
        <w:rPr>
          <w:i/>
          <w:iCs/>
        </w:rPr>
        <w:t>continuousTimeMode</w:t>
      </w:r>
      <w:proofErr w:type="spellEnd"/>
      <w:r w:rsidRPr="00FA3E81">
        <w:rPr>
          <w:i/>
          <w:iCs/>
        </w:rPr>
        <w:t xml:space="preserv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w:t>
      </w:r>
      <w:proofErr w:type="gramStart"/>
      <w:r w:rsidRPr="00FA3E81">
        <w:rPr>
          <w:i/>
          <w:iCs/>
        </w:rPr>
        <w:t>FMU</w:t>
      </w:r>
      <w:proofErr w:type="gramEnd"/>
      <w:r w:rsidRPr="00FA3E81">
        <w:rPr>
          <w:i/>
          <w:iCs/>
        </w:rPr>
        <w:t xml:space="preserve"> but this was not clearly defined in 2.0 so this clarification is needed for 2.0.1</w:t>
      </w:r>
      <w:r w:rsidR="00F8568B">
        <w:t>]</w:t>
      </w:r>
    </w:p>
    <w:p w14:paraId="403983F4" w14:textId="598BA917" w:rsidR="00990EFE" w:rsidRDefault="00990EFE" w:rsidP="00990EFE">
      <w:pPr>
        <w:pStyle w:val="Textkrper"/>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r w:rsidR="00BB031E">
        <w:rPr>
          <w:rStyle w:val="CODE"/>
          <w:rFonts w:cs="Courier New"/>
        </w:rPr>
        <w:t>″</w:t>
      </w:r>
      <w:r w:rsidR="00BB031E">
        <w:t>)</w:t>
      </w:r>
      <w:r w:rsidR="00E852C3">
        <w:t>,</w:t>
      </w:r>
      <w:r w:rsidR="00A1480E">
        <w:t xml:space="preserve"> and of all variables that have a start value with (</w:t>
      </w:r>
      <w:r w:rsidR="00BA3113">
        <w:t xml:space="preserve">explicitly </w:t>
      </w:r>
      <w:r w:rsidR="00A1480E">
        <w:t>or</w:t>
      </w:r>
      <w:r w:rsidR="00BA3113">
        <w:t xml:space="preserve"> implicitly</w:t>
      </w:r>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 xml:space="preserve">are </w:t>
      </w:r>
      <w:proofErr w:type="gramStart"/>
      <w:r w:rsidR="00B9765A">
        <w:t>collected together</w:t>
      </w:r>
      <w:proofErr w:type="gramEnd"/>
      <w:r w:rsidR="00B9765A">
        <w:t xml:space="preserve">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r w:rsidR="00BA3113">
        <w:t>,</w:t>
      </w:r>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r w:rsidR="00BA3113">
        <w:t>,</w:t>
      </w:r>
      <w:r w:rsidRPr="0098259C">
        <w:t xml:space="preserve"> and it is</w:t>
      </w:r>
      <w:r w:rsidR="00B9765A">
        <w:t xml:space="preserve"> required that an FMU solves a well-defined initialization problem inside the FMU in Initialization Mode.</w:t>
      </w:r>
    </w:p>
    <w:p w14:paraId="7987F749" w14:textId="5E9A66FA" w:rsidR="00A1480E" w:rsidRPr="0098259C" w:rsidRDefault="00A1480E" w:rsidP="006F760E">
      <w:pPr>
        <w:pStyle w:val="Textkrper-Zeileneinzug"/>
      </w:pPr>
      <w:r>
        <w:t xml:space="preserve">After calling </w:t>
      </w:r>
      <w:r w:rsidR="00140C25">
        <w:rPr>
          <w:rStyle w:val="CODE"/>
        </w:rPr>
        <w:t>fmi2</w:t>
      </w:r>
      <w:r w:rsidR="004100A9">
        <w:rPr>
          <w:rStyle w:val="CODE"/>
        </w:rPr>
        <w:t>ExitInitializationMode</w:t>
      </w:r>
      <w:r w:rsidR="00BA3113">
        <w:rPr>
          <w:rStyle w:val="CODE"/>
          <w:rFonts w:ascii="Arial" w:hAnsi="Arial" w:cs="Arial"/>
        </w:rPr>
        <w:t>,</w:t>
      </w:r>
      <w:r>
        <w:t xml:space="preserve"> the FMU is </w:t>
      </w:r>
      <w:r w:rsidR="00BA3113">
        <w:t xml:space="preserve">implicitly </w:t>
      </w:r>
      <w:r>
        <w:t>in Event Mode</w:t>
      </w:r>
      <w:r w:rsidR="00BA3113">
        <w:t>,</w:t>
      </w:r>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r w:rsidR="009D7E9E">
        <w:t>.</w:t>
      </w:r>
      <w:r w:rsidR="00B0359C">
        <w:t xml:space="preserve"> </w:t>
      </w:r>
      <w:r w:rsidR="009D7E9E">
        <w:t>I</w:t>
      </w:r>
      <w:r w:rsidR="00B0359C">
        <w:t xml:space="preserve">f </w:t>
      </w:r>
      <w:r w:rsidR="004B6DAD">
        <w:t>these variables are present in</w:t>
      </w:r>
      <w:r w:rsidR="00B0359C">
        <w:t xml:space="preserve"> an algebraic loop</w:t>
      </w:r>
      <w:r w:rsidR="004B6DAD">
        <w:t>, iteration can be used to compute them</w:t>
      </w:r>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Textkrper-Zeileneinzug"/>
      </w:pPr>
      <w:r w:rsidRPr="0098259C">
        <w:t xml:space="preserve">After </w:t>
      </w:r>
      <w:r w:rsidR="00B9765A">
        <w:t>switch</w:t>
      </w:r>
      <w:r w:rsidR="00E03BAF">
        <w:t>ing</w:t>
      </w:r>
      <w:r w:rsidR="00B9765A">
        <w:t xml:space="preserve"> to Continuous-Time Mode</w:t>
      </w:r>
      <w:r w:rsidR="00E03BAF">
        <w:t>, the</w:t>
      </w:r>
      <w:r w:rsidR="00B9765A">
        <w:t xml:space="preserve"> </w:t>
      </w:r>
      <w:r w:rsidRPr="0098259C">
        <w:t xml:space="preserve">integration is started. Basically, in this phase the derivatives of the continuous states are computed. If FMUs and/or </w:t>
      </w:r>
      <w:proofErr w:type="spellStart"/>
      <w:r w:rsidRPr="0098259C">
        <w:t>submodels</w:t>
      </w:r>
      <w:proofErr w:type="spellEnd"/>
      <w:r w:rsidRPr="0098259C">
        <w:t xml:space="preserve"> are </w:t>
      </w:r>
      <w:proofErr w:type="gramStart"/>
      <w:r w:rsidRPr="0098259C">
        <w:t>connected together</w:t>
      </w:r>
      <w:proofErr w:type="gramEnd"/>
      <w:r w:rsidRPr="0098259C">
        <w:t>, then the inputs of these models are the outputs of other models</w:t>
      </w:r>
      <w:r w:rsidR="00F40EA7">
        <w:t>,</w:t>
      </w:r>
      <w:r w:rsidRPr="0098259C">
        <w:t xml:space="preserve"> and therefore</w:t>
      </w:r>
      <w:r w:rsidR="00F40EA7">
        <w:t>,</w:t>
      </w:r>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646D7EA7" w:rsidR="00990EFE" w:rsidRPr="0098259C" w:rsidRDefault="00990EFE" w:rsidP="00990EFE">
      <w:pPr>
        <w:pStyle w:val="Textkrper-Zeileneinzug"/>
      </w:pPr>
      <w:r w:rsidRPr="0098259C">
        <w:t xml:space="preserve">Continuous integration is stopped at an event instant. An event instant is determined by a time, </w:t>
      </w:r>
      <w:proofErr w:type="gramStart"/>
      <w:r w:rsidRPr="0098259C">
        <w:t>state</w:t>
      </w:r>
      <w:proofErr w:type="gramEnd"/>
      <w:r w:rsidRPr="0098259C">
        <w:t xml:space="preserve"> or step event</w:t>
      </w:r>
      <w:r w:rsidR="00F96EA4">
        <w:t>, or by an external event triggered by the environment</w:t>
      </w:r>
      <w:r w:rsidRPr="0098259C">
        <w:t xml:space="preserve">. </w:t>
      </w:r>
      <w:proofErr w:type="gramStart"/>
      <w:r w:rsidRPr="0098259C">
        <w:t>In order to</w:t>
      </w:r>
      <w:proofErr w:type="gramEnd"/>
      <w:r w:rsidRPr="0098259C">
        <w:t xml:space="preserve">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w:t>
      </w:r>
      <w:proofErr w:type="gramStart"/>
      <w:r w:rsidRPr="0098259C">
        <w:t>in order to</w:t>
      </w:r>
      <w:proofErr w:type="gramEnd"/>
      <w:r w:rsidRPr="0098259C">
        <w:t xml:space="preserve"> determine the time instant of the domain change up to a certain precision.</w:t>
      </w:r>
    </w:p>
    <w:p w14:paraId="32D97F3E" w14:textId="4B2043E1" w:rsidR="00990EFE" w:rsidRPr="0098259C" w:rsidRDefault="00990EFE" w:rsidP="00990EFE">
      <w:pPr>
        <w:pStyle w:val="Textkrper-Zeileneinzug"/>
      </w:pPr>
      <w:r w:rsidRPr="0098259C">
        <w:t xml:space="preserve">After an event is triggered, </w:t>
      </w:r>
      <w:r w:rsidR="00F96EA4">
        <w:t>the FMU needs to be switched to Event Mode</w:t>
      </w:r>
      <w:r w:rsidRPr="0098259C">
        <w:t xml:space="preserve">. </w:t>
      </w:r>
      <w:r w:rsidR="000A71BB">
        <w:t>In this mode</w:t>
      </w:r>
      <w:r w:rsidR="00F32111">
        <w:t>,</w:t>
      </w:r>
      <w:r w:rsidR="000A71BB">
        <w:t xml:space="preserve"> systems of equations over connected FMUs </w:t>
      </w:r>
      <w:r w:rsidR="002A451A">
        <w:t xml:space="preserve">might be solved </w:t>
      </w:r>
      <w:r w:rsidR="000A71BB">
        <w:t>(</w:t>
      </w:r>
      <w:proofErr w:type="spellStart"/>
      <w:r w:rsidR="000A71BB">
        <w:t>similarily</w:t>
      </w:r>
      <w:proofErr w:type="spellEnd"/>
      <w:r w:rsidR="000A71BB">
        <w:t xml:space="preserve">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r w:rsidR="00F32111">
        <w:t>for example,</w:t>
      </w:r>
      <w:r w:rsidR="003A60FD">
        <w:t xml:space="preserve"> because the FMU describes internally a state machine and transitions are still able to fire, but new inputs shall be </w:t>
      </w:r>
      <w:proofErr w:type="gramStart"/>
      <w:r w:rsidR="003A60FD">
        <w:t>taken into account</w:t>
      </w:r>
      <w:proofErr w:type="gramEnd"/>
      <w:r w:rsidR="003A60FD">
        <w:t>).</w:t>
      </w:r>
    </w:p>
    <w:p w14:paraId="5CF34A95" w14:textId="42597F8E" w:rsidR="00990EFE" w:rsidRPr="0098259C" w:rsidRDefault="00990EFE" w:rsidP="00990EFE">
      <w:pPr>
        <w:pStyle w:val="Textkrper-Zeileneinzug"/>
      </w:pPr>
      <w:r w:rsidRPr="0098259C">
        <w:t xml:space="preserve">The function calls in the table above describe precisely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r w:rsidR="008A13FE">
        <w:t>,</w:t>
      </w:r>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EE265D">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berschrift2"/>
      </w:pPr>
      <w:bookmarkStart w:id="225" w:name="_Toc55136505"/>
      <w:r w:rsidRPr="0098259C">
        <w:t>FMI Application Programming Interface</w:t>
      </w:r>
      <w:bookmarkEnd w:id="225"/>
    </w:p>
    <w:p w14:paraId="01BE0732" w14:textId="77777777" w:rsidR="00286E41" w:rsidRPr="0098259C" w:rsidRDefault="00286E41" w:rsidP="00286E41">
      <w:pPr>
        <w:pStyle w:val="Textkrper"/>
        <w:spacing w:before="0"/>
      </w:pPr>
      <w:r w:rsidRPr="0098259C">
        <w:t>This section contains the interface description to evaluate different model parts from a C program.</w:t>
      </w:r>
    </w:p>
    <w:p w14:paraId="7226C122" w14:textId="77777777" w:rsidR="00990EFE" w:rsidRPr="0098259C" w:rsidRDefault="00990EFE" w:rsidP="00324B2A">
      <w:pPr>
        <w:pStyle w:val="berschrift3"/>
      </w:pPr>
      <w:bookmarkStart w:id="226" w:name="_Ref240459819"/>
      <w:bookmarkStart w:id="227" w:name="_Toc240646369"/>
      <w:bookmarkStart w:id="228" w:name="_Toc247884542"/>
      <w:bookmarkStart w:id="229" w:name="_Ref289632501"/>
      <w:bookmarkStart w:id="230" w:name="_Toc55136506"/>
      <w:r w:rsidRPr="0098259C">
        <w:t>Providing Independent Variables and Re-initialization of Caching</w:t>
      </w:r>
      <w:bookmarkEnd w:id="226"/>
      <w:bookmarkEnd w:id="227"/>
      <w:bookmarkEnd w:id="228"/>
      <w:bookmarkEnd w:id="229"/>
      <w:bookmarkEnd w:id="230"/>
    </w:p>
    <w:p w14:paraId="53CC297E" w14:textId="3A069C30" w:rsidR="00990EFE" w:rsidRPr="0098259C" w:rsidRDefault="00990EFE" w:rsidP="00990EFE">
      <w:pPr>
        <w:pStyle w:val="Textkrper"/>
      </w:pPr>
      <w:r w:rsidRPr="0098259C">
        <w:t xml:space="preserve">Depending on the situation, different variables need to be computed. </w:t>
      </w:r>
      <w:proofErr w:type="gramStart"/>
      <w:r w:rsidRPr="0098259C">
        <w:t>In order to</w:t>
      </w:r>
      <w:proofErr w:type="gramEnd"/>
      <w:r w:rsidRPr="0098259C">
        <w:t xml:space="preserve">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r w:rsidR="00DD7F03">
        <w:t>,</w:t>
      </w:r>
      <w:r w:rsidRPr="0098259C">
        <w:t xml:space="preserve"> during the iteration of an integrator step, only the state derivatives need to be computed provided the output of a model is not connected</w:t>
      </w:r>
      <w:r w:rsidR="00DD7F03">
        <w:t>;</w:t>
      </w:r>
      <w:r w:rsidRPr="0098259C">
        <w:t xml:space="preserve"> </w:t>
      </w:r>
      <w:r w:rsidR="00DD7F03">
        <w:t>i</w:t>
      </w:r>
      <w:r w:rsidRPr="0098259C">
        <w:t xml:space="preserve">t might be that at the same time instant other variables are needed. </w:t>
      </w:r>
      <w:r w:rsidR="009F2AEB" w:rsidRPr="0098259C">
        <w:t>For example</w:t>
      </w:r>
      <w:r w:rsidR="00DD7F03">
        <w:t>,</w:t>
      </w:r>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r w:rsidR="007E3B47">
        <w:t>If the state derivatives have already been computed at the present time instant, then it is important for efficiency that they are not newly computed in the call to compute the event indicator functions</w:t>
      </w:r>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Textkrper-Zeileneinzug"/>
      </w:pPr>
      <w:r w:rsidRPr="0098259C">
        <w:t xml:space="preserve">Caching requires that the model evaluation can detect when the input arguments, like time or states, have changed. This is achieved by setting them explicitly with a function call, since every such function call </w:t>
      </w:r>
      <w:proofErr w:type="gramStart"/>
      <w:r w:rsidRPr="0098259C">
        <w:t>signals precisely</w:t>
      </w:r>
      <w:proofErr w:type="gramEnd"/>
      <w:r w:rsidRPr="0098259C">
        <w:t xml:space="preserve"> a change of the corresponding variables. For this reason, this section contains functions to set the input arguments of the equation evaluation functions. This is unproblematic for time and states, but is more involved for parameters and </w:t>
      </w:r>
      <w:proofErr w:type="gramStart"/>
      <w:r w:rsidRPr="0098259C">
        <w:t>inputs, since</w:t>
      </w:r>
      <w:proofErr w:type="gramEnd"/>
      <w:r w:rsidRPr="0098259C">
        <w:t xml:space="preserv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proofErr w:type="gramStart"/>
            <w:r w:rsidR="009236DE" w:rsidRPr="0098259C">
              <w:rPr>
                <w:rStyle w:val="CODE"/>
                <w:rFonts w:cs="Courier New"/>
              </w:rPr>
              <w:t>SetTime</w:t>
            </w:r>
            <w:r w:rsidR="00990EFE" w:rsidRPr="0098259C">
              <w:rPr>
                <w:rStyle w:val="CODE"/>
                <w:rFonts w:cs="Courier New"/>
              </w:rPr>
              <w:t>(</w:t>
            </w:r>
            <w:proofErr w:type="gramEnd"/>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(variables that depend 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proofErr w:type="gramStart"/>
            <w:r w:rsidR="009236DE" w:rsidRPr="0098259C">
              <w:rPr>
                <w:rStyle w:val="CODE"/>
                <w:rFonts w:cs="Courier New"/>
              </w:rPr>
              <w:t>SetContinuousStates</w:t>
            </w:r>
            <w:r w:rsidR="00990EFE" w:rsidRPr="0098259C">
              <w:rPr>
                <w:rStyle w:val="CODE"/>
                <w:rFonts w:cs="Courier New"/>
              </w:rPr>
              <w:t>(</w:t>
            </w:r>
            <w:proofErr w:type="gramEnd"/>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nx</w:t>
            </w:r>
            <w:proofErr w:type="spellEnd"/>
            <w:r w:rsidR="00990EFE" w:rsidRPr="0098259C">
              <w:rPr>
                <w:rStyle w:val="CODE"/>
                <w:rFonts w:cs="Courier New"/>
              </w:rPr>
              <w:t>);</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2AA2A166"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proofErr w:type="spellStart"/>
            <w:r w:rsidRPr="0098259C">
              <w:rPr>
                <w:rStyle w:val="CODE"/>
                <w:rFonts w:cs="Courier New"/>
              </w:rPr>
              <w:t>nx</w:t>
            </w:r>
            <w:proofErr w:type="spellEnd"/>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r w:rsidR="005F62C3">
              <w:t xml:space="preserve"> that</w:t>
            </w:r>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759302B2"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w:t>
            </w:r>
            <w:proofErr w:type="gramStart"/>
            <w:r w:rsidRPr="0098259C">
              <w:t>inputs</w:t>
            </w:r>
            <w:proofErr w:type="gramEnd"/>
            <w:r w:rsidRPr="0098259C">
              <w:t xml:space="preserve">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EE265D">
              <w:t>2.1.7</w:t>
            </w:r>
            <w:r w:rsidR="00BB29C0">
              <w:fldChar w:fldCharType="end"/>
            </w:r>
            <w:r w:rsidRPr="0098259C">
              <w:t>.</w:t>
            </w:r>
          </w:p>
        </w:tc>
      </w:tr>
    </w:tbl>
    <w:p w14:paraId="2B0743C2" w14:textId="498E168C" w:rsidR="00990EFE" w:rsidRPr="0098259C" w:rsidRDefault="00D23B8A" w:rsidP="00990EFE">
      <w:pPr>
        <w:pStyle w:val="Textkrper"/>
        <w:rPr>
          <w:rFonts w:ascii="Courier New" w:hAnsi="Courier New" w:cs="Courier New"/>
          <w:sz w:val="19"/>
        </w:rPr>
      </w:pPr>
      <w:r>
        <w:t>[</w:t>
      </w:r>
      <w:r w:rsidR="00990EFE" w:rsidRPr="00044F2D">
        <w:rPr>
          <w:i/>
        </w:rPr>
        <w:t>The functions above have the slight drawback that values must always be copied</w:t>
      </w:r>
      <w:r w:rsidR="003272DA">
        <w:rPr>
          <w:i/>
        </w:rPr>
        <w:t>.</w:t>
      </w:r>
      <w:r w:rsidR="00990EFE" w:rsidRPr="00044F2D">
        <w:rPr>
          <w:i/>
        </w:rPr>
        <w:t xml:space="preserve"> </w:t>
      </w:r>
      <w:r w:rsidR="003272DA">
        <w:rPr>
          <w:i/>
        </w:rPr>
        <w:t>F</w:t>
      </w:r>
      <w:r w:rsidR="009F2AEB" w:rsidRPr="00044F2D">
        <w:rPr>
          <w:i/>
        </w:rPr>
        <w:t>or example</w:t>
      </w:r>
      <w:r w:rsidR="005F62C3">
        <w:rPr>
          <w:i/>
        </w:rPr>
        <w:t>,</w:t>
      </w:r>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r w:rsidR="005F62C3">
        <w:rPr>
          <w:i/>
        </w:rPr>
        <w:t>,</w:t>
      </w:r>
      <w:r w:rsidR="00990EFE" w:rsidRPr="00044F2D">
        <w:rPr>
          <w:i/>
        </w:rPr>
        <w:t xml:space="preserve"> and this function has to copy the values </w:t>
      </w:r>
      <w:proofErr w:type="gramStart"/>
      <w:r w:rsidR="00990EFE" w:rsidRPr="00044F2D">
        <w:rPr>
          <w:i/>
        </w:rPr>
        <w:t>in to</w:t>
      </w:r>
      <w:proofErr w:type="gramEnd"/>
      <w:r w:rsidR="00990EFE" w:rsidRPr="00044F2D">
        <w:rPr>
          <w:i/>
        </w:rPr>
        <w:t xml:space="preserve">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berschrift3"/>
      </w:pPr>
      <w:bookmarkStart w:id="231" w:name="_Ref235854743"/>
      <w:bookmarkStart w:id="232" w:name="_Toc240646370"/>
      <w:bookmarkStart w:id="233" w:name="_Toc247884543"/>
      <w:bookmarkStart w:id="234" w:name="_Toc55136507"/>
      <w:r w:rsidRPr="0098259C">
        <w:t>Evaluation of Model Equations</w:t>
      </w:r>
      <w:bookmarkEnd w:id="231"/>
      <w:bookmarkEnd w:id="232"/>
      <w:bookmarkEnd w:id="233"/>
      <w:bookmarkEnd w:id="234"/>
    </w:p>
    <w:p w14:paraId="50BAB7CF" w14:textId="77777777" w:rsidR="005666E8" w:rsidRPr="0098259C" w:rsidRDefault="00990EFE" w:rsidP="001153E0">
      <w:pPr>
        <w:pStyle w:val="Textkrper"/>
        <w:spacing w:after="120"/>
      </w:pPr>
      <w:r w:rsidRPr="0098259C">
        <w:t xml:space="preserve">This section contains the core functions to evaluate the model equations. Before one of these functions can be called, the appropriate functions from the previous section </w:t>
      </w:r>
      <w:proofErr w:type="gramStart"/>
      <w:r w:rsidRPr="0098259C">
        <w:t>have to</w:t>
      </w:r>
      <w:proofErr w:type="gramEnd"/>
      <w:r w:rsidRPr="0098259C">
        <w:t xml:space="preserve"> be used, to set the input arguments to the current model evaluation.</w:t>
      </w:r>
    </w:p>
    <w:tbl>
      <w:tblPr>
        <w:tblW w:w="0" w:type="auto"/>
        <w:tblInd w:w="348" w:type="dxa"/>
        <w:tblLook w:val="01E0" w:firstRow="1" w:lastRow="1" w:firstColumn="1" w:lastColumn="1" w:noHBand="0" w:noVBand="0"/>
      </w:tblPr>
      <w:tblGrid>
        <w:gridCol w:w="593"/>
        <w:gridCol w:w="8753"/>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proofErr w:type="gramStart"/>
            <w:r w:rsidR="005666E8">
              <w:rPr>
                <w:rStyle w:val="CODE"/>
                <w:rFonts w:cs="Courier New"/>
              </w:rPr>
              <w:t>EnterEventMode</w:t>
            </w:r>
            <w:r w:rsidR="005666E8" w:rsidRPr="0098259C">
              <w:rPr>
                <w:rStyle w:val="CODE"/>
                <w:rFonts w:cs="Courier New"/>
              </w:rPr>
              <w:t>(</w:t>
            </w:r>
            <w:proofErr w:type="gramEnd"/>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Textkrper-Zeileneinzug"/>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proofErr w:type="gramStart"/>
            <w:r w:rsidR="00840DE4">
              <w:rPr>
                <w:rStyle w:val="CODE"/>
                <w:rFonts w:cs="Courier New"/>
              </w:rPr>
              <w:t>NewDiscreteStates</w:t>
            </w:r>
            <w:r w:rsidR="005666E8" w:rsidRPr="0098259C">
              <w:rPr>
                <w:rStyle w:val="CODE"/>
                <w:rFonts w:cs="Courier New"/>
              </w:rPr>
              <w:t>(</w:t>
            </w:r>
            <w:proofErr w:type="gramEnd"/>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 xml:space="preserve">typedef </w:t>
            </w:r>
            <w:proofErr w:type="gramStart"/>
            <w:r w:rsidRPr="0098259C">
              <w:rPr>
                <w:rStyle w:val="CODE"/>
                <w:rFonts w:cs="Courier New"/>
                <w:b/>
              </w:rPr>
              <w:t>struct</w:t>
            </w:r>
            <w:r w:rsidRPr="0098259C">
              <w:rPr>
                <w:rStyle w:val="CODE"/>
                <w:rFonts w:cs="Courier New"/>
              </w:rPr>
              <w:t>{</w:t>
            </w:r>
            <w:proofErr w:type="gramEnd"/>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003B4B88">
              <w:rPr>
                <w:rStyle w:val="CODE"/>
                <w:rFonts w:cs="Courier New"/>
              </w:rPr>
              <w:t>newDiscreteStates</w:t>
            </w:r>
            <w:r w:rsidRPr="009E62EC">
              <w:rPr>
                <w:rStyle w:val="CODE"/>
                <w:rFonts w:cs="Courier New"/>
              </w:rPr>
              <w:t>Needed</w:t>
            </w:r>
            <w:proofErr w:type="spellEnd"/>
            <w:r w:rsidRPr="009E62EC">
              <w:rPr>
                <w:rStyle w:val="CODE"/>
                <w:rFonts w:cs="Courier New"/>
              </w:rPr>
              <w:t>;</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 xml:space="preserve">Boolean </w:t>
            </w:r>
            <w:proofErr w:type="spellStart"/>
            <w:proofErr w:type="gramStart"/>
            <w:r w:rsidRPr="006F760E">
              <w:rPr>
                <w:rStyle w:val="CODE"/>
                <w:rFonts w:cs="Courier New"/>
              </w:rPr>
              <w:t>terminateSimulation</w:t>
            </w:r>
            <w:proofErr w:type="spellEnd"/>
            <w:r w:rsidR="00276F84">
              <w:rPr>
                <w:rStyle w:val="CODE"/>
                <w:rFonts w:cs="Courier New"/>
              </w:rPr>
              <w:t>;</w:t>
            </w:r>
            <w:proofErr w:type="gramEnd"/>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proofErr w:type="gramStart"/>
            <w:r w:rsidRPr="009E62EC">
              <w:rPr>
                <w:rStyle w:val="CODE"/>
                <w:rFonts w:cs="Courier New"/>
              </w:rPr>
              <w:t>nominalsOfContinuousStatesChanged</w:t>
            </w:r>
            <w:proofErr w:type="spellEnd"/>
            <w:r w:rsidRPr="009E62EC">
              <w:rPr>
                <w:rStyle w:val="CODE"/>
                <w:rFonts w:cs="Courier New"/>
              </w:rPr>
              <w:t>;</w:t>
            </w:r>
            <w:proofErr w:type="gramEnd"/>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proofErr w:type="gramStart"/>
            <w:r w:rsidRPr="009E62EC">
              <w:rPr>
                <w:rStyle w:val="CODE"/>
                <w:rFonts w:cs="Courier New"/>
              </w:rPr>
              <w:t>valuesOfContinuousStatesChanged</w:t>
            </w:r>
            <w:proofErr w:type="spellEnd"/>
            <w:r w:rsidRPr="009E62EC">
              <w:rPr>
                <w:rStyle w:val="CODE"/>
                <w:rFonts w:cs="Courier New"/>
              </w:rPr>
              <w:t>;</w:t>
            </w:r>
            <w:proofErr w:type="gramEnd"/>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proofErr w:type="gramStart"/>
            <w:r w:rsidR="00762565">
              <w:rPr>
                <w:rStyle w:val="CODE"/>
                <w:rFonts w:cs="Courier New"/>
              </w:rPr>
              <w:t>nextEventTimeDefined</w:t>
            </w:r>
            <w:proofErr w:type="spellEnd"/>
            <w:r w:rsidRPr="009E62EC">
              <w:rPr>
                <w:rStyle w:val="CODE"/>
                <w:rFonts w:cs="Courier New"/>
              </w:rPr>
              <w:t>;</w:t>
            </w:r>
            <w:proofErr w:type="gramEnd"/>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w:t>
            </w:r>
            <w:proofErr w:type="spellStart"/>
            <w:r w:rsidRPr="009E62EC">
              <w:rPr>
                <w:rStyle w:val="CODE"/>
                <w:rFonts w:cs="Courier New"/>
              </w:rPr>
              <w:t>nextEventTime</w:t>
            </w:r>
            <w:proofErr w:type="spellEnd"/>
            <w:r w:rsidRPr="009E62EC">
              <w:rPr>
                <w:rStyle w:val="CODE"/>
                <w:rFonts w:cs="Courier New"/>
              </w:rPr>
              <w:t xml:space="preserve">; // next event if </w:t>
            </w:r>
            <w:proofErr w:type="spellStart"/>
            <w:r w:rsidR="00762565">
              <w:rPr>
                <w:rStyle w:val="CODE"/>
                <w:rFonts w:cs="Courier New"/>
              </w:rPr>
              <w:t>nextEventTimeDefined</w:t>
            </w:r>
            <w:proofErr w:type="spellEnd"/>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Textkrper-Zeileneinzug"/>
              <w:ind w:firstLine="0"/>
              <w:jc w:val="left"/>
            </w:pPr>
            <w:r>
              <w:t xml:space="preserve">The FMU is in Event Mode and the </w:t>
            </w:r>
            <w:r w:rsidR="00762565">
              <w:t>super dense time is increment</w:t>
            </w:r>
            <w:r w:rsidR="003B4B88">
              <w:t>ed by this call.</w:t>
            </w:r>
          </w:p>
          <w:p w14:paraId="7A39B1BE" w14:textId="6B03CCC7" w:rsidR="005E69DF" w:rsidRPr="003B4B88" w:rsidRDefault="00762565">
            <w:pPr>
              <w:pStyle w:val="Textkrper-Zeileneinzug"/>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5F62C3">
              <w:t>,</w:t>
            </w:r>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0BD3D8EB" w:rsidR="009A54A7" w:rsidRDefault="009A54A7" w:rsidP="00A31695">
            <w:pPr>
              <w:pStyle w:val="Textkrper-Zeileneinzug"/>
              <w:jc w:val="left"/>
              <w:rPr>
                <w:b/>
              </w:rPr>
            </w:pPr>
            <w:r>
              <w:t xml:space="preserve">If return argument </w:t>
            </w:r>
            <w:r w:rsidR="00140C25">
              <w:rPr>
                <w:rStyle w:val="CODE"/>
                <w:rFonts w:cs="Courier New"/>
              </w:rPr>
              <w:t>fmi2</w:t>
            </w:r>
            <w:r w:rsidR="00653A5F">
              <w:rPr>
                <w:rStyle w:val="CODE"/>
                <w:rFonts w:cs="Courier New"/>
              </w:rPr>
              <w:t>eventInfo</w:t>
            </w:r>
            <w:r>
              <w:t>-&gt;</w:t>
            </w:r>
            <w:proofErr w:type="spellStart"/>
            <w:r w:rsidR="003B4B88">
              <w:rPr>
                <w:rStyle w:val="CODE"/>
                <w:rFonts w:cs="Courier New"/>
              </w:rPr>
              <w:t>newDiscreteStates</w:t>
            </w:r>
            <w:r w:rsidR="005474F0" w:rsidRPr="009E62EC">
              <w:rPr>
                <w:rStyle w:val="CODE"/>
                <w:rFonts w:cs="Courier New"/>
              </w:rPr>
              <w:t>Needed</w:t>
            </w:r>
            <w:proofErr w:type="spellEnd"/>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r w:rsidR="00614FD1">
              <w:t>,</w:t>
            </w:r>
            <w:r w:rsidR="005474F0">
              <w:t xml:space="preserve"> and the FMU requires to set new inputs to the FMU (</w:t>
            </w:r>
            <w:r w:rsidR="00140C25">
              <w:rPr>
                <w:rStyle w:val="CODE"/>
              </w:rPr>
              <w:t>fmi2</w:t>
            </w:r>
            <w:r w:rsidR="005474F0" w:rsidRPr="005474F0">
              <w:rPr>
                <w:rStyle w:val="CODE"/>
              </w:rPr>
              <w:t>SetXXX</w:t>
            </w:r>
            <w:r w:rsidR="005474F0">
              <w:t xml:space="preserve"> on inputs)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4627CA91" w:rsidR="009A54A7" w:rsidRDefault="00361745" w:rsidP="006E60E6">
            <w:pPr>
              <w:pStyle w:val="Textkrper-Zeileneinzug"/>
              <w:numPr>
                <w:ilvl w:val="0"/>
                <w:numId w:val="55"/>
              </w:numPr>
              <w:jc w:val="left"/>
            </w:pPr>
            <w:ins w:id="235" w:author="Bertsch Christian (CR/ASI3)" w:date="2024-10-16T18:30:00Z">
              <w:r w:rsidRPr="00361745">
                <w:rPr>
                  <w:rPrChange w:id="236" w:author="Bertsch Christian (CR/ASI3)" w:date="2024-10-16T18:30:00Z">
                    <w:rPr>
                      <w:strike/>
                    </w:rPr>
                  </w:rPrChange>
                </w:rPr>
                <w:t>Terminate the simulation</w:t>
              </w:r>
            </w:ins>
            <w:del w:id="237" w:author="Bertsch Christian (CR/ASI3)" w:date="2024-10-16T18:30:00Z">
              <w:r w:rsidR="009A54A7" w:rsidRPr="00361745" w:rsidDel="00361745">
                <w:delText xml:space="preserve">call </w:delText>
              </w:r>
              <w:r w:rsidR="00140C25" w:rsidRPr="00361745" w:rsidDel="00361745">
                <w:rPr>
                  <w:rStyle w:val="CODE"/>
                </w:rPr>
                <w:delText>fmi2</w:delText>
              </w:r>
              <w:r w:rsidR="004100A9" w:rsidRPr="00361745" w:rsidDel="00361745">
                <w:rPr>
                  <w:rStyle w:val="CODE"/>
                </w:rPr>
                <w:delText>Terminate</w:delText>
              </w:r>
            </w:del>
            <w:r w:rsidR="009A54A7">
              <w:t xml:space="preserve">, if </w:t>
            </w:r>
            <w:proofErr w:type="spellStart"/>
            <w:r w:rsidR="009A54A7" w:rsidRPr="00DF3A0D">
              <w:rPr>
                <w:rStyle w:val="CODE"/>
                <w:rFonts w:cs="Courier New"/>
              </w:rPr>
              <w:t>terminateSimulation</w:t>
            </w:r>
            <w:proofErr w:type="spellEnd"/>
            <w:r w:rsidR="009A54A7">
              <w:rPr>
                <w:rStyle w:val="CODE"/>
                <w:rFonts w:cs="Courier New"/>
              </w:rPr>
              <w:t xml:space="preserve"> = </w:t>
            </w:r>
            <w:r w:rsidR="00140C25">
              <w:rPr>
                <w:rStyle w:val="CODE"/>
                <w:rFonts w:cs="Courier New"/>
              </w:rPr>
              <w:t>fmi2</w:t>
            </w:r>
            <w:r w:rsidR="009A54A7">
              <w:rPr>
                <w:rStyle w:val="CODE"/>
                <w:rFonts w:cs="Courier New"/>
              </w:rPr>
              <w:t>True</w:t>
            </w:r>
            <w:r w:rsidR="009A54A7">
              <w:t xml:space="preserve"> is returned by at least one FMU</w:t>
            </w:r>
            <w:r w:rsidR="00614FD1">
              <w:t>.</w:t>
            </w:r>
          </w:p>
          <w:p w14:paraId="1D68BA12" w14:textId="1D1EA8FD" w:rsidR="009A54A7" w:rsidRPr="00CA69AD" w:rsidRDefault="009A54A7" w:rsidP="006E60E6">
            <w:pPr>
              <w:pStyle w:val="Textkrper-Zeileneinzug"/>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proofErr w:type="spellStart"/>
            <w:r w:rsidR="003B4B88">
              <w:rPr>
                <w:rStyle w:val="CODE"/>
                <w:rFonts w:cs="Courier New"/>
              </w:rPr>
              <w:t>newDiscreteStates</w:t>
            </w:r>
            <w:r w:rsidR="005474F0" w:rsidRPr="009E62EC">
              <w:rPr>
                <w:rStyle w:val="CODE"/>
                <w:rFonts w:cs="Courier New"/>
              </w:rPr>
              <w:t>Needed</w:t>
            </w:r>
            <w:proofErr w:type="spellEnd"/>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Textkrper-Zeileneinzug"/>
              <w:numPr>
                <w:ilvl w:val="0"/>
                <w:numId w:val="55"/>
              </w:numPr>
              <w:jc w:val="left"/>
            </w:pPr>
            <w:r>
              <w:t>stay in Event Mode otherwise.</w:t>
            </w:r>
          </w:p>
          <w:p w14:paraId="684CB800" w14:textId="30994055"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EE265D">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Textkrper-Zeileneinzug"/>
            </w:pPr>
            <w:r w:rsidRPr="0098259C">
              <w:t xml:space="preserve">If </w:t>
            </w:r>
            <w:proofErr w:type="spellStart"/>
            <w:r>
              <w:rPr>
                <w:rStyle w:val="CODE"/>
                <w:rFonts w:cs="Courier New"/>
              </w:rPr>
              <w:t>nominalsOfContinuousStates</w:t>
            </w:r>
            <w:r w:rsidRPr="0098259C">
              <w:rPr>
                <w:rStyle w:val="CODE"/>
                <w:rFonts w:cs="Courier New"/>
              </w:rPr>
              <w:t>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62BD4B93" w:rsidR="009A54A7" w:rsidRDefault="009A54A7">
            <w:pPr>
              <w:pStyle w:val="Textkrper-Zeileneinzug"/>
              <w:jc w:val="left"/>
            </w:pPr>
            <w:r w:rsidRPr="0098259C">
              <w:t xml:space="preserve">If </w:t>
            </w:r>
            <w:proofErr w:type="spellStart"/>
            <w:r>
              <w:rPr>
                <w:rStyle w:val="CODE"/>
              </w:rPr>
              <w:t>valuesOfContinuousS</w:t>
            </w:r>
            <w:r w:rsidRPr="0098259C">
              <w:rPr>
                <w:rStyle w:val="CODE"/>
              </w:rPr>
              <w:t>tatesChanged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r w:rsidR="002C5B26">
              <w:t>retrieved</w:t>
            </w:r>
            <w:r w:rsidR="00537786">
              <w:t xml:space="preserve"> </w:t>
            </w:r>
            <w:r w:rsidRPr="0098259C">
              <w:t xml:space="preserve">with </w:t>
            </w:r>
            <w:r w:rsidR="00140C25">
              <w:rPr>
                <w:rStyle w:val="CODE"/>
                <w:rFonts w:cs="Courier New"/>
              </w:rPr>
              <w:t>fmi2</w:t>
            </w:r>
            <w:r w:rsidRPr="0098259C">
              <w:rPr>
                <w:rStyle w:val="CODE"/>
                <w:rFonts w:cs="Courier New"/>
              </w:rPr>
              <w:t>GetContinuousStates</w:t>
            </w:r>
            <w:r w:rsidR="002C5B26">
              <w:rPr>
                <w:rStyle w:val="CODE"/>
                <w:rFonts w:cs="Courier New"/>
              </w:rPr>
              <w:t xml:space="preserve"> </w:t>
            </w:r>
            <w:r w:rsidR="002C5B26">
              <w:t xml:space="preserve">or individually for each state for which </w:t>
            </w:r>
            <w:proofErr w:type="spellStart"/>
            <w:r w:rsidR="002C5B26" w:rsidRPr="00FA3E81">
              <w:rPr>
                <w:rFonts w:ascii="Courier New" w:hAnsi="Courier New" w:cs="Courier New"/>
                <w:sz w:val="19"/>
                <w:szCs w:val="19"/>
              </w:rPr>
              <w:t>reinit</w:t>
            </w:r>
            <w:proofErr w:type="spellEnd"/>
            <w:r w:rsidR="00537786">
              <w:rPr>
                <w:rFonts w:ascii="Courier New" w:hAnsi="Courier New" w:cs="Courier New"/>
                <w:sz w:val="19"/>
                <w:szCs w:val="19"/>
              </w:rPr>
              <w:t xml:space="preserve"> </w:t>
            </w:r>
            <w:r w:rsidR="002C5B26" w:rsidRPr="00FA3E81">
              <w:rPr>
                <w:rFonts w:ascii="Courier New" w:hAnsi="Courier New" w:cs="Courier New"/>
                <w:sz w:val="19"/>
                <w:szCs w:val="19"/>
              </w:rPr>
              <w:t>=</w:t>
            </w:r>
            <w:r w:rsidR="00537786">
              <w:rPr>
                <w:rFonts w:ascii="Courier New" w:hAnsi="Courier New" w:cs="Courier New"/>
                <w:sz w:val="19"/>
                <w:szCs w:val="19"/>
              </w:rPr>
              <w:t xml:space="preserve"> </w:t>
            </w:r>
            <w:r w:rsidR="002C5B26" w:rsidRPr="00FA3E81">
              <w:rPr>
                <w:rFonts w:ascii="Courier New" w:hAnsi="Courier New" w:cs="Courier New"/>
                <w:sz w:val="19"/>
                <w:szCs w:val="19"/>
              </w:rPr>
              <w:t>"true"</w:t>
            </w:r>
            <w:r w:rsidR="002C5B26">
              <w:t xml:space="preserve"> by calling </w:t>
            </w:r>
            <w:proofErr w:type="spellStart"/>
            <w:r w:rsidR="002C5B26" w:rsidRPr="00FA3E81">
              <w:rPr>
                <w:rFonts w:ascii="Courier New" w:hAnsi="Courier New" w:cs="Courier New"/>
                <w:sz w:val="19"/>
                <w:szCs w:val="19"/>
              </w:rPr>
              <w:t>getReal</w:t>
            </w:r>
            <w:proofErr w:type="spellEnd"/>
            <w:r w:rsidRPr="0098259C">
              <w:t>.</w:t>
            </w:r>
            <w:r w:rsidR="00A90457">
              <w:t xml:space="preserve"> If no element of the continuous state vector has changed its value, </w:t>
            </w:r>
            <w:proofErr w:type="spellStart"/>
            <w:r w:rsidR="00A90457">
              <w:rPr>
                <w:rStyle w:val="CODE"/>
              </w:rPr>
              <w:t>valuesOfContinuousS</w:t>
            </w:r>
            <w:r w:rsidR="00A90457" w:rsidRPr="0098259C">
              <w:rPr>
                <w:rStyle w:val="CODE"/>
              </w:rPr>
              <w:t>tatesChanged</w:t>
            </w:r>
            <w:proofErr w:type="spellEnd"/>
            <w:r w:rsidR="00A90457">
              <w:t xml:space="preserve"> must return </w:t>
            </w:r>
            <w:r w:rsidR="00A90457" w:rsidRPr="002F3E46">
              <w:rPr>
                <w:rStyle w:val="CODE"/>
              </w:rPr>
              <w:t>fmi2False</w:t>
            </w:r>
            <w:r w:rsidR="00A90457">
              <w:t>. [</w:t>
            </w:r>
            <w:r w:rsidR="003272DA">
              <w:rPr>
                <w:i/>
              </w:rPr>
              <w:t>I</w:t>
            </w:r>
            <w:r w:rsidR="00A90457" w:rsidRPr="002F3E46">
              <w:rPr>
                <w:i/>
              </w:rPr>
              <w:t xml:space="preserve">f </w:t>
            </w:r>
            <w:r w:rsidR="00A90457" w:rsidRPr="00D2781E">
              <w:rPr>
                <w:rStyle w:val="COD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Textkrper-Zeileneinzug"/>
            </w:pPr>
            <w:r w:rsidRPr="0098259C">
              <w:t xml:space="preserve">If </w:t>
            </w:r>
            <w:proofErr w:type="spellStart"/>
            <w:r w:rsidR="005474F0">
              <w:rPr>
                <w:rStyle w:val="CODE"/>
              </w:rPr>
              <w:t>nextEventTimeDefined</w:t>
            </w:r>
            <w:proofErr w:type="spellEnd"/>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proofErr w:type="spellStart"/>
            <w:proofErr w:type="gramStart"/>
            <w:r w:rsidRPr="0098259C">
              <w:rPr>
                <w:rStyle w:val="CODE"/>
              </w:rPr>
              <w:t>nextEventTime</w:t>
            </w:r>
            <w:proofErr w:type="spellEnd"/>
            <w:r w:rsidRPr="0098259C">
              <w:t>, and</w:t>
            </w:r>
            <w:proofErr w:type="gramEnd"/>
            <w:r w:rsidRPr="0098259C">
              <w:t xml:space="preserve">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proofErr w:type="spellStart"/>
            <w:r w:rsidRPr="0098259C">
              <w:rPr>
                <w:rStyle w:val="CODE"/>
              </w:rPr>
              <w:t>nextEventTime</w:t>
            </w:r>
            <w:proofErr w:type="spellEnd"/>
            <w:r w:rsidRPr="0098259C">
              <w:t>, for example</w:t>
            </w:r>
            <w:r w:rsidR="00614FD1">
              <w:t>,</w:t>
            </w:r>
            <w:r w:rsidRPr="0098259C">
              <w:t xml:space="preserve"> due to a state event, the definition of </w:t>
            </w:r>
            <w:proofErr w:type="spellStart"/>
            <w:r w:rsidRPr="0098259C">
              <w:rPr>
                <w:rStyle w:val="CODE"/>
              </w:rPr>
              <w:t>nextEventTime</w:t>
            </w:r>
            <w:proofErr w:type="spellEnd"/>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proofErr w:type="gramStart"/>
            <w:r w:rsidR="005666E8">
              <w:rPr>
                <w:rStyle w:val="CODE"/>
                <w:rFonts w:cs="Courier New"/>
              </w:rPr>
              <w:t>EnterContinuousTimeMode</w:t>
            </w:r>
            <w:r w:rsidR="005666E8" w:rsidRPr="0098259C">
              <w:rPr>
                <w:rStyle w:val="CODE"/>
                <w:rFonts w:cs="Courier New"/>
              </w:rPr>
              <w:t>(</w:t>
            </w:r>
            <w:proofErr w:type="gramEnd"/>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Textkrper-Zeileneinzug"/>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Textkrper-Zeileneinzug"/>
            </w:pPr>
            <w:r w:rsidRPr="0098259C">
              <w:t xml:space="preserve">This function </w:t>
            </w:r>
            <w:proofErr w:type="gramStart"/>
            <w:r w:rsidRPr="0098259C">
              <w:t>has to</w:t>
            </w:r>
            <w:proofErr w:type="gramEnd"/>
            <w:r w:rsidRPr="0098259C">
              <w:t xml:space="preserve">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Textkrper"/>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4597F059" w14:textId="13092364" w:rsidR="00875ACA" w:rsidRDefault="00875ACA" w:rsidP="00D2781E">
            <w:pPr>
              <w:pStyle w:val="Textkrper-Tabelle"/>
              <w:numPr>
                <w:ilvl w:val="0"/>
                <w:numId w:val="43"/>
              </w:numPr>
              <w:rPr>
                <w:b/>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proofErr w:type="gramStart"/>
            <w:r w:rsidR="00D8412F" w:rsidRPr="0098259C">
              <w:rPr>
                <w:rStyle w:val="CODE"/>
              </w:rPr>
              <w:t>CompletedIntegratorStep(</w:t>
            </w:r>
            <w:proofErr w:type="gramEnd"/>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proofErr w:type="gramStart"/>
            <w:r w:rsidRPr="0098259C">
              <w:rPr>
                <w:rStyle w:val="CODE"/>
                <w:rFonts w:eastAsia="StarSymbol"/>
                <w:color w:val="000000"/>
              </w:rPr>
              <w:t xml:space="preserve">Boolean </w:t>
            </w:r>
            <w:r w:rsidR="0065491B">
              <w:rPr>
                <w:rStyle w:val="CODE"/>
                <w:rFonts w:eastAsia="StarSymbol"/>
                <w:color w:val="000000"/>
              </w:rPr>
              <w:t xml:space="preserve"> </w:t>
            </w:r>
            <w:proofErr w:type="spellStart"/>
            <w:r w:rsidRPr="0098259C">
              <w:rPr>
                <w:rStyle w:val="CODE"/>
                <w:rFonts w:eastAsia="StarSymbol"/>
                <w:color w:val="000000"/>
              </w:rPr>
              <w:t>noSetFMUStatePriorToCurrentPoint</w:t>
            </w:r>
            <w:proofErr w:type="spellEnd"/>
            <w:proofErr w:type="gramEnd"/>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proofErr w:type="spellStart"/>
            <w:r w:rsidR="004A7837">
              <w:rPr>
                <w:rStyle w:val="CODE"/>
              </w:rPr>
              <w:t>e</w:t>
            </w:r>
            <w:r w:rsidRPr="006F760E">
              <w:rPr>
                <w:rStyle w:val="CODE"/>
              </w:rPr>
              <w:t>nterEventMode</w:t>
            </w:r>
            <w:proofErr w:type="spellEnd"/>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 xml:space="preserve">Boolean* </w:t>
            </w:r>
            <w:proofErr w:type="spellStart"/>
            <w:r>
              <w:rPr>
                <w:rStyle w:val="CODE"/>
                <w:rFonts w:eastAsia="StarSymbol"/>
              </w:rPr>
              <w:t>terminateSimulation</w:t>
            </w:r>
            <w:proofErr w:type="spellEnd"/>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proofErr w:type="spellStart"/>
            <w:r w:rsidRPr="006F760E">
              <w:rPr>
                <w:rStyle w:val="CODE"/>
              </w:rPr>
              <w:t>completedIntegratorStepNotNeeded</w:t>
            </w:r>
            <w:proofErr w:type="spellEnd"/>
            <w:r w:rsidRPr="006F760E">
              <w:rPr>
                <w:rStyle w:val="CODE"/>
              </w:rPr>
              <w:t xml:space="preserve"> = false</w:t>
            </w:r>
            <w:r w:rsidRPr="00044F2D">
              <w:t xml:space="preserve">. </w:t>
            </w:r>
          </w:p>
          <w:p w14:paraId="1DEEE844" w14:textId="41DE81B4" w:rsidR="00D8412F" w:rsidRPr="00044F2D" w:rsidRDefault="00D8412F" w:rsidP="00044F2D">
            <w:r w:rsidRPr="00044F2D">
              <w:t xml:space="preserve">Argument </w:t>
            </w:r>
            <w:proofErr w:type="spellStart"/>
            <w:r w:rsidRPr="00BE5C84">
              <w:rPr>
                <w:rStyle w:val="CODE"/>
                <w:szCs w:val="21"/>
                <w:lang w:eastAsia="en-US"/>
              </w:rPr>
              <w:t>noSetFMUStatePriorToCurrentPoint</w:t>
            </w:r>
            <w:proofErr w:type="spellEnd"/>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Textkrper-Zeileneinzug"/>
              <w:jc w:val="left"/>
            </w:pPr>
            <w:r w:rsidRPr="00044F2D">
              <w:t xml:space="preserve">The function returns </w:t>
            </w:r>
            <w:proofErr w:type="spellStart"/>
            <w:r w:rsidR="004A7837">
              <w:rPr>
                <w:rStyle w:val="CODE"/>
              </w:rPr>
              <w:t>e</w:t>
            </w:r>
            <w:r w:rsidR="00274B40">
              <w:rPr>
                <w:rStyle w:val="CODE"/>
              </w:rPr>
              <w:t>nterEventMode</w:t>
            </w:r>
            <w:proofErr w:type="spellEnd"/>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w:t>
            </w:r>
            <w:proofErr w:type="spellStart"/>
            <w:r w:rsidR="00274B40">
              <w:rPr>
                <w:rStyle w:val="CODE"/>
                <w:rFonts w:eastAsia="StarSymbol"/>
              </w:rPr>
              <w:t>terminateSimulation</w:t>
            </w:r>
            <w:proofErr w:type="spellEnd"/>
            <w:r w:rsidR="00274B40">
              <w:t xml:space="preserve"> to signal if the simulation shall be terminated. If </w:t>
            </w:r>
            <w:proofErr w:type="spellStart"/>
            <w:r w:rsidR="004A7837">
              <w:rPr>
                <w:rStyle w:val="CODE"/>
              </w:rPr>
              <w:t>e</w:t>
            </w:r>
            <w:r w:rsidR="00274B40">
              <w:rPr>
                <w:rStyle w:val="CODE"/>
              </w:rPr>
              <w:t>nterEventMode</w:t>
            </w:r>
            <w:proofErr w:type="spellEnd"/>
            <w:r w:rsidR="00274B40">
              <w:rPr>
                <w:rStyle w:val="CODE"/>
              </w:rPr>
              <w:t xml:space="preserve"> = </w:t>
            </w:r>
            <w:r w:rsidR="00140C25">
              <w:rPr>
                <w:rStyle w:val="CODE"/>
              </w:rPr>
              <w:t>fmi2</w:t>
            </w:r>
            <w:r w:rsidR="00274B40">
              <w:rPr>
                <w:rStyle w:val="CODE"/>
              </w:rPr>
              <w:t>False</w:t>
            </w:r>
            <w:r w:rsidR="00274B40" w:rsidRPr="00044F2D">
              <w:t xml:space="preserve"> </w:t>
            </w:r>
            <w:r w:rsidR="00274B40">
              <w:t xml:space="preserve">and </w:t>
            </w:r>
            <w:proofErr w:type="spellStart"/>
            <w:r w:rsidR="00274B40">
              <w:rPr>
                <w:rStyle w:val="CODE"/>
                <w:rFonts w:eastAsia="StarSymbol"/>
              </w:rPr>
              <w:t>terminateSimulation</w:t>
            </w:r>
            <w:proofErr w:type="spellEnd"/>
            <w:r w:rsidR="00274B40">
              <w:rPr>
                <w:rStyle w:val="CODE"/>
                <w:rFonts w:eastAsia="StarSymbol"/>
              </w:rPr>
              <w:t xml:space="preserve">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Textkrper-Zeileneinzug"/>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r w:rsidR="008E0981">
              <w:t>,</w:t>
            </w:r>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w:t>
            </w:r>
            <w:proofErr w:type="gramStart"/>
            <w:r w:rsidRPr="0098259C">
              <w:t>has to</w:t>
            </w:r>
            <w:proofErr w:type="gramEnd"/>
            <w:r w:rsidRPr="0098259C">
              <w:t xml:space="preserve">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Textkrper-Zeileneinzug"/>
            </w:pPr>
            <w:r>
              <w:t xml:space="preserve">When the integrator step is completed and one or more event indicators change sign (with respect to the previously completed integrator step), </w:t>
            </w:r>
            <w:r w:rsidRPr="00C5610A">
              <w:t>the</w:t>
            </w:r>
            <w:r>
              <w:t xml:space="preserve">n the integrator or the environment </w:t>
            </w:r>
            <w:proofErr w:type="gramStart"/>
            <w:r>
              <w:t>has to</w:t>
            </w:r>
            <w:proofErr w:type="gramEnd"/>
            <w:r>
              <w:t xml:space="preserve"> determine the time instant of the sign change that is closest to the previous completed step up to a certain precision (usually a small multiple of the machine epsilon). This is usually performed by an iteration where time is </w:t>
            </w:r>
            <w:proofErr w:type="gramStart"/>
            <w:r>
              <w:t>varied</w:t>
            </w:r>
            <w:proofErr w:type="gramEnd"/>
            <w:r>
              <w:t xml:space="preserve">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09F76C3" w:rsidR="00D8412F" w:rsidRPr="0098259C" w:rsidRDefault="00D8412F" w:rsidP="00D8412F">
            <w:pPr>
              <w:pStyle w:val="Textkrper-Zeileneinzug"/>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r w:rsidR="008E0981">
              <w:rPr>
                <w:i/>
              </w:rPr>
              <w:t>,</w:t>
            </w:r>
            <w:r w:rsidRPr="0098259C">
              <w:rPr>
                <w:i/>
              </w:rPr>
              <w:t xml:space="preserve"> to determine values of non-state variables at output points</w:t>
            </w:r>
            <w:r w:rsidRPr="0098259C">
              <w:t>]</w:t>
            </w:r>
            <w:r w:rsidR="008E0981">
              <w:t>.</w:t>
            </w:r>
            <w:r w:rsidRPr="0098259C">
              <w:t xml:space="preserve"> However, it is not allowed to go back in time over the previous </w:t>
            </w:r>
            <w:proofErr w:type="spellStart"/>
            <w:r w:rsidRPr="0098259C">
              <w:rPr>
                <w:rStyle w:val="CODE"/>
              </w:rPr>
              <w:t>completedIntegratorStep</w:t>
            </w:r>
            <w:proofErr w:type="spellEnd"/>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Textkrper"/>
              <w:rPr>
                <w:i/>
              </w:rPr>
            </w:pPr>
            <w:r w:rsidRPr="0098259C">
              <w:t>[</w:t>
            </w:r>
            <w:r w:rsidRPr="0098259C">
              <w:rPr>
                <w:i/>
              </w:rPr>
              <w:t>This function might be used, for example</w:t>
            </w:r>
            <w:r w:rsidR="00EB32C7">
              <w:rPr>
                <w:i/>
              </w:rPr>
              <w:t>,</w:t>
            </w:r>
            <w:r w:rsidRPr="0098259C">
              <w:rPr>
                <w:i/>
              </w:rPr>
              <w:t xml:space="preserve"> for the following purposes:</w:t>
            </w:r>
          </w:p>
          <w:p w14:paraId="79EE8D13" w14:textId="39675079" w:rsidR="00D8412F" w:rsidRPr="007133B3" w:rsidRDefault="00D8412F" w:rsidP="002C5B26">
            <w:pPr>
              <w:pStyle w:val="Textkrper-Zeileneinzug"/>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proofErr w:type="spellStart"/>
            <w:r w:rsidR="002C5B26" w:rsidRPr="00FA3E81">
              <w:rPr>
                <w:rFonts w:ascii="Courier New" w:hAnsi="Courier New" w:cs="Courier New"/>
                <w:sz w:val="19"/>
                <w:szCs w:val="19"/>
              </w:rPr>
              <w:t>enterEventMode</w:t>
            </w:r>
            <w:proofErr w:type="spellEnd"/>
            <w:r w:rsidR="002C5B26" w:rsidRPr="00FA3E81">
              <w:rPr>
                <w:rFonts w:ascii="Courier New" w:hAnsi="Courier New" w:cs="Courier New"/>
                <w:sz w:val="19"/>
                <w:szCs w:val="19"/>
              </w:rPr>
              <w:t xml:space="preserve"> = fmi2False</w:t>
            </w:r>
            <w:r w:rsidR="007133B3">
              <w:rPr>
                <w:rFonts w:cs="Courier New"/>
                <w:sz w:val="19"/>
              </w:rPr>
              <w:t xml:space="preserve"> </w:t>
            </w:r>
            <w:r w:rsidR="002C5B26">
              <w:t xml:space="preserve">and </w:t>
            </w:r>
            <w:proofErr w:type="spellStart"/>
            <w:r w:rsidR="002C5B26" w:rsidRPr="00FA3E81">
              <w:rPr>
                <w:rFonts w:ascii="Courier New" w:hAnsi="Courier New" w:cs="Courier New"/>
                <w:sz w:val="19"/>
                <w:szCs w:val="19"/>
              </w:rPr>
              <w:t>terminateSimulation</w:t>
            </w:r>
            <w:proofErr w:type="spellEnd"/>
            <w:r w:rsidR="002C5B26" w:rsidRPr="00FA3E81">
              <w:rPr>
                <w:rFonts w:ascii="Courier New" w:hAnsi="Courier New" w:cs="Courier New"/>
                <w:sz w:val="19"/>
                <w:szCs w:val="19"/>
              </w:rPr>
              <w:t xml:space="preserve"> = fmi2False</w:t>
            </w:r>
          </w:p>
          <w:p w14:paraId="4FA7049E" w14:textId="2207B6D3" w:rsidR="00D8412F" w:rsidRPr="0098259C" w:rsidRDefault="00D8412F" w:rsidP="006E60E6">
            <w:pPr>
              <w:pStyle w:val="Textkrper-Zeileneinzug"/>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proofErr w:type="spellStart"/>
            <w:r w:rsidR="004A7837">
              <w:rPr>
                <w:rStyle w:val="CODE"/>
                <w:i/>
              </w:rPr>
              <w:t>enterEventMode</w:t>
            </w:r>
            <w:proofErr w:type="spellEnd"/>
            <w:r w:rsidR="004A7837">
              <w:rPr>
                <w:rStyle w:val="CODE"/>
                <w:i/>
              </w:rPr>
              <w:t xml:space="preserve"> = </w:t>
            </w:r>
            <w:r w:rsidR="00140C25">
              <w:rPr>
                <w:rStyle w:val="CODE"/>
                <w:i/>
              </w:rPr>
              <w:t>fmi2</w:t>
            </w:r>
            <w:r w:rsidR="004A7837">
              <w:rPr>
                <w:rStyle w:val="CODE"/>
                <w:i/>
              </w:rPr>
              <w:t>False</w:t>
            </w:r>
            <w:r w:rsidRPr="0098259C">
              <w:rPr>
                <w:i/>
              </w:rPr>
              <w:t xml:space="preserve"> otherwise with </w:t>
            </w:r>
            <w:proofErr w:type="spellStart"/>
            <w:r w:rsidR="004A7837">
              <w:rPr>
                <w:rStyle w:val="CODE"/>
                <w:i/>
              </w:rPr>
              <w:t>enter</w:t>
            </w:r>
            <w:r>
              <w:rPr>
                <w:rStyle w:val="CODE"/>
                <w:i/>
              </w:rPr>
              <w:t>EventMode</w:t>
            </w:r>
            <w:proofErr w:type="spellEnd"/>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w:t>
            </w:r>
            <w:proofErr w:type="gramStart"/>
            <w:r w:rsidRPr="0098259C">
              <w:rPr>
                <w:i/>
              </w:rPr>
              <w:t>has to</w:t>
            </w:r>
            <w:proofErr w:type="gramEnd"/>
            <w:r w:rsidRPr="0098259C">
              <w:rPr>
                <w:i/>
              </w:rPr>
              <w:t xml:space="preserve">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5F16EEB" w:rsidR="0010310C" w:rsidRPr="009943F6" w:rsidRDefault="0010310C" w:rsidP="00D8412F">
            <w:pPr>
              <w:pStyle w:val="Textkrper-Zeileneinzug"/>
              <w:ind w:firstLine="0"/>
              <w:jc w:val="left"/>
              <w:rPr>
                <w:i/>
              </w:rPr>
            </w:pPr>
            <w:r>
              <w:br/>
            </w:r>
            <w:r w:rsidRPr="009943F6">
              <w:rPr>
                <w:i/>
              </w:rPr>
              <w:t>Note</w:t>
            </w:r>
            <w:r w:rsidR="00EB32C7">
              <w:rPr>
                <w:i/>
              </w:rPr>
              <w:t xml:space="preserve"> that</w:t>
            </w:r>
            <w:r w:rsidRPr="009943F6">
              <w:rPr>
                <w:i/>
              </w:rPr>
              <w:t xml:space="preserve"> this function is not used to detect time or state events, </w:t>
            </w:r>
            <w:r w:rsidR="00EB32C7">
              <w:rPr>
                <w:i/>
              </w:rPr>
              <w:t>for example</w:t>
            </w:r>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r w:rsidR="00EB32C7">
              <w:rPr>
                <w:i/>
              </w:rPr>
              <w:t>,</w:t>
            </w:r>
            <w:r w:rsidRPr="009943F6">
              <w:rPr>
                <w:i/>
              </w:rPr>
              <w:t xml:space="preserve"> and the environment </w:t>
            </w:r>
            <w:proofErr w:type="gramStart"/>
            <w:r w:rsidRPr="009943F6">
              <w:rPr>
                <w:i/>
              </w:rPr>
              <w:t>has to</w:t>
            </w:r>
            <w:proofErr w:type="gramEnd"/>
            <w:r w:rsidRPr="009943F6">
              <w:rPr>
                <w:i/>
              </w:rPr>
              <w:t xml:space="preserve"> call </w:t>
            </w:r>
            <w:r w:rsidR="00140C25">
              <w:rPr>
                <w:rStyle w:val="CODE"/>
                <w:i/>
              </w:rPr>
              <w:t>fmi2</w:t>
            </w:r>
            <w:r w:rsidRPr="009943F6">
              <w:rPr>
                <w:rStyle w:val="CODE"/>
                <w:i/>
              </w:rPr>
              <w:t>EnterEventMode(..)</w:t>
            </w:r>
            <w:r w:rsidRPr="009943F6">
              <w:rPr>
                <w:i/>
              </w:rPr>
              <w:t xml:space="preserve"> </w:t>
            </w:r>
            <w:r w:rsidR="00EB32C7">
              <w:rPr>
                <w:i/>
              </w:rPr>
              <w:t xml:space="preserve">independently </w:t>
            </w:r>
            <w:r w:rsidRPr="009943F6">
              <w:rPr>
                <w:i/>
              </w:rPr>
              <w:t xml:space="preserve">in these cases, whether the return argument </w:t>
            </w:r>
            <w:proofErr w:type="spellStart"/>
            <w:r w:rsidRPr="009943F6">
              <w:rPr>
                <w:rStyle w:val="CODE"/>
                <w:i/>
              </w:rPr>
              <w:t>enterEventMode</w:t>
            </w:r>
            <w:proofErr w:type="spellEnd"/>
            <w:r w:rsidRPr="009943F6">
              <w:rPr>
                <w:rStyle w:val="CODE"/>
                <w:i/>
              </w:rPr>
              <w:t xml:space="preserv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Textkrper-Zeileneinzug"/>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proofErr w:type="gramStart"/>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238" w:name="OLE_LINK1"/>
            <w:bookmarkStart w:id="239" w:name="OLE_LINK2"/>
            <w:proofErr w:type="gramEnd"/>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nx</w:t>
            </w:r>
            <w:bookmarkEnd w:id="238"/>
            <w:bookmarkEnd w:id="239"/>
            <w:proofErr w:type="spellEnd"/>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proofErr w:type="gramStart"/>
            <w:r w:rsidR="009236DE" w:rsidRPr="0098259C">
              <w:rPr>
                <w:rStyle w:val="CODE"/>
                <w:rFonts w:cs="Courier New"/>
              </w:rPr>
              <w:t>Get</w:t>
            </w:r>
            <w:r w:rsidR="00990EFE" w:rsidRPr="0098259C">
              <w:rPr>
                <w:rStyle w:val="CODE"/>
                <w:rFonts w:cs="Courier New"/>
              </w:rPr>
              <w:t>EventIndicators(</w:t>
            </w:r>
            <w:proofErr w:type="gramEnd"/>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w:t>
            </w:r>
            <w:proofErr w:type="spellStart"/>
            <w:r w:rsidR="00AC10D0" w:rsidRPr="0098259C">
              <w:rPr>
                <w:rStyle w:val="CODE"/>
                <w:rFonts w:cs="Courier New"/>
              </w:rPr>
              <w:t>eventIndicators</w:t>
            </w:r>
            <w:proofErr w:type="spellEnd"/>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ni</w:t>
            </w:r>
            <w:proofErr w:type="spellEnd"/>
            <w:r w:rsidR="00990EFE" w:rsidRPr="0098259C">
              <w:rPr>
                <w:rStyle w:val="CODE"/>
                <w:rFonts w:cs="Courier New"/>
              </w:rPr>
              <w:t>);</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proofErr w:type="spellStart"/>
            <w:r w:rsidRPr="0098259C">
              <w:rPr>
                <w:rStyle w:val="CODE"/>
              </w:rPr>
              <w:t>nx</w:t>
            </w:r>
            <w:proofErr w:type="spellEnd"/>
            <w:r w:rsidRPr="0098259C">
              <w:t xml:space="preserve">” elements. A state event is triggered when the domain of an event indicator changes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vice versa. </w:t>
            </w:r>
            <w:r w:rsidR="00AD71EE" w:rsidRPr="0098259C">
              <w:t xml:space="preserve">The FMU must guarantee that at an event restart </w:t>
            </w:r>
            <w:proofErr w:type="spellStart"/>
            <w:r w:rsidR="00AD71EE" w:rsidRPr="0098259C">
              <w:rPr>
                <w:i/>
              </w:rPr>
              <w:t>z</w:t>
            </w:r>
            <w:r w:rsidR="00AD71EE" w:rsidRPr="0098259C">
              <w:rPr>
                <w:i/>
                <w:vertAlign w:val="subscript"/>
              </w:rPr>
              <w:t>j</w:t>
            </w:r>
            <w:proofErr w:type="spellEnd"/>
            <w:r w:rsidR="00AD71EE" w:rsidRPr="0098259C">
              <w:t xml:space="preserve"> </w:t>
            </w:r>
            <w:r w:rsidR="00AD71EE" w:rsidRPr="0098259C">
              <w:rPr>
                <w:rFonts w:cs="Arial"/>
              </w:rPr>
              <w:t>≠</w:t>
            </w:r>
            <w:r w:rsidR="00AD71EE" w:rsidRPr="0098259C">
              <w:t xml:space="preserve"> 0, </w:t>
            </w:r>
            <w:r w:rsidR="009F2AEB" w:rsidRPr="0098259C">
              <w:t>for example</w:t>
            </w:r>
            <w:r w:rsidR="00C12A73">
              <w:t>,</w:t>
            </w:r>
            <w:r w:rsidR="00AD71EE" w:rsidRPr="0098259C">
              <w:t xml:space="preserve"> by shifting </w:t>
            </w:r>
            <w:proofErr w:type="spellStart"/>
            <w:r w:rsidR="00AD71EE" w:rsidRPr="0098259C">
              <w:rPr>
                <w:i/>
              </w:rPr>
              <w:t>z</w:t>
            </w:r>
            <w:r w:rsidR="00AD71EE" w:rsidRPr="0098259C">
              <w:rPr>
                <w:i/>
                <w:vertAlign w:val="subscript"/>
              </w:rPr>
              <w:t>j</w:t>
            </w:r>
            <w:proofErr w:type="spellEnd"/>
            <w:r w:rsidR="00AD71EE" w:rsidRPr="0098259C">
              <w:t xml:space="preserve"> with a small value. Furthermore, </w:t>
            </w:r>
            <w:proofErr w:type="spellStart"/>
            <w:r w:rsidR="00AD71EE" w:rsidRPr="0098259C">
              <w:rPr>
                <w:i/>
              </w:rPr>
              <w:t>z</w:t>
            </w:r>
            <w:r w:rsidR="00AD71EE" w:rsidRPr="0098259C">
              <w:rPr>
                <w:i/>
                <w:vertAlign w:val="subscript"/>
              </w:rPr>
              <w:t>j</w:t>
            </w:r>
            <w:proofErr w:type="spellEnd"/>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w:t>
            </w:r>
            <w:proofErr w:type="spellStart"/>
            <w:r w:rsidR="00957123" w:rsidRPr="0098259C">
              <w:t>eventIndicators</w:t>
            </w:r>
            <w:proofErr w:type="spellEnd"/>
            <w:r w:rsidR="00957123" w:rsidRPr="0098259C">
              <w:t>” should be in the order of “one”)</w:t>
            </w:r>
            <w:r w:rsidR="00AD71EE" w:rsidRPr="0098259C">
              <w:t xml:space="preserve">. </w:t>
            </w:r>
            <w:r w:rsidRPr="0098259C">
              <w:t>The event indicators are returned as a vector with “</w:t>
            </w:r>
            <w:proofErr w:type="spellStart"/>
            <w:r w:rsidRPr="0098259C">
              <w:rPr>
                <w:rStyle w:val="CODE"/>
              </w:rPr>
              <w:t>ni</w:t>
            </w:r>
            <w:proofErr w:type="spellEnd"/>
            <w:r w:rsidRPr="0098259C">
              <w:t>” elements.</w:t>
            </w:r>
            <w:r w:rsidR="00AD71EE" w:rsidRPr="0098259C">
              <w:t xml:space="preserve"> </w:t>
            </w:r>
          </w:p>
          <w:p w14:paraId="05AC5416" w14:textId="61CF3A48" w:rsidR="00990EFE" w:rsidRPr="0098259C" w:rsidRDefault="00990EFE" w:rsidP="00836C63">
            <w:pPr>
              <w:pStyle w:val="Textkrper-Zeileneinzug"/>
            </w:pPr>
            <w:r w:rsidRPr="0098259C">
              <w:t>The ordering of the elements of the derivatives vector is identical to the ordering of the state vector (</w:t>
            </w:r>
            <w:r w:rsidR="000061EF" w:rsidRPr="0098259C">
              <w:t>for example</w:t>
            </w:r>
            <w:r w:rsidR="00C12A73">
              <w:t>,</w:t>
            </w:r>
            <w:r w:rsidR="000061EF" w:rsidRPr="0098259C">
              <w:t xml:space="preserve"> </w:t>
            </w:r>
            <w:proofErr w:type="gramStart"/>
            <w:r w:rsidRPr="0098259C">
              <w:rPr>
                <w:rStyle w:val="CODE"/>
              </w:rPr>
              <w:t>derivatives[</w:t>
            </w:r>
            <w:proofErr w:type="gramEnd"/>
            <w:r w:rsidRPr="0098259C">
              <w:rPr>
                <w:rStyle w:val="CODE"/>
              </w:rPr>
              <w:t>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Textkrper"/>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proofErr w:type="gramStart"/>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proofErr w:type="gramEnd"/>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nx</w:t>
            </w:r>
            <w:proofErr w:type="spellEnd"/>
            <w:r w:rsidR="00990EFE" w:rsidRPr="0098259C">
              <w:rPr>
                <w:rStyle w:val="CODE"/>
                <w:rFonts w:cs="Courier New"/>
              </w:rPr>
              <w:t>);</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2EE032C1"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t>fmi2</w:t>
            </w:r>
            <w:r w:rsidR="009236DE" w:rsidRPr="0098259C">
              <w:rPr>
                <w:rStyle w:val="CODE"/>
              </w:rPr>
              <w:t>Status</w:t>
            </w:r>
            <w:r w:rsidR="00AD71EE" w:rsidRPr="0098259C">
              <w:rPr>
                <w:rStyle w:val="CODE"/>
                <w:rFonts w:cs="Courier New"/>
              </w:rPr>
              <w:t xml:space="preserve"> </w:t>
            </w:r>
            <w:r>
              <w:rPr>
                <w:rStyle w:val="CODE"/>
                <w:rFonts w:cs="Courier New"/>
              </w:rPr>
              <w:t>fmi2</w:t>
            </w:r>
            <w:proofErr w:type="gramStart"/>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proofErr w:type="gramEnd"/>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w:t>
            </w:r>
            <w:proofErr w:type="spellStart"/>
            <w:r w:rsidR="00AD71EE" w:rsidRPr="0098259C">
              <w:rPr>
                <w:rStyle w:val="CODE"/>
              </w:rPr>
              <w:t>x_nominal</w:t>
            </w:r>
            <w:proofErr w:type="spellEnd"/>
            <w:r w:rsidR="00AD71EE" w:rsidRPr="0098259C">
              <w:rPr>
                <w:rStyle w:val="CODE"/>
              </w:rPr>
              <w:t>[],</w:t>
            </w:r>
            <w:r w:rsidR="001D30BC" w:rsidRPr="0098259C">
              <w:rPr>
                <w:rStyle w:val="CODE"/>
              </w:rPr>
              <w:t xml:space="preserve"> </w:t>
            </w:r>
            <w:proofErr w:type="spellStart"/>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proofErr w:type="spellEnd"/>
            <w:r w:rsidR="00AD71EE" w:rsidRPr="0098259C">
              <w:rPr>
                <w:rStyle w:val="CODE"/>
                <w:rFonts w:cs="Courier New"/>
              </w:rPr>
              <w:t xml:space="preserve"> </w:t>
            </w:r>
            <w:proofErr w:type="spellStart"/>
            <w:r w:rsidR="00AD71EE" w:rsidRPr="0098259C">
              <w:rPr>
                <w:rStyle w:val="CODE"/>
                <w:rFonts w:cs="Courier New"/>
              </w:rPr>
              <w:t>nx</w:t>
            </w:r>
            <w:proofErr w:type="spellEnd"/>
            <w:r w:rsidR="00AD71EE" w:rsidRPr="0098259C">
              <w:rPr>
                <w:rStyle w:val="CODE"/>
                <w:rFonts w:cs="Courier New"/>
              </w:rPr>
              <w:t>);</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4E4DCCA6"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proofErr w:type="spellStart"/>
            <w:r w:rsidR="003A4D9E" w:rsidRPr="0098259C">
              <w:rPr>
                <w:rStyle w:val="CODE"/>
              </w:rPr>
              <w:t>eventInfo</w:t>
            </w:r>
            <w:proofErr w:type="spellEnd"/>
            <w:r w:rsidR="003A4D9E" w:rsidRPr="0098259C">
              <w:rPr>
                <w:rStyle w:val="CODE"/>
              </w:rPr>
              <w:t>-&gt;</w:t>
            </w:r>
            <w:r w:rsidR="00724522">
              <w:rPr>
                <w:rStyle w:val="CODE"/>
              </w:rPr>
              <w:t xml:space="preserve"> </w:t>
            </w:r>
            <w:proofErr w:type="spellStart"/>
            <w:r w:rsidR="00960690">
              <w:rPr>
                <w:rStyle w:val="CODE"/>
              </w:rPr>
              <w:t>nominalsOfContinuousStates</w:t>
            </w:r>
            <w:r w:rsidRPr="0098259C">
              <w:rPr>
                <w:rStyle w:val="CODE"/>
              </w:rPr>
              <w:t>Changed</w:t>
            </w:r>
            <w:proofErr w:type="spellEnd"/>
            <w:r w:rsidRPr="0098259C">
              <w:rPr>
                <w:rStyle w:val="CODE"/>
              </w:rPr>
              <w:t xml:space="preserve"> = </w:t>
            </w:r>
            <w:r w:rsidR="00140C25">
              <w:rPr>
                <w:rStyle w:val="CODE"/>
              </w:rPr>
              <w:t>fmi2</w:t>
            </w:r>
            <w:r w:rsidR="009236DE" w:rsidRPr="0098259C">
              <w:rPr>
                <w:rStyle w:val="CODE"/>
              </w:rPr>
              <w:t>True</w:t>
            </w:r>
            <w:r w:rsidR="00C12A73">
              <w:rPr>
                <w:rStyle w:val="CODE"/>
                <w:rFonts w:ascii="Arial" w:hAnsi="Arial" w:cs="Arial"/>
              </w:rPr>
              <w:t>,</w:t>
            </w:r>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r w:rsidR="00C12A73">
              <w:rPr>
                <w:i/>
              </w:rPr>
              <w:t>for example,</w:t>
            </w:r>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proofErr w:type="spellStart"/>
            <w:r w:rsidR="001153E0" w:rsidRPr="0098259C">
              <w:rPr>
                <w:rStyle w:val="CODE"/>
              </w:rPr>
              <w:t>i</w:t>
            </w:r>
            <w:proofErr w:type="spellEnd"/>
            <w:r w:rsidR="00FB3E34" w:rsidRPr="0098259C">
              <w:t xml:space="preserve">, a nominal value </w:t>
            </w:r>
            <w:proofErr w:type="spellStart"/>
            <w:r w:rsidR="001153E0" w:rsidRPr="0098259C">
              <w:rPr>
                <w:rStyle w:val="CODE"/>
              </w:rPr>
              <w:t>x_nominal</w:t>
            </w:r>
            <w:proofErr w:type="spellEnd"/>
            <w:r w:rsidR="001153E0" w:rsidRPr="0098259C">
              <w:rPr>
                <w:rStyle w:val="CODE"/>
              </w:rPr>
              <w:t>[</w:t>
            </w:r>
            <w:proofErr w:type="spellStart"/>
            <w:r w:rsidR="001153E0" w:rsidRPr="0098259C">
              <w:rPr>
                <w:rStyle w:val="CODE"/>
              </w:rPr>
              <w:t>i</w:t>
            </w:r>
            <w:proofErr w:type="spellEnd"/>
            <w:r w:rsidR="001153E0" w:rsidRPr="0098259C">
              <w:rPr>
                <w:rStyle w:val="CODE"/>
              </w:rPr>
              <w:t>] =</w:t>
            </w:r>
            <w:r w:rsidR="00FB3E34" w:rsidRPr="0098259C">
              <w:rPr>
                <w:rStyle w:val="CODE"/>
              </w:rPr>
              <w:t xml:space="preserve"> 1.0</w:t>
            </w:r>
            <w:r w:rsidR="00FB3E34" w:rsidRPr="0098259C">
              <w:t xml:space="preserve"> should be returned.</w:t>
            </w:r>
            <w:r w:rsidR="00724522">
              <w:t xml:space="preserve"> Note</w:t>
            </w:r>
            <w:r w:rsidR="00B45CF6">
              <w:t xml:space="preserve"> that</w:t>
            </w:r>
            <w:r w:rsidR="00724522">
              <w:t xml:space="preserve"> it is required that </w:t>
            </w:r>
            <w:proofErr w:type="spellStart"/>
            <w:r w:rsidR="00724522" w:rsidRPr="0044608E">
              <w:rPr>
                <w:rStyle w:val="CODE"/>
              </w:rPr>
              <w:t>x_nominal</w:t>
            </w:r>
            <w:proofErr w:type="spellEnd"/>
            <w:r w:rsidR="00724522" w:rsidRPr="0044608E">
              <w:rPr>
                <w:rStyle w:val="CODE"/>
              </w:rPr>
              <w:t>[</w:t>
            </w:r>
            <w:proofErr w:type="spellStart"/>
            <w:r w:rsidR="00724522" w:rsidRPr="0044608E">
              <w:rPr>
                <w:rStyle w:val="CODE"/>
              </w:rPr>
              <w:t>i</w:t>
            </w:r>
            <w:proofErr w:type="spellEnd"/>
            <w:r w:rsidR="00724522" w:rsidRPr="0044608E">
              <w:rPr>
                <w:rStyle w:val="CODE"/>
              </w:rPr>
              <w:t>]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proofErr w:type="spellStart"/>
            <w:r w:rsidRPr="0098259C">
              <w:rPr>
                <w:rStyle w:val="CODE"/>
              </w:rPr>
              <w:t>absol</w:t>
            </w:r>
            <w:r w:rsidR="00D900E6">
              <w:rPr>
                <w:rStyle w:val="CODE"/>
              </w:rPr>
              <w:t>uteTolerance</w:t>
            </w:r>
            <w:proofErr w:type="spellEnd"/>
            <w:r w:rsidR="00D900E6">
              <w:rPr>
                <w:rStyle w:val="CODE"/>
              </w:rPr>
              <w:t>[</w:t>
            </w:r>
            <w:proofErr w:type="spellStart"/>
            <w:r w:rsidR="00D900E6">
              <w:rPr>
                <w:rStyle w:val="CODE"/>
              </w:rPr>
              <w:t>i</w:t>
            </w:r>
            <w:proofErr w:type="spellEnd"/>
            <w:r w:rsidR="00D900E6">
              <w:rPr>
                <w:rStyle w:val="CODE"/>
              </w:rPr>
              <w:t>] = 0.01*t</w:t>
            </w:r>
            <w:r w:rsidRPr="0098259C">
              <w:rPr>
                <w:rStyle w:val="CODE"/>
              </w:rPr>
              <w:t>olerance*</w:t>
            </w:r>
            <w:proofErr w:type="spellStart"/>
            <w:r w:rsidRPr="0098259C">
              <w:rPr>
                <w:rStyle w:val="CODE"/>
              </w:rPr>
              <w:t>x_nominal</w:t>
            </w:r>
            <w:proofErr w:type="spellEnd"/>
            <w:r w:rsidRPr="0098259C">
              <w:rPr>
                <w:rStyle w:val="CODE"/>
              </w:rPr>
              <w:t>[</w:t>
            </w:r>
            <w:proofErr w:type="spellStart"/>
            <w:r w:rsidRPr="0098259C">
              <w:rPr>
                <w:rStyle w:val="CODE"/>
              </w:rPr>
              <w:t>i</w:t>
            </w:r>
            <w:proofErr w:type="spellEnd"/>
            <w:r w:rsidRPr="0098259C">
              <w:rPr>
                <w:rStyle w:val="CODE"/>
              </w:rPr>
              <w:t>]</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berschrift3"/>
      </w:pPr>
      <w:bookmarkStart w:id="240" w:name="_Ref235843871"/>
      <w:bookmarkStart w:id="241" w:name="_Toc240646372"/>
      <w:bookmarkStart w:id="242" w:name="_Toc247884545"/>
      <w:bookmarkStart w:id="243" w:name="_Toc55136508"/>
      <w:r w:rsidRPr="0098259C">
        <w:t>State Machine of Calling Sequence</w:t>
      </w:r>
      <w:bookmarkEnd w:id="240"/>
      <w:bookmarkEnd w:id="241"/>
      <w:bookmarkEnd w:id="242"/>
      <w:bookmarkEnd w:id="243"/>
      <w:r w:rsidRPr="0098259C">
        <w:t xml:space="preserve"> </w:t>
      </w:r>
    </w:p>
    <w:p w14:paraId="31A25AC2" w14:textId="77777777" w:rsidR="00990EFE" w:rsidRPr="0098259C" w:rsidRDefault="00486730" w:rsidP="006B205E">
      <w:pPr>
        <w:pStyle w:val="Textkrper"/>
      </w:pPr>
      <w:r w:rsidRPr="0098259C">
        <w:t xml:space="preserve">Every implementation of the FMI must support calling sequences of the functions according to the following state </w:t>
      </w:r>
      <w:r w:rsidR="006B205E">
        <w:t>chart</w:t>
      </w:r>
      <w:r w:rsidRPr="0098259C">
        <w:t>:</w:t>
      </w:r>
    </w:p>
    <w:p w14:paraId="3C808AFC" w14:textId="570F3B19" w:rsidR="002D790A" w:rsidRPr="0098259C" w:rsidRDefault="00BD22E5" w:rsidP="00990EFE">
      <w:pPr>
        <w:pStyle w:val="Textkrper"/>
        <w:spacing w:line="240" w:lineRule="auto"/>
        <w:jc w:val="center"/>
      </w:pPr>
      <w:r>
        <w:rPr>
          <w:noProof/>
          <w:lang w:eastAsia="en-US"/>
        </w:rPr>
        <w:drawing>
          <wp:inline distT="0" distB="0" distL="0" distR="0" wp14:anchorId="724667E0" wp14:editId="2587A832">
            <wp:extent cx="6148070" cy="4885690"/>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48070" cy="4885690"/>
                    </a:xfrm>
                    <a:prstGeom prst="rect">
                      <a:avLst/>
                    </a:prstGeom>
                    <a:noFill/>
                    <a:ln>
                      <a:noFill/>
                    </a:ln>
                  </pic:spPr>
                </pic:pic>
              </a:graphicData>
            </a:graphic>
          </wp:inline>
        </w:drawing>
      </w:r>
    </w:p>
    <w:p w14:paraId="2A60BC77" w14:textId="6841B31B" w:rsidR="000D0261" w:rsidRPr="0098259C" w:rsidRDefault="000D0261" w:rsidP="000D0261">
      <w:pPr>
        <w:pStyle w:val="Beschriftung"/>
        <w:rPr>
          <w:b w:val="0"/>
        </w:rPr>
      </w:pPr>
      <w:bookmarkStart w:id="244" w:name="_Ref357865571"/>
      <w:r w:rsidRPr="0098259C">
        <w:t xml:space="preserve">Figure </w:t>
      </w:r>
      <w:r w:rsidRPr="0098259C">
        <w:fldChar w:fldCharType="begin"/>
      </w:r>
      <w:r w:rsidRPr="0098259C">
        <w:instrText xml:space="preserve"> SEQ Figure \* ARABIC </w:instrText>
      </w:r>
      <w:r w:rsidRPr="0098259C">
        <w:fldChar w:fldCharType="separate"/>
      </w:r>
      <w:r w:rsidR="00EE265D">
        <w:rPr>
          <w:noProof/>
        </w:rPr>
        <w:t>6</w:t>
      </w:r>
      <w:r w:rsidRPr="0098259C">
        <w:fldChar w:fldCharType="end"/>
      </w:r>
      <w:bookmarkEnd w:id="244"/>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2EE088F4" w:rsidR="007133B3" w:rsidRPr="00D2781E" w:rsidRDefault="00FB3300" w:rsidP="007133B3">
      <w:pPr>
        <w:pStyle w:val="Textkrper"/>
        <w:rPr>
          <w:rFonts w:ascii="Courier New" w:hAnsi="Courier New" w:cs="Courier New"/>
          <w:i/>
          <w:iCs/>
          <w:sz w:val="19"/>
          <w:szCs w:val="19"/>
        </w:rPr>
      </w:pPr>
      <w:r>
        <w:t xml:space="preserve">The objective of the start chart is to define the allowed calling sequences for functions of the FMI: </w:t>
      </w:r>
      <w:r w:rsidR="00386D0F">
        <w:t>C</w:t>
      </w:r>
      <w:r>
        <w:t>alling sequences not accepted by the state chart are not supported by the FMI. The behavior of an FMU is undefined for such a calling sequence. For example, the state chart indicates that when an FMU for Model Exchange is in state “</w:t>
      </w:r>
      <w:r w:rsidR="00386D0F">
        <w:t>Continuous-Time Mode</w:t>
      </w:r>
      <w:r>
        <w:t xml:space="preserve">”, a call to </w:t>
      </w:r>
      <w:r w:rsidR="00140C25">
        <w:t>fmi2</w:t>
      </w:r>
      <w:r>
        <w:t>SetReal for a discrete input is not supported. The state chart is given here as UML 2.0 state machine. If a transition is labelled with one or more function names (for example</w:t>
      </w:r>
      <w:r w:rsidR="00311D39">
        <w:t>,</w:t>
      </w:r>
      <w:r>
        <w:t xml:space="preserve"> </w:t>
      </w:r>
      <w:r w:rsidR="00140C25">
        <w:t>fmi2</w:t>
      </w:r>
      <w:r>
        <w:t xml:space="preserve">GetReal, </w:t>
      </w:r>
      <w:r w:rsidR="00140C25">
        <w:t>fmi2</w:t>
      </w:r>
      <w:r>
        <w:t>GetInteger)</w:t>
      </w:r>
      <w:r w:rsidR="00311D39">
        <w:t>,</w:t>
      </w:r>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r w:rsidR="007133B3">
        <w:br/>
      </w:r>
      <w:r w:rsidR="007133B3" w:rsidRPr="00D2781E">
        <w:rPr>
          <w:iCs/>
        </w:rPr>
        <w:t>[</w:t>
      </w:r>
      <w:r w:rsidR="007133B3" w:rsidRPr="00FA3E81">
        <w:rPr>
          <w:i/>
          <w:iCs/>
        </w:rPr>
        <w:t>Bugfix</w:t>
      </w:r>
      <w:r w:rsidR="0013111F">
        <w:rPr>
          <w:i/>
          <w:iCs/>
        </w:rPr>
        <w:t>es</w:t>
      </w:r>
      <w:r w:rsidR="007133B3" w:rsidRPr="00FA3E81">
        <w:rPr>
          <w:i/>
          <w:iCs/>
        </w:rPr>
        <w:t xml:space="preserve"> </w:t>
      </w:r>
      <w:r w:rsidR="008A5D81">
        <w:rPr>
          <w:i/>
          <w:iCs/>
        </w:rPr>
        <w:t>in FMI 2.0.1: Note that there was</w:t>
      </w:r>
      <w:r w:rsidR="007133B3" w:rsidRPr="00FA3E81">
        <w:rPr>
          <w:i/>
          <w:iCs/>
        </w:rPr>
        <w:t xml:space="preserve"> an inconsistency</w:t>
      </w:r>
      <w:r w:rsidR="008A5D81">
        <w:rPr>
          <w:i/>
          <w:iCs/>
        </w:rPr>
        <w:t xml:space="preserve"> in FMI 2.0</w:t>
      </w:r>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proofErr w:type="spellStart"/>
      <w:r w:rsidR="007133B3" w:rsidRPr="00FA3E81">
        <w:rPr>
          <w:rFonts w:ascii="Courier New" w:hAnsi="Courier New" w:cs="Courier New"/>
          <w:i/>
          <w:iCs/>
          <w:sz w:val="19"/>
          <w:szCs w:val="19"/>
        </w:rPr>
        <w:t>initializationMode</w:t>
      </w:r>
      <w:proofErr w:type="spellEnd"/>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proofErr w:type="spellStart"/>
      <w:r w:rsidR="007133B3" w:rsidRPr="00FA3E81">
        <w:rPr>
          <w:rFonts w:ascii="Courier New" w:hAnsi="Courier New" w:cs="Courier New"/>
          <w:i/>
          <w:iCs/>
          <w:sz w:val="19"/>
          <w:szCs w:val="19"/>
        </w:rPr>
        <w:t>initializationMode</w:t>
      </w:r>
      <w:proofErr w:type="spellEnd"/>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D2781E">
        <w:rPr>
          <w:i/>
          <w:iCs/>
        </w:rPr>
        <w:t>Additionally</w:t>
      </w:r>
      <w:r w:rsidR="0013111F">
        <w:rPr>
          <w:i/>
          <w:iCs/>
        </w:rPr>
        <w:t xml:space="preserve"> the </w:t>
      </w:r>
      <w:r w:rsidR="00537786">
        <w:rPr>
          <w:i/>
          <w:iCs/>
        </w:rPr>
        <w:t>function</w:t>
      </w:r>
      <w:r w:rsidR="008A5D81" w:rsidRPr="00D2781E">
        <w:rPr>
          <w:i/>
          <w:iCs/>
        </w:rPr>
        <w:t xml:space="preserve"> </w:t>
      </w:r>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D2781E">
        <w:rPr>
          <w:i/>
          <w:iCs/>
        </w:rPr>
        <w:t>may</w:t>
      </w:r>
      <w:r w:rsidR="008A5D81" w:rsidRPr="00D2781E">
        <w:rPr>
          <w:i/>
          <w:iCs/>
        </w:rPr>
        <w:t xml:space="preserve"> </w:t>
      </w:r>
      <w:proofErr w:type="spellStart"/>
      <w:r w:rsidR="008A5D81" w:rsidRPr="00D2781E">
        <w:rPr>
          <w:i/>
          <w:iCs/>
        </w:rPr>
        <w:t>by</w:t>
      </w:r>
      <w:proofErr w:type="spellEnd"/>
      <w:r w:rsidR="008A5D81" w:rsidRPr="00D2781E">
        <w:rPr>
          <w:i/>
          <w:iCs/>
        </w:rPr>
        <w:t xml:space="preserve"> called in </w:t>
      </w:r>
      <w:proofErr w:type="spellStart"/>
      <w:r w:rsidR="008A5D81" w:rsidRPr="00FA3E81">
        <w:rPr>
          <w:rFonts w:ascii="Courier New" w:hAnsi="Courier New" w:cs="Courier New"/>
          <w:i/>
          <w:iCs/>
          <w:sz w:val="19"/>
          <w:szCs w:val="19"/>
        </w:rPr>
        <w:t>initializationMode</w:t>
      </w:r>
      <w:proofErr w:type="spellEnd"/>
      <w:r w:rsidR="0013111F">
        <w:rPr>
          <w:i/>
          <w:iCs/>
        </w:rPr>
        <w:t>.</w:t>
      </w:r>
      <w:r w:rsidR="0040289E" w:rsidRPr="00D2781E">
        <w:rPr>
          <w:iCs/>
        </w:rPr>
        <w:t>]</w:t>
      </w:r>
    </w:p>
    <w:p w14:paraId="7639C6DE" w14:textId="60F9F4D0" w:rsidR="00486730" w:rsidRPr="0098259C" w:rsidRDefault="00486730" w:rsidP="00486730">
      <w:pPr>
        <w:pStyle w:val="Textkrper"/>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EE265D">
        <w:rPr>
          <w:lang w:eastAsia="en-US"/>
        </w:rPr>
        <w:t>3.1</w:t>
      </w:r>
      <w:r w:rsidR="00F41DB6">
        <w:rPr>
          <w:lang w:eastAsia="en-US"/>
        </w:rPr>
        <w:fldChar w:fldCharType="end"/>
      </w:r>
      <w:r w:rsidRPr="0098259C">
        <w:rPr>
          <w:lang w:eastAsia="en-US"/>
        </w:rPr>
        <w:t>. Each state of the state machine corresponds to a certain phase of a simulation as follows:</w:t>
      </w:r>
    </w:p>
    <w:p w14:paraId="1CC91553" w14:textId="32C04A24" w:rsidR="007133B3" w:rsidRDefault="007F713A" w:rsidP="00486730">
      <w:pPr>
        <w:pStyle w:val="BulletItemFirst"/>
        <w:spacing w:before="120"/>
        <w:rPr>
          <w:lang w:eastAsia="en-US"/>
        </w:rPr>
      </w:pPr>
      <w:r>
        <w:rPr>
          <w:b/>
          <w:lang w:eastAsia="en-US"/>
        </w:rPr>
        <w:t>I</w:t>
      </w:r>
      <w:r w:rsidR="00486730" w:rsidRPr="0098259C">
        <w:rPr>
          <w:b/>
          <w:lang w:eastAsia="en-US"/>
        </w:rPr>
        <w:t>nstantiated</w:t>
      </w:r>
      <w:r w:rsidR="002F127B">
        <w:rPr>
          <w:lang w:eastAsia="en-US"/>
        </w:rPr>
        <w:t>:</w:t>
      </w:r>
      <w:r w:rsidR="002F127B">
        <w:rPr>
          <w:lang w:eastAsia="en-US"/>
        </w:rPr>
        <w:br/>
        <w:t xml:space="preserve">In this state, </w:t>
      </w:r>
      <w:r w:rsidR="00486730"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proofErr w:type="spellStart"/>
      <w:r w:rsidR="00756F0A" w:rsidRPr="006F760E">
        <w:rPr>
          <w:rStyle w:val="CODE"/>
        </w:rPr>
        <w:t>approx</w:t>
      </w:r>
      <w:proofErr w:type="spellEnd"/>
      <w:r w:rsidR="00D022A2">
        <w:rPr>
          <w:rStyle w:val="CODE"/>
          <w:rFonts w:cs="Courier New"/>
        </w:rPr>
        <w:t>″</w:t>
      </w:r>
      <w:r w:rsidR="002F127B">
        <w:rPr>
          <w:rStyle w:val="CODE"/>
        </w:rPr>
        <w:t>)</w:t>
      </w:r>
      <w:r w:rsidR="00756F0A">
        <w:rPr>
          <w:lang w:eastAsia="en-US"/>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p>
    <w:p w14:paraId="09B09436" w14:textId="0E44239C"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r w:rsidR="00500846">
        <w:rPr>
          <w:lang w:eastAsia="en-US"/>
        </w:rPr>
        <w:t>,</w:t>
      </w:r>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D2781E">
        <w:rPr>
          <w:rStyle w:val="CODE"/>
        </w:rPr>
        <w:t>fmi2</w:t>
      </w:r>
      <w:r w:rsidR="006F760E" w:rsidRPr="00D2781E">
        <w:rPr>
          <w:rStyle w:val="COD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w:t>
      </w:r>
      <w:proofErr w:type="spellStart"/>
      <w:r w:rsidR="006F760E" w:rsidRPr="006F760E">
        <w:rPr>
          <w:rStyle w:val="CODE"/>
        </w:rPr>
        <w:t>ModelStructure</w:t>
      </w:r>
      <w:proofErr w:type="spellEnd"/>
      <w:r w:rsidR="006F760E" w:rsidRPr="006F760E">
        <w:rPr>
          <w:rStyle w:val="CODE"/>
        </w:rPr>
        <w:t>&gt;&lt;</w:t>
      </w:r>
      <w:proofErr w:type="spellStart"/>
      <w:r w:rsidR="006F760E" w:rsidRPr="006F760E">
        <w:rPr>
          <w:rStyle w:val="CODE"/>
        </w:rPr>
        <w:t>InitialUnknowns</w:t>
      </w:r>
      <w:proofErr w:type="spellEnd"/>
      <w:r w:rsidR="006F760E" w:rsidRPr="006F760E">
        <w:rPr>
          <w:rStyle w:val="CODE"/>
        </w:rPr>
        <w:t>&gt;</w:t>
      </w:r>
      <w:r w:rsidR="00D022A2">
        <w:rPr>
          <w:lang w:eastAsia="en-US"/>
        </w:rPr>
        <w:t xml:space="preserve"> and (2) variables with </w:t>
      </w:r>
      <w:r w:rsidR="00D022A2" w:rsidRPr="002F3E46">
        <w:rPr>
          <w:rStyle w:val="CODE"/>
        </w:rPr>
        <w:t xml:space="preserve">causality = </w:t>
      </w:r>
      <w:r w:rsidR="00614FA9">
        <w:rPr>
          <w:rStyle w:val="CODE"/>
          <w:lang w:eastAsia="en-US"/>
        </w:rPr>
        <w:t>"</w:t>
      </w:r>
      <w:r w:rsidR="00D022A2" w:rsidRPr="002F3E46">
        <w:rPr>
          <w:rStyle w:val="CODE"/>
        </w:rPr>
        <w:t>output</w:t>
      </w:r>
      <w:r w:rsidR="00614FA9">
        <w:rPr>
          <w:rStyle w:val="CODE"/>
          <w:lang w:eastAsia="en-US"/>
        </w:rPr>
        <w:t>"</w:t>
      </w:r>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6F760E">
        <w:rPr>
          <w:lang w:eastAsia="en-US"/>
        </w:rPr>
        <w:t xml:space="preserve">, as well as </w:t>
      </w:r>
      <w:r w:rsidR="00795971">
        <w:rPr>
          <w:lang w:eastAsia="en-US"/>
        </w:rPr>
        <w:t xml:space="preserve">variables with </w:t>
      </w:r>
      <w:r w:rsidR="007133B3" w:rsidRPr="007133B3">
        <w:rPr>
          <w:rStyle w:val="CODE"/>
        </w:rPr>
        <w:t>causality</w:t>
      </w:r>
      <w:r w:rsidR="00614FA9">
        <w:rPr>
          <w:rStyle w:val="CODE"/>
        </w:rPr>
        <w:t xml:space="preserve"> </w:t>
      </w:r>
      <w:r w:rsidR="00795971" w:rsidRPr="009160E8">
        <w:rPr>
          <w:rStyle w:val="CODE"/>
        </w:rPr>
        <w:t xml:space="preserve">= </w:t>
      </w:r>
      <w:r w:rsidR="00614FA9">
        <w:rPr>
          <w:rStyle w:val="CODE"/>
          <w:lang w:eastAsia="en-US"/>
        </w:rPr>
        <w:t>"</w:t>
      </w:r>
      <w:r w:rsidR="00795971" w:rsidRPr="009160E8">
        <w:rPr>
          <w:rStyle w:val="CODE"/>
        </w:rPr>
        <w:t>input</w:t>
      </w:r>
      <w:r w:rsidR="00614FA9">
        <w:rPr>
          <w:rStyle w:val="CODE"/>
          <w:lang w:eastAsia="en-US"/>
        </w:rPr>
        <w:t>"</w:t>
      </w:r>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r w:rsidR="00500846">
        <w:rPr>
          <w:lang w:eastAsia="en-US"/>
        </w:rPr>
        <w:t>,</w:t>
      </w:r>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6716CF44"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proofErr w:type="spellStart"/>
      <w:r w:rsidR="003B4B88">
        <w:rPr>
          <w:rStyle w:val="CODE"/>
        </w:rPr>
        <w:t>newDiscreteStates</w:t>
      </w:r>
      <w:r w:rsidR="00756F0A">
        <w:rPr>
          <w:rStyle w:val="CODE"/>
        </w:rPr>
        <w:t>Needed</w:t>
      </w:r>
      <w:proofErr w:type="spellEnd"/>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160C1E7F" w:rsidR="00486730" w:rsidRDefault="00F01164" w:rsidP="00486730">
      <w:pPr>
        <w:pStyle w:val="Textkrper"/>
        <w:rPr>
          <w:lang w:eastAsia="en-US"/>
        </w:rPr>
      </w:pPr>
      <w:r w:rsidRPr="0098259C">
        <w:rPr>
          <w:lang w:eastAsia="en-US"/>
        </w:rPr>
        <w:t xml:space="preserve">Note that simulation backward in time </w:t>
      </w:r>
      <w:r w:rsidR="00E23497">
        <w:rPr>
          <w:lang w:eastAsia="en-US"/>
        </w:rPr>
        <w:t xml:space="preserve">is only allowed over continuous time intervals. </w:t>
      </w:r>
      <w:r>
        <w:rPr>
          <w:lang w:eastAsia="en-US"/>
        </w:rPr>
        <w:t>As soon as an event occur</w:t>
      </w:r>
      <w:r w:rsidR="00FC159F">
        <w:rPr>
          <w:lang w:eastAsia="en-US"/>
        </w:rPr>
        <w:t>s</w:t>
      </w:r>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r w:rsidR="003272DA">
        <w:rPr>
          <w:lang w:eastAsia="en-US"/>
        </w:rPr>
        <w:t>,</w:t>
      </w:r>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20DDB84C" w:rsidR="0032590C" w:rsidRPr="0098259C" w:rsidRDefault="0032590C" w:rsidP="00486730">
      <w:pPr>
        <w:pStyle w:val="Textkrper"/>
        <w:rPr>
          <w:lang w:eastAsia="en-US"/>
        </w:rPr>
      </w:pPr>
      <w:r>
        <w:rPr>
          <w:lang w:eastAsia="en-US"/>
        </w:rPr>
        <w:t>Note</w:t>
      </w:r>
      <w:r w:rsidR="00FC159F">
        <w:rPr>
          <w:lang w:eastAsia="en-US"/>
        </w:rPr>
        <w:t xml:space="preserve"> that</w:t>
      </w:r>
      <w:r>
        <w:rPr>
          <w:lang w:eastAsia="en-US"/>
        </w:rPr>
        <w:t xml:space="preserve"> during Initialization, Event, and Continuous-Time Mode</w:t>
      </w:r>
      <w:r w:rsidR="00FC159F">
        <w:rPr>
          <w:lang w:eastAsia="en-US"/>
        </w:rPr>
        <w:t>,</w:t>
      </w:r>
      <w:r>
        <w:rPr>
          <w:lang w:eastAsia="en-US"/>
        </w:rPr>
        <w:t xml:space="preserve"> input variables can be set with </w:t>
      </w:r>
      <w:proofErr w:type="gramStart"/>
      <w:r w:rsidR="00140C25">
        <w:rPr>
          <w:rStyle w:val="CODE"/>
        </w:rPr>
        <w:t>fmi2</w:t>
      </w:r>
      <w:r w:rsidRPr="00044F2D">
        <w:rPr>
          <w:rStyle w:val="CODE"/>
        </w:rPr>
        <w:t>SetXXX</w:t>
      </w:r>
      <w:proofErr w:type="gramEnd"/>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Pr>
          <w:lang w:eastAsia="en-US"/>
        </w:rPr>
        <w:t xml:space="preserve"> in the xml-file. [</w:t>
      </w:r>
      <w:r w:rsidRPr="00044F2D">
        <w:rPr>
          <w:i/>
          <w:lang w:eastAsia="en-US"/>
        </w:rPr>
        <w:t>For example</w:t>
      </w:r>
      <w:r w:rsidR="00FC159F">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w:t>
      </w:r>
      <w:proofErr w:type="gramStart"/>
      <w:r>
        <w:rPr>
          <w:i/>
          <w:lang w:eastAsia="en-US"/>
        </w:rPr>
        <w:t>additionally</w:t>
      </w:r>
      <w:proofErr w:type="gramEnd"/>
      <w:r>
        <w:rPr>
          <w:i/>
          <w:lang w:eastAsia="en-US"/>
        </w:rPr>
        <w:t xml:space="preserve">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Textkrper"/>
        <w:spacing w:after="120"/>
        <w:rPr>
          <w:lang w:eastAsia="en-US"/>
        </w:rPr>
      </w:pPr>
      <w:r w:rsidRPr="0098259C">
        <w:rPr>
          <w:lang w:eastAsia="en-US"/>
        </w:rPr>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Textkrper"/>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FMI 2.0 for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proofErr w:type="spellStart"/>
            <w:r w:rsidRPr="006067CE">
              <w:rPr>
                <w:rFonts w:cs="Arial"/>
                <w:b/>
                <w:bCs/>
                <w:sz w:val="22"/>
                <w:szCs w:val="22"/>
                <w:lang w:val="de-DE" w:eastAsia="de-DE"/>
              </w:rPr>
              <w:t>Function</w:t>
            </w:r>
            <w:proofErr w:type="spellEnd"/>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start</w:t>
            </w:r>
            <w:proofErr w:type="spellEnd"/>
            <w:r w:rsidRPr="006067CE">
              <w:rPr>
                <w:rFonts w:cs="Arial"/>
                <w:szCs w:val="20"/>
                <w:lang w:val="de-DE" w:eastAsia="de-DE"/>
              </w:rPr>
              <w: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instantiated</w:t>
            </w:r>
            <w:proofErr w:type="spellEnd"/>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Initialization</w:t>
            </w:r>
            <w:proofErr w:type="spellEnd"/>
            <w:r w:rsidRPr="006067CE">
              <w:rPr>
                <w:rFonts w:cs="Arial"/>
                <w:szCs w:val="20"/>
                <w:lang w:val="de-DE" w:eastAsia="de-DE"/>
              </w:rPr>
              <w:t xml:space="preserv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Continuous</w:t>
            </w:r>
            <w:proofErr w:type="spellEnd"/>
            <w:r w:rsidRPr="006067CE">
              <w:rPr>
                <w:rFonts w:cs="Arial"/>
                <w:szCs w:val="20"/>
                <w:lang w:val="de-DE" w:eastAsia="de-DE"/>
              </w:rPr>
              <w:t>-Time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terminated</w:t>
            </w:r>
            <w:proofErr w:type="spellEnd"/>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error</w:t>
            </w:r>
            <w:proofErr w:type="spellEnd"/>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74F3F633" w:rsidR="006067CE" w:rsidRPr="006067CE" w:rsidRDefault="007133B3" w:rsidP="006067CE">
            <w:pPr>
              <w:spacing w:line="240" w:lineRule="auto"/>
              <w:jc w:val="center"/>
              <w:rPr>
                <w:rFonts w:cs="Arial"/>
                <w:szCs w:val="20"/>
                <w:lang w:val="de-DE" w:eastAsia="de-DE"/>
              </w:rPr>
            </w:pPr>
            <w:r>
              <w:rPr>
                <w:rFonts w:cs="Arial"/>
                <w:szCs w:val="20"/>
                <w:lang w:val="de-DE" w:eastAsia="de-DE"/>
              </w:rPr>
              <w:t>8</w:t>
            </w:r>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9E5B13">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744E5C3B" w14:textId="049C940D" w:rsidR="001E10E3" w:rsidRPr="006067CE" w:rsidRDefault="005D43AE" w:rsidP="006067CE">
            <w:pPr>
              <w:spacing w:line="240" w:lineRule="auto"/>
              <w:jc w:val="center"/>
              <w:rPr>
                <w:rFonts w:cs="Arial"/>
                <w:szCs w:val="20"/>
                <w:lang w:val="de-DE" w:eastAsia="de-DE"/>
              </w:rPr>
            </w:pPr>
            <w:r>
              <w:rPr>
                <w:rFonts w:cs="Arial"/>
                <w:szCs w:val="20"/>
                <w:lang w:val="de-DE" w:eastAsia="de-DE"/>
              </w:rPr>
              <w:t>x</w:t>
            </w:r>
            <w:r w:rsidR="001E10E3"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Textkrper"/>
        <w:spacing w:before="0"/>
        <w:rPr>
          <w:b/>
          <w:sz w:val="2"/>
          <w:szCs w:val="2"/>
          <w:lang w:eastAsia="en-US"/>
        </w:rPr>
      </w:pPr>
    </w:p>
    <w:p w14:paraId="23B2701C" w14:textId="77777777" w:rsidR="002920AB" w:rsidRPr="002920AB" w:rsidRDefault="002920AB" w:rsidP="002920AB">
      <w:pPr>
        <w:pStyle w:val="Textkrper"/>
        <w:spacing w:before="0"/>
      </w:pPr>
      <w:r w:rsidRPr="002920AB">
        <w:rPr>
          <w:b/>
        </w:rPr>
        <w:t>x</w:t>
      </w:r>
      <w:r w:rsidRPr="002920AB">
        <w:t xml:space="preserve"> </w:t>
      </w:r>
      <w:proofErr w:type="gramStart"/>
      <w:r w:rsidRPr="002920AB">
        <w:t>means:</w:t>
      </w:r>
      <w:proofErr w:type="gramEnd"/>
      <w:r w:rsidRPr="002920AB">
        <w:t xml:space="preserve"> call is allowed in the corresponding state</w:t>
      </w:r>
    </w:p>
    <w:p w14:paraId="0F83B01A" w14:textId="77777777" w:rsidR="002920AB" w:rsidRPr="004E1FAA" w:rsidRDefault="002920AB" w:rsidP="002920AB">
      <w:pPr>
        <w:pStyle w:val="Textkrper"/>
        <w:spacing w:before="0"/>
      </w:pPr>
      <w:r w:rsidRPr="002920AB">
        <w:rPr>
          <w:b/>
        </w:rPr>
        <w:t>number</w:t>
      </w:r>
      <w:r w:rsidRPr="004E1FAA">
        <w:t xml:space="preserve"> means: call is allowed if the indicated condition holds:</w:t>
      </w:r>
    </w:p>
    <w:p w14:paraId="4A078553" w14:textId="748F1FEA" w:rsidR="002920AB" w:rsidRPr="002920AB" w:rsidRDefault="002920AB" w:rsidP="002920AB">
      <w:pPr>
        <w:pStyle w:val="Textkrper"/>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w:t>
      </w:r>
      <w:proofErr w:type="spellStart"/>
      <w:r w:rsidRPr="004E1FAA">
        <w:rPr>
          <w:rStyle w:val="CODE"/>
        </w:rPr>
        <w:t>approx</w:t>
      </w:r>
      <w:proofErr w:type="spellEnd"/>
      <w:r w:rsidRPr="004E1FAA">
        <w:rPr>
          <w:rStyle w:val="CODE"/>
        </w:rPr>
        <w:t>"</w:t>
      </w:r>
    </w:p>
    <w:p w14:paraId="1D929D9E" w14:textId="73330742" w:rsidR="002920AB" w:rsidRPr="002920AB" w:rsidRDefault="002920AB">
      <w:pPr>
        <w:pStyle w:val="Textkrper"/>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B20A8B" w:rsidRPr="00B20A8B">
        <w:rPr>
          <w:rStyle w:val="berschrift1Zchn"/>
        </w:rPr>
        <w:t xml:space="preserve"> </w:t>
      </w:r>
      <w:r w:rsidR="00B20A8B">
        <w:rPr>
          <w:rStyle w:val="blob-code-inner"/>
        </w:rPr>
        <w:t xml:space="preserve">or variables listed under </w:t>
      </w:r>
      <w:r w:rsidR="00B20A8B" w:rsidRPr="00036E74">
        <w:rPr>
          <w:rStyle w:val="CODE"/>
        </w:rPr>
        <w:t>&lt;</w:t>
      </w:r>
      <w:proofErr w:type="spellStart"/>
      <w:r w:rsidR="00B20A8B" w:rsidRPr="00036E74">
        <w:rPr>
          <w:rStyle w:val="CODE"/>
        </w:rPr>
        <w:t>ModelStructure</w:t>
      </w:r>
      <w:proofErr w:type="spellEnd"/>
      <w:r w:rsidR="00B20A8B" w:rsidRPr="00036E74">
        <w:rPr>
          <w:rStyle w:val="CODE"/>
        </w:rPr>
        <w:t>&gt;&lt;</w:t>
      </w:r>
      <w:proofErr w:type="spellStart"/>
      <w:r w:rsidR="00B20A8B" w:rsidRPr="00036E74">
        <w:rPr>
          <w:rStyle w:val="CODE"/>
        </w:rPr>
        <w:t>InitalUnkowns</w:t>
      </w:r>
      <w:proofErr w:type="spellEnd"/>
      <w:r w:rsidR="00B20A8B" w:rsidRPr="00036E74">
        <w:rPr>
          <w:rStyle w:val="CODE"/>
        </w:rPr>
        <w:t>&gt;</w:t>
      </w:r>
      <w:r w:rsidR="00B20A8B">
        <w:rPr>
          <w:rStyle w:val="CODE"/>
        </w:rPr>
        <w:t xml:space="preserve"> </w:t>
      </w:r>
      <w:r w:rsidR="00B20A8B">
        <w:t xml:space="preserve"> </w:t>
      </w:r>
    </w:p>
    <w:p w14:paraId="1CB56F6C" w14:textId="7DB82D01" w:rsidR="002920AB" w:rsidRPr="002920AB" w:rsidRDefault="002920AB" w:rsidP="002920AB">
      <w:pPr>
        <w:pStyle w:val="Textkrper"/>
        <w:spacing w:before="0"/>
      </w:pPr>
      <w:r w:rsidRPr="002920AB">
        <w:rPr>
          <w:b/>
        </w:rPr>
        <w:t>3</w:t>
      </w:r>
      <w:r w:rsidRPr="002920AB">
        <w:t xml:space="preserve"> for a variable with</w:t>
      </w:r>
      <w:r w:rsidR="00515452">
        <w:t xml:space="preserve"> </w:t>
      </w:r>
      <w:proofErr w:type="spellStart"/>
      <w:r w:rsidR="00515452">
        <w:rPr>
          <w:rStyle w:val="CODE"/>
        </w:rPr>
        <w:t>variability</w:t>
      </w:r>
      <w:r w:rsidR="00515452">
        <w:rPr>
          <w:rStyle w:val="CODE"/>
          <w:rFonts w:cs="Courier New"/>
        </w:rPr>
        <w:t>≠</w:t>
      </w:r>
      <w:r w:rsidR="00515452">
        <w:rPr>
          <w:rStyle w:val="CODE"/>
          <w:lang w:eastAsia="en-US"/>
        </w:rPr>
        <w:t>"constant</w:t>
      </w:r>
      <w:proofErr w:type="spellEnd"/>
      <w:r w:rsidR="00515452" w:rsidRPr="002920AB">
        <w:rPr>
          <w:rStyle w:val="CODE"/>
          <w:lang w:eastAsia="en-US"/>
        </w:rPr>
        <w:t>"</w:t>
      </w:r>
      <w:r w:rsidR="00515452">
        <w:t xml:space="preserve"> that has</w:t>
      </w:r>
      <w:r w:rsidRPr="002920AB">
        <w:t xml:space="preserve"> </w:t>
      </w:r>
      <w:r w:rsidRPr="004E1FAA">
        <w:rPr>
          <w:rStyle w:val="CODE"/>
        </w:rPr>
        <w:t>initial</w:t>
      </w:r>
      <w:r w:rsidR="00C2544B">
        <w:rPr>
          <w:rStyle w:val="CODE"/>
        </w:rPr>
        <w:t xml:space="preserve"> </w:t>
      </w:r>
      <w:r w:rsidRPr="004E1FAA">
        <w:rPr>
          <w:rStyle w:val="CODE"/>
        </w:rPr>
        <w:t>=</w:t>
      </w:r>
      <w:r w:rsidR="00C2544B">
        <w:rPr>
          <w:rStyle w:val="CODE"/>
        </w:rPr>
        <w:t xml:space="preserve"> </w:t>
      </w:r>
      <w:r w:rsidRPr="004E1FAA">
        <w:rPr>
          <w:rStyle w:val="CODE"/>
        </w:rPr>
        <w:t>"exact"</w:t>
      </w:r>
      <w:r w:rsidRPr="002920AB">
        <w:t xml:space="preserve">, or </w:t>
      </w:r>
      <w:r w:rsidRPr="004E1FAA">
        <w:rPr>
          <w:rStyle w:val="CODE"/>
        </w:rPr>
        <w:t>causality</w:t>
      </w:r>
      <w:r w:rsidR="00C2544B">
        <w:rPr>
          <w:rStyle w:val="CODE"/>
        </w:rPr>
        <w:t xml:space="preserve"> </w:t>
      </w:r>
      <w:r w:rsidRPr="004E1FAA">
        <w:rPr>
          <w:rStyle w:val="CODE"/>
        </w:rPr>
        <w:t>=</w:t>
      </w:r>
      <w:r w:rsidR="00C2544B">
        <w:rPr>
          <w:rStyle w:val="CODE"/>
        </w:rPr>
        <w:t xml:space="preserve"> </w:t>
      </w:r>
      <w:r w:rsidRPr="004E1FAA">
        <w:rPr>
          <w:rStyle w:val="CODE"/>
        </w:rPr>
        <w:t>"input"</w:t>
      </w:r>
      <w:r w:rsidRPr="002920AB">
        <w:t xml:space="preserve">  </w:t>
      </w:r>
    </w:p>
    <w:p w14:paraId="77803E79" w14:textId="64597A6B" w:rsidR="002920AB" w:rsidRPr="002920AB" w:rsidRDefault="002920AB" w:rsidP="002920AB">
      <w:pPr>
        <w:pStyle w:val="Textkrper"/>
        <w:spacing w:before="0"/>
      </w:pPr>
      <w:r w:rsidRPr="002920AB">
        <w:rPr>
          <w:b/>
        </w:rPr>
        <w:t>4</w:t>
      </w:r>
      <w:r w:rsidRPr="002920AB">
        <w:t xml:space="preserve"> for a variable with </w:t>
      </w:r>
      <w:r w:rsidRPr="004E1FAA">
        <w:rPr>
          <w:rStyle w:val="CODE"/>
        </w:rPr>
        <w:t>causality = "input"</w:t>
      </w:r>
      <w:r w:rsidRPr="002920AB">
        <w:t xml:space="preserve">, or </w:t>
      </w:r>
      <w:r w:rsidR="00A6617F">
        <w:br/>
        <w:t xml:space="preserve">                            </w:t>
      </w:r>
      <w:proofErr w:type="gramStart"/>
      <w:r w:rsidR="00A6617F">
        <w:t xml:space="preserve">   (</w:t>
      </w:r>
      <w:proofErr w:type="gramEnd"/>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Textkrper"/>
        <w:spacing w:before="0"/>
        <w:rPr>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Textkrper"/>
        <w:spacing w:before="0"/>
      </w:pPr>
      <w:r>
        <w:rPr>
          <w:rStyle w:val="Hervorhebung"/>
        </w:rPr>
        <w:t>[Clarification in FMI 2.0.1: This rule regarding a continuous-time state variable is not shown in the state machine diagram above but shall be applied.]</w:t>
      </w:r>
    </w:p>
    <w:p w14:paraId="5386733F" w14:textId="2FCDE043" w:rsidR="002920AB" w:rsidRDefault="002920AB" w:rsidP="002920AB">
      <w:pPr>
        <w:pStyle w:val="Textkrper"/>
        <w:spacing w:before="0"/>
      </w:pPr>
      <w:r w:rsidRPr="002920AB">
        <w:rPr>
          <w:b/>
        </w:rPr>
        <w:t>7</w:t>
      </w:r>
      <w:r w:rsidRPr="004E1FAA">
        <w:t xml:space="preserve"> always, but retrieved values are usable for debugging </w:t>
      </w:r>
      <w:proofErr w:type="gramStart"/>
      <w:r w:rsidRPr="004E1FAA">
        <w:t>only</w:t>
      </w:r>
      <w:proofErr w:type="gramEnd"/>
    </w:p>
    <w:p w14:paraId="08214109" w14:textId="6A663A8F" w:rsidR="007133B3" w:rsidRPr="00FA3E81" w:rsidRDefault="007133B3" w:rsidP="002920AB">
      <w:pPr>
        <w:pStyle w:val="Textkrper"/>
        <w:spacing w:before="0"/>
        <w:rPr>
          <w:b/>
          <w:bCs/>
        </w:rPr>
      </w:pPr>
      <w:r>
        <w:rPr>
          <w:b/>
          <w:bCs/>
        </w:rPr>
        <w:t xml:space="preserve">8 </w:t>
      </w:r>
      <w:r>
        <w:t xml:space="preserve">only for a </w:t>
      </w:r>
      <w:r w:rsidR="00C528D7">
        <w:t>p</w:t>
      </w:r>
      <w:r>
        <w:t xml:space="preserve">ure </w:t>
      </w:r>
      <w:r w:rsidR="00C528D7">
        <w:t>d</w:t>
      </w:r>
      <w:r>
        <w:t>iscrete-</w:t>
      </w:r>
      <w:r w:rsidR="00C528D7">
        <w:t>t</w:t>
      </w:r>
      <w:r>
        <w:t xml:space="preserve">ime FMU. This exits the current event mode and sets the time for the next event instant. </w:t>
      </w:r>
      <w:r w:rsidRPr="00FA3E81">
        <w:rPr>
          <w:rFonts w:ascii="Courier New" w:hAnsi="Courier New" w:cs="Courier New"/>
          <w:sz w:val="19"/>
          <w:szCs w:val="19"/>
        </w:rPr>
        <w:t>fmi2NewDiscreteStates</w:t>
      </w:r>
      <w:r>
        <w:t xml:space="preserve"> must have been called with </w:t>
      </w:r>
      <w:proofErr w:type="spellStart"/>
      <w:r w:rsidRPr="00FA3E81">
        <w:rPr>
          <w:rFonts w:ascii="Courier New" w:hAnsi="Courier New" w:cs="Courier New"/>
          <w:sz w:val="19"/>
          <w:szCs w:val="19"/>
        </w:rPr>
        <w:t>newDiscreteStatesNeeded</w:t>
      </w:r>
      <w:proofErr w:type="spellEnd"/>
      <w:r>
        <w:t xml:space="preserve"> = </w:t>
      </w:r>
      <w:r w:rsidRPr="00FA3E81">
        <w:rPr>
          <w:rFonts w:ascii="Courier New" w:hAnsi="Courier New" w:cs="Courier New"/>
          <w:sz w:val="19"/>
          <w:szCs w:val="19"/>
        </w:rPr>
        <w:t>fmi2False</w:t>
      </w:r>
      <w:r>
        <w:t xml:space="preserve"> at least once before this can be done</w:t>
      </w:r>
      <w:r w:rsidR="00D41160">
        <w:t>.</w:t>
      </w:r>
    </w:p>
    <w:p w14:paraId="24CCF73B" w14:textId="51832C80" w:rsidR="00990EFE" w:rsidRPr="0098259C" w:rsidRDefault="000664FC" w:rsidP="007137D7">
      <w:pPr>
        <w:pStyle w:val="berschrift3"/>
      </w:pPr>
      <w:bookmarkStart w:id="245" w:name="_Toc55136509"/>
      <w:r w:rsidRPr="0098259C">
        <w:t>Pseudo</w:t>
      </w:r>
      <w:r w:rsidR="00C34D46">
        <w:t>c</w:t>
      </w:r>
      <w:r w:rsidRPr="0098259C">
        <w:t>ode Example</w:t>
      </w:r>
      <w:bookmarkEnd w:id="245"/>
    </w:p>
    <w:p w14:paraId="66354B4D" w14:textId="2262AF9B" w:rsidR="00990EFE" w:rsidRPr="0098259C" w:rsidRDefault="00990EFE" w:rsidP="00D2781E">
      <w:pPr>
        <w:pStyle w:val="Textkrper"/>
        <w:spacing w:before="0"/>
      </w:pPr>
      <w:r w:rsidRPr="0098259C">
        <w:t>In the following</w:t>
      </w:r>
      <w:r w:rsidR="00890A63" w:rsidRPr="0098259C">
        <w:t xml:space="preserve"> example</w:t>
      </w:r>
      <w:r w:rsidRPr="0098259C">
        <w:t xml:space="preserve">, the usage of the </w:t>
      </w:r>
      <w:r w:rsidR="00140C25" w:rsidRPr="00D2781E">
        <w:rPr>
          <w:rFonts w:ascii="Courier New" w:hAnsi="Courier New" w:cs="Courier New"/>
          <w:sz w:val="19"/>
          <w:szCs w:val="19"/>
        </w:rPr>
        <w:t>fmi2</w:t>
      </w:r>
      <w:r w:rsidR="00FB1002" w:rsidRPr="00D2781E">
        <w:rPr>
          <w:rFonts w:ascii="Courier New" w:hAnsi="Courier New" w:cs="Courier New"/>
          <w:sz w:val="19"/>
          <w:szCs w:val="19"/>
        </w:rPr>
        <w:t>XXX</w:t>
      </w:r>
      <w:r w:rsidR="00A70D81" w:rsidRPr="0098259C">
        <w:t xml:space="preserve"> functions is</w:t>
      </w:r>
      <w:r w:rsidRPr="0098259C">
        <w:t xml:space="preserve"> sketched </w:t>
      </w:r>
      <w:proofErr w:type="gramStart"/>
      <w:r w:rsidRPr="0098259C">
        <w:t>in order to</w:t>
      </w:r>
      <w:proofErr w:type="gramEnd"/>
      <w:r w:rsidRPr="0098259C">
        <w:t xml:space="preserve"> clarify the typical calling sequence of the functions in a simulation environment. The example is given in a mix of pseudocode and C, </w:t>
      </w:r>
      <w:proofErr w:type="gramStart"/>
      <w:r w:rsidRPr="0098259C">
        <w:t>in order to</w:t>
      </w:r>
      <w:proofErr w:type="gramEnd"/>
      <w:r w:rsidRPr="0098259C">
        <w:t xml:space="preserve">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 xml:space="preserve">ent iteration </w:t>
      </w:r>
      <w:proofErr w:type="gramStart"/>
      <w:r w:rsidR="003E1D26" w:rsidRPr="0098259C">
        <w:t>has</w:t>
      </w:r>
      <w:proofErr w:type="gramEnd"/>
      <w:r w:rsidR="003E1D26" w:rsidRPr="0098259C">
        <w:t xml:space="preserve"> to be adapted.</w:t>
      </w:r>
    </w:p>
    <w:p w14:paraId="2596C402" w14:textId="77777777" w:rsidR="00990EFE" w:rsidRPr="0098259C" w:rsidRDefault="00990EFE" w:rsidP="00990EFE">
      <w:pPr>
        <w:pStyle w:val="Textkrper-Zeileneinzug"/>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D2781E" w:rsidRDefault="00990EFE" w:rsidP="00990EFE">
            <w:pPr>
              <w:pStyle w:val="HTMLVorformatiert"/>
              <w:rPr>
                <w:i/>
                <w:sz w:val="19"/>
                <w:szCs w:val="19"/>
                <w:lang w:val="en-US"/>
              </w:rPr>
            </w:pPr>
            <w:r w:rsidRPr="00D2781E">
              <w:rPr>
                <w:i/>
                <w:sz w:val="19"/>
                <w:szCs w:val="19"/>
                <w:lang w:val="en-US"/>
              </w:rPr>
              <w:t>m = M_</w:t>
            </w:r>
            <w:r w:rsidR="00140C25" w:rsidRPr="00D2781E">
              <w:rPr>
                <w:i/>
                <w:sz w:val="19"/>
                <w:szCs w:val="19"/>
                <w:lang w:val="en-US"/>
              </w:rPr>
              <w:t>fmi2</w:t>
            </w:r>
            <w:proofErr w:type="gramStart"/>
            <w:r w:rsidR="00850C66" w:rsidRPr="00D2781E">
              <w:rPr>
                <w:i/>
                <w:sz w:val="19"/>
                <w:szCs w:val="19"/>
                <w:lang w:val="en-US"/>
              </w:rPr>
              <w:t>Instantiate</w:t>
            </w:r>
            <w:r w:rsidRPr="00D2781E">
              <w:rPr>
                <w:i/>
                <w:sz w:val="19"/>
                <w:szCs w:val="19"/>
                <w:lang w:val="en-US"/>
              </w:rPr>
              <w:t>(</w:t>
            </w:r>
            <w:proofErr w:type="gramEnd"/>
            <w:r w:rsidRPr="00D2781E">
              <w:rPr>
                <w:i/>
                <w:sz w:val="19"/>
                <w:szCs w:val="19"/>
                <w:lang w:val="en-US"/>
              </w:rPr>
              <w:t xml:space="preserve">"m", ...)  </w:t>
            </w:r>
            <w:r w:rsidRPr="00D2781E">
              <w:rPr>
                <w:i/>
                <w:color w:val="008000"/>
                <w:sz w:val="19"/>
                <w:szCs w:val="19"/>
                <w:lang w:val="en-US"/>
              </w:rPr>
              <w:t>// "m" is the instance name</w:t>
            </w:r>
          </w:p>
          <w:p w14:paraId="6C572FBF" w14:textId="77777777" w:rsidR="00990EFE" w:rsidRPr="00D2781E" w:rsidRDefault="00CE2DBC" w:rsidP="00990EFE">
            <w:pPr>
              <w:pStyle w:val="HTMLVorformatiert"/>
              <w:rPr>
                <w:i/>
                <w:sz w:val="19"/>
                <w:szCs w:val="19"/>
                <w:lang w:val="en-US"/>
              </w:rPr>
            </w:pPr>
            <w:r w:rsidRPr="00D2781E">
              <w:rPr>
                <w:i/>
                <w:sz w:val="19"/>
                <w:szCs w:val="19"/>
                <w:lang w:val="en-US"/>
              </w:rPr>
              <w:t xml:space="preserve">                    </w:t>
            </w:r>
            <w:r w:rsidR="00850C66" w:rsidRPr="00D2781E">
              <w:rPr>
                <w:i/>
                <w:sz w:val="19"/>
                <w:szCs w:val="19"/>
                <w:lang w:val="en-US"/>
              </w:rPr>
              <w:t xml:space="preserve"> </w:t>
            </w:r>
            <w:r w:rsidRPr="00D2781E">
              <w:rPr>
                <w:i/>
                <w:sz w:val="19"/>
                <w:szCs w:val="19"/>
                <w:lang w:val="en-US"/>
              </w:rPr>
              <w:t xml:space="preserve">       </w:t>
            </w:r>
            <w:r w:rsidR="00990EFE" w:rsidRPr="00D2781E">
              <w:rPr>
                <w:i/>
                <w:sz w:val="19"/>
                <w:szCs w:val="19"/>
                <w:lang w:val="en-US"/>
              </w:rPr>
              <w:t xml:space="preserve">    </w:t>
            </w:r>
            <w:r w:rsidRPr="00D2781E">
              <w:rPr>
                <w:i/>
                <w:color w:val="008000"/>
                <w:sz w:val="19"/>
                <w:szCs w:val="19"/>
                <w:lang w:val="en-US"/>
              </w:rPr>
              <w:t>// "M</w:t>
            </w:r>
            <w:r w:rsidR="00B43651" w:rsidRPr="00D2781E">
              <w:rPr>
                <w:i/>
                <w:color w:val="008000"/>
                <w:sz w:val="19"/>
                <w:szCs w:val="19"/>
                <w:lang w:val="en-US"/>
              </w:rPr>
              <w:t>_</w:t>
            </w:r>
            <w:r w:rsidRPr="00D2781E">
              <w:rPr>
                <w:i/>
                <w:color w:val="008000"/>
                <w:sz w:val="19"/>
                <w:szCs w:val="19"/>
                <w:lang w:val="en-US"/>
              </w:rPr>
              <w:t>" is the MODEL_IDENTIFIER</w:t>
            </w:r>
          </w:p>
          <w:p w14:paraId="67CFB37C"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nx</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states, from </w:t>
            </w:r>
            <w:r w:rsidR="00374F39" w:rsidRPr="00D2781E">
              <w:rPr>
                <w:i/>
                <w:color w:val="008000"/>
                <w:sz w:val="19"/>
                <w:szCs w:val="19"/>
                <w:lang w:val="en-US"/>
              </w:rPr>
              <w:t>XML</w:t>
            </w:r>
            <w:r w:rsidRPr="00D2781E">
              <w:rPr>
                <w:i/>
                <w:color w:val="008000"/>
                <w:sz w:val="19"/>
                <w:szCs w:val="19"/>
                <w:lang w:val="en-US"/>
              </w:rPr>
              <w:t xml:space="preserve"> file</w:t>
            </w:r>
          </w:p>
          <w:p w14:paraId="26259B0D"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nz</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event indicators, from </w:t>
            </w:r>
            <w:r w:rsidR="00374F39" w:rsidRPr="00D2781E">
              <w:rPr>
                <w:i/>
                <w:color w:val="008000"/>
                <w:sz w:val="19"/>
                <w:szCs w:val="19"/>
                <w:lang w:val="en-US"/>
              </w:rPr>
              <w:t>XML</w:t>
            </w:r>
            <w:r w:rsidRPr="00D2781E">
              <w:rPr>
                <w:i/>
                <w:color w:val="008000"/>
                <w:sz w:val="19"/>
                <w:szCs w:val="19"/>
                <w:lang w:val="en-US"/>
              </w:rPr>
              <w:t xml:space="preserve"> file</w:t>
            </w:r>
          </w:p>
          <w:p w14:paraId="0BBA16F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Tstart</w:t>
            </w:r>
            <w:proofErr w:type="spellEnd"/>
            <w:r w:rsidRPr="00D2781E">
              <w:rPr>
                <w:i/>
                <w:sz w:val="19"/>
                <w:szCs w:val="19"/>
                <w:lang w:val="en-US"/>
              </w:rPr>
              <w:t xml:space="preserve"> = 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7D10DCD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Tend</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10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0AF6459C" w14:textId="77777777" w:rsidR="00990EFE" w:rsidRPr="00D2781E" w:rsidRDefault="00990EFE" w:rsidP="00990EFE">
            <w:pPr>
              <w:pStyle w:val="HTMLVorformatiert"/>
              <w:rPr>
                <w:i/>
                <w:sz w:val="19"/>
                <w:szCs w:val="19"/>
                <w:lang w:val="en-US"/>
              </w:rPr>
            </w:pPr>
            <w:r w:rsidRPr="00D2781E">
              <w:rPr>
                <w:i/>
                <w:sz w:val="19"/>
                <w:szCs w:val="19"/>
                <w:lang w:val="en-US"/>
              </w:rPr>
              <w:t xml:space="preserve">dt </w:t>
            </w:r>
            <w:r w:rsidR="00890A63" w:rsidRPr="00D2781E">
              <w:rPr>
                <w:i/>
                <w:sz w:val="19"/>
                <w:szCs w:val="19"/>
                <w:lang w:val="en-US"/>
              </w:rPr>
              <w:t xml:space="preserve">    </w:t>
            </w:r>
            <w:r w:rsidRPr="00D2781E">
              <w:rPr>
                <w:i/>
                <w:sz w:val="19"/>
                <w:szCs w:val="19"/>
                <w:lang w:val="en-US"/>
              </w:rPr>
              <w:t xml:space="preserve">= </w:t>
            </w:r>
            <w:proofErr w:type="gramStart"/>
            <w:r w:rsidRPr="00D2781E">
              <w:rPr>
                <w:i/>
                <w:sz w:val="19"/>
                <w:szCs w:val="19"/>
                <w:lang w:val="en-US"/>
              </w:rPr>
              <w:t>0.</w:t>
            </w:r>
            <w:r w:rsidR="00890A63" w:rsidRPr="00D2781E">
              <w:rPr>
                <w:i/>
                <w:sz w:val="19"/>
                <w:szCs w:val="19"/>
                <w:lang w:val="en-US"/>
              </w:rPr>
              <w:t xml:space="preserve">01  </w:t>
            </w:r>
            <w:r w:rsidR="00890A63" w:rsidRPr="00D2781E">
              <w:rPr>
                <w:i/>
                <w:color w:val="008000"/>
                <w:sz w:val="19"/>
                <w:szCs w:val="19"/>
                <w:lang w:val="en-US"/>
              </w:rPr>
              <w:t>/</w:t>
            </w:r>
            <w:proofErr w:type="gramEnd"/>
            <w:r w:rsidR="00890A63" w:rsidRPr="00D2781E">
              <w:rPr>
                <w:i/>
                <w:color w:val="008000"/>
                <w:sz w:val="19"/>
                <w:szCs w:val="19"/>
                <w:lang w:val="en-US"/>
              </w:rPr>
              <w:t xml:space="preserve">/ fixed step size </w:t>
            </w:r>
            <w:r w:rsidR="00B43651" w:rsidRPr="00D2781E">
              <w:rPr>
                <w:i/>
                <w:color w:val="008000"/>
                <w:sz w:val="19"/>
                <w:szCs w:val="19"/>
                <w:lang w:val="en-US"/>
              </w:rPr>
              <w:t xml:space="preserve">of </w:t>
            </w:r>
            <w:r w:rsidR="00890A63" w:rsidRPr="00D2781E">
              <w:rPr>
                <w:i/>
                <w:color w:val="008000"/>
                <w:sz w:val="19"/>
                <w:szCs w:val="19"/>
                <w:lang w:val="en-US"/>
              </w:rPr>
              <w:t>10 milli-</w:t>
            </w:r>
            <w:r w:rsidRPr="00D2781E">
              <w:rPr>
                <w:i/>
                <w:color w:val="008000"/>
                <w:sz w:val="19"/>
                <w:szCs w:val="19"/>
                <w:lang w:val="en-US"/>
              </w:rPr>
              <w:t>seconds</w:t>
            </w:r>
          </w:p>
          <w:p w14:paraId="24D9290C" w14:textId="77777777" w:rsidR="00990EFE" w:rsidRPr="00D2781E" w:rsidRDefault="00990EFE" w:rsidP="00990EFE">
            <w:pPr>
              <w:pStyle w:val="HTMLVorformatiert"/>
              <w:rPr>
                <w:i/>
                <w:sz w:val="19"/>
                <w:szCs w:val="19"/>
                <w:lang w:val="en-US"/>
              </w:rPr>
            </w:pPr>
          </w:p>
          <w:p w14:paraId="3A086DC1" w14:textId="77777777" w:rsidR="001153E0" w:rsidRPr="00D2781E" w:rsidRDefault="001153E0" w:rsidP="001153E0">
            <w:pPr>
              <w:pStyle w:val="HTMLVorformatiert"/>
              <w:rPr>
                <w:i/>
                <w:color w:val="008000"/>
                <w:sz w:val="19"/>
                <w:szCs w:val="19"/>
                <w:lang w:val="en-US"/>
              </w:rPr>
            </w:pPr>
            <w:r w:rsidRPr="00D2781E">
              <w:rPr>
                <w:i/>
                <w:color w:val="008000"/>
                <w:sz w:val="19"/>
                <w:szCs w:val="19"/>
                <w:lang w:val="en-US"/>
              </w:rPr>
              <w:t>// set the start time</w:t>
            </w:r>
          </w:p>
          <w:p w14:paraId="4542EFE3" w14:textId="77777777" w:rsidR="001153E0" w:rsidRPr="00D2781E" w:rsidRDefault="001153E0" w:rsidP="001153E0">
            <w:pPr>
              <w:pStyle w:val="HTMLVorformatiert"/>
              <w:rPr>
                <w:i/>
                <w:sz w:val="19"/>
                <w:szCs w:val="19"/>
                <w:lang w:val="en-US"/>
              </w:rPr>
            </w:pPr>
            <w:proofErr w:type="gramStart"/>
            <w:r w:rsidRPr="00D2781E">
              <w:rPr>
                <w:i/>
                <w:sz w:val="19"/>
                <w:szCs w:val="19"/>
                <w:lang w:val="en-US"/>
              </w:rPr>
              <w:t>time  =</w:t>
            </w:r>
            <w:proofErr w:type="gramEnd"/>
            <w:r w:rsidRPr="00D2781E">
              <w:rPr>
                <w:i/>
                <w:sz w:val="19"/>
                <w:szCs w:val="19"/>
                <w:lang w:val="en-US"/>
              </w:rPr>
              <w:t xml:space="preserve"> </w:t>
            </w:r>
            <w:proofErr w:type="spellStart"/>
            <w:r w:rsidRPr="00D2781E">
              <w:rPr>
                <w:i/>
                <w:sz w:val="19"/>
                <w:szCs w:val="19"/>
                <w:lang w:val="en-US"/>
              </w:rPr>
              <w:t>Tstart</w:t>
            </w:r>
            <w:proofErr w:type="spellEnd"/>
          </w:p>
          <w:p w14:paraId="0C44D853" w14:textId="77777777" w:rsidR="001153E0" w:rsidRPr="00D2781E" w:rsidRDefault="001153E0" w:rsidP="001153E0">
            <w:pPr>
              <w:pStyle w:val="HTMLVorformatiert"/>
              <w:rPr>
                <w:i/>
                <w:sz w:val="19"/>
                <w:szCs w:val="19"/>
                <w:lang w:val="en-US"/>
              </w:rPr>
            </w:pPr>
          </w:p>
          <w:p w14:paraId="6BCE4743" w14:textId="3F7778F6" w:rsidR="00137EA0" w:rsidRPr="00D92E3F" w:rsidRDefault="00137EA0" w:rsidP="00990EFE">
            <w:pPr>
              <w:pStyle w:val="HTMLVorformatiert"/>
              <w:rPr>
                <w:i/>
                <w:sz w:val="19"/>
                <w:szCs w:val="19"/>
                <w:lang w:val="en-US"/>
              </w:rPr>
            </w:pPr>
            <w:r w:rsidRPr="00D92E3F">
              <w:rPr>
                <w:i/>
                <w:color w:val="008000"/>
                <w:sz w:val="19"/>
                <w:szCs w:val="19"/>
                <w:lang w:val="en-US"/>
              </w:rPr>
              <w:t>// set variable start values (of "</w:t>
            </w:r>
            <w:proofErr w:type="spellStart"/>
            <w:r w:rsidRPr="00D92E3F">
              <w:rPr>
                <w:i/>
                <w:color w:val="008000"/>
                <w:sz w:val="19"/>
                <w:szCs w:val="19"/>
                <w:lang w:val="en-US"/>
              </w:rPr>
              <w:t>ScalarVariable</w:t>
            </w:r>
            <w:proofErr w:type="spellEnd"/>
            <w:r w:rsidRPr="00D92E3F">
              <w:rPr>
                <w:i/>
                <w:color w:val="008000"/>
                <w:sz w:val="19"/>
                <w:szCs w:val="19"/>
                <w:lang w:val="en-US"/>
              </w:rPr>
              <w:t xml:space="preserve"> / &lt;type&gt; / start")</w:t>
            </w:r>
          </w:p>
          <w:p w14:paraId="4907DECF" w14:textId="23983883"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9236DE" w:rsidRPr="00D2781E">
              <w:rPr>
                <w:i/>
                <w:sz w:val="19"/>
                <w:szCs w:val="19"/>
                <w:lang w:val="en-US"/>
              </w:rPr>
              <w:t>SetReal</w:t>
            </w:r>
            <w:r w:rsidRPr="00D2781E">
              <w:rPr>
                <w:i/>
                <w:sz w:val="19"/>
                <w:szCs w:val="19"/>
                <w:lang w:val="en-US"/>
              </w:rPr>
              <w:t>/Integer/Boolean/</w:t>
            </w:r>
            <w:proofErr w:type="gramStart"/>
            <w:r w:rsidRPr="00D2781E">
              <w:rPr>
                <w:i/>
                <w:sz w:val="19"/>
                <w:szCs w:val="19"/>
                <w:lang w:val="en-US"/>
              </w:rPr>
              <w:t>String(</w:t>
            </w:r>
            <w:proofErr w:type="gramEnd"/>
            <w:r w:rsidRPr="00D2781E">
              <w:rPr>
                <w:i/>
                <w:sz w:val="19"/>
                <w:szCs w:val="19"/>
                <w:lang w:val="en-US"/>
              </w:rPr>
              <w:t>m, ...)</w:t>
            </w:r>
          </w:p>
          <w:p w14:paraId="4DFB90F4" w14:textId="77777777" w:rsidR="00990EFE" w:rsidRPr="00D2781E" w:rsidRDefault="00990EFE" w:rsidP="00990EFE">
            <w:pPr>
              <w:pStyle w:val="HTMLVorformatiert"/>
              <w:rPr>
                <w:i/>
                <w:sz w:val="19"/>
                <w:szCs w:val="19"/>
                <w:lang w:val="en-US"/>
              </w:rPr>
            </w:pPr>
          </w:p>
          <w:p w14:paraId="46F4ADBE"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initialize</w:t>
            </w:r>
          </w:p>
          <w:p w14:paraId="33BA2858" w14:textId="35DD5ADF" w:rsidR="00842014" w:rsidRPr="00D2781E" w:rsidRDefault="00842014" w:rsidP="00990EFE">
            <w:pPr>
              <w:pStyle w:val="HTMLVorformatiert"/>
              <w:rPr>
                <w:i/>
                <w:sz w:val="19"/>
                <w:szCs w:val="19"/>
                <w:lang w:val="en-US"/>
              </w:rPr>
            </w:pPr>
            <w:r w:rsidRPr="00D2781E">
              <w:rPr>
                <w:i/>
                <w:color w:val="008000"/>
                <w:sz w:val="19"/>
                <w:szCs w:val="19"/>
                <w:lang w:val="en-US"/>
              </w:rPr>
              <w:t>// determine continuous and discrete states</w:t>
            </w:r>
          </w:p>
          <w:p w14:paraId="07AA750A" w14:textId="07F3F535" w:rsidR="00C72A6D" w:rsidRPr="00D2781E" w:rsidRDefault="00C72A6D" w:rsidP="00C72A6D">
            <w:pPr>
              <w:pStyle w:val="HTMLVorformatiert"/>
              <w:rPr>
                <w:i/>
                <w:sz w:val="19"/>
                <w:szCs w:val="19"/>
                <w:lang w:val="en-US"/>
              </w:rPr>
            </w:pPr>
            <w:r w:rsidRPr="00D2781E">
              <w:rPr>
                <w:i/>
                <w:sz w:val="19"/>
                <w:szCs w:val="19"/>
                <w:lang w:val="en-US"/>
              </w:rPr>
              <w:t>M_</w:t>
            </w:r>
            <w:r w:rsidR="00140C25" w:rsidRPr="00D2781E">
              <w:rPr>
                <w:i/>
                <w:sz w:val="19"/>
                <w:szCs w:val="19"/>
                <w:lang w:val="en-US"/>
              </w:rPr>
              <w:t>fmi2</w:t>
            </w:r>
            <w:proofErr w:type="gramStart"/>
            <w:r w:rsidRPr="00D2781E">
              <w:rPr>
                <w:i/>
                <w:sz w:val="19"/>
                <w:szCs w:val="19"/>
                <w:lang w:val="en-US"/>
              </w:rPr>
              <w:t>SetupExperiment(</w:t>
            </w:r>
            <w:proofErr w:type="gramEnd"/>
            <w:r w:rsidRPr="00D2781E">
              <w:rPr>
                <w:i/>
                <w:sz w:val="19"/>
                <w:szCs w:val="19"/>
                <w:lang w:val="en-US"/>
              </w:rPr>
              <w:t>m,</w:t>
            </w:r>
            <w:r w:rsidR="00140C25" w:rsidRPr="00D2781E">
              <w:rPr>
                <w:i/>
                <w:sz w:val="19"/>
                <w:szCs w:val="19"/>
                <w:lang w:val="en-US"/>
              </w:rPr>
              <w:t>fmi2</w:t>
            </w:r>
            <w:r w:rsidRPr="00D2781E">
              <w:rPr>
                <w:i/>
                <w:sz w:val="19"/>
                <w:szCs w:val="19"/>
                <w:lang w:val="en-US"/>
              </w:rPr>
              <w:t xml:space="preserve">False,0.0, </w:t>
            </w:r>
            <w:proofErr w:type="spellStart"/>
            <w:r w:rsidRPr="00D2781E">
              <w:rPr>
                <w:i/>
                <w:sz w:val="19"/>
                <w:szCs w:val="19"/>
                <w:lang w:val="en-US"/>
              </w:rPr>
              <w:t>Tstart</w:t>
            </w:r>
            <w:proofErr w:type="spellEnd"/>
            <w:r w:rsidRPr="00D2781E">
              <w:rPr>
                <w:i/>
                <w:sz w:val="19"/>
                <w:szCs w:val="19"/>
                <w:lang w:val="en-US"/>
              </w:rPr>
              <w:t xml:space="preserve">, </w:t>
            </w:r>
            <w:r w:rsidR="00140C25" w:rsidRPr="00D2781E">
              <w:rPr>
                <w:i/>
                <w:sz w:val="19"/>
                <w:szCs w:val="19"/>
                <w:lang w:val="en-US"/>
              </w:rPr>
              <w:t>fmi2</w:t>
            </w:r>
            <w:r w:rsidRPr="00D2781E">
              <w:rPr>
                <w:i/>
                <w:sz w:val="19"/>
                <w:szCs w:val="19"/>
                <w:lang w:val="en-US"/>
              </w:rPr>
              <w:t>True,Tend)</w:t>
            </w:r>
          </w:p>
          <w:p w14:paraId="3158B589" w14:textId="41CDA6C1" w:rsidR="00990EF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A137EA" w:rsidRPr="00D2781E">
              <w:rPr>
                <w:i/>
                <w:sz w:val="19"/>
                <w:szCs w:val="19"/>
                <w:lang w:val="en-US"/>
              </w:rPr>
              <w:t>EnterInitializationMode</w:t>
            </w:r>
            <w:r w:rsidRPr="00D2781E">
              <w:rPr>
                <w:i/>
                <w:sz w:val="19"/>
                <w:szCs w:val="19"/>
                <w:lang w:val="en-US"/>
              </w:rPr>
              <w:t>(m)</w:t>
            </w:r>
          </w:p>
          <w:p w14:paraId="09831D19" w14:textId="61CD781A" w:rsidR="00137EA0" w:rsidRDefault="00137EA0" w:rsidP="00990EFE">
            <w:pPr>
              <w:pStyle w:val="HTMLVorformatiert"/>
              <w:rPr>
                <w:i/>
                <w:sz w:val="19"/>
                <w:szCs w:val="19"/>
                <w:lang w:val="en-US"/>
              </w:rPr>
            </w:pPr>
          </w:p>
          <w:p w14:paraId="46746F07" w14:textId="77777777" w:rsidR="00137EA0" w:rsidRPr="00D92E3F" w:rsidRDefault="00137EA0" w:rsidP="00137EA0">
            <w:pPr>
              <w:pStyle w:val="HTMLVorformatiert"/>
              <w:rPr>
                <w:i/>
                <w:color w:val="008000"/>
                <w:sz w:val="19"/>
                <w:szCs w:val="19"/>
                <w:lang w:val="en-US"/>
              </w:rPr>
            </w:pPr>
            <w:r w:rsidRPr="00D92E3F">
              <w:rPr>
                <w:i/>
                <w:color w:val="008000"/>
                <w:sz w:val="19"/>
                <w:szCs w:val="19"/>
                <w:lang w:val="en-US"/>
              </w:rPr>
              <w:t xml:space="preserve">// set the input start values at time = </w:t>
            </w:r>
            <w:proofErr w:type="spellStart"/>
            <w:r w:rsidRPr="00D92E3F">
              <w:rPr>
                <w:i/>
                <w:color w:val="008000"/>
                <w:sz w:val="19"/>
                <w:szCs w:val="19"/>
                <w:lang w:val="en-US"/>
              </w:rPr>
              <w:t>Tstart</w:t>
            </w:r>
            <w:proofErr w:type="spellEnd"/>
          </w:p>
          <w:p w14:paraId="228567EC" w14:textId="7BD44A76" w:rsidR="00137EA0" w:rsidRDefault="00137EA0" w:rsidP="00137EA0">
            <w:pPr>
              <w:pStyle w:val="HTMLVorformatiert"/>
              <w:rPr>
                <w:i/>
                <w:sz w:val="19"/>
                <w:szCs w:val="19"/>
                <w:lang w:val="en-US"/>
              </w:rPr>
            </w:pPr>
            <w:r w:rsidRPr="00137EA0">
              <w:rPr>
                <w:i/>
                <w:sz w:val="19"/>
                <w:szCs w:val="19"/>
                <w:lang w:val="en-US"/>
              </w:rPr>
              <w:t>M_fmi2SetReal/Integer/Boolean/</w:t>
            </w:r>
            <w:proofErr w:type="gramStart"/>
            <w:r w:rsidRPr="00137EA0">
              <w:rPr>
                <w:i/>
                <w:sz w:val="19"/>
                <w:szCs w:val="19"/>
                <w:lang w:val="en-US"/>
              </w:rPr>
              <w:t>String(</w:t>
            </w:r>
            <w:proofErr w:type="gramEnd"/>
            <w:r w:rsidRPr="00137EA0">
              <w:rPr>
                <w:i/>
                <w:sz w:val="19"/>
                <w:szCs w:val="19"/>
                <w:lang w:val="en-US"/>
              </w:rPr>
              <w:t>m, ...)</w:t>
            </w:r>
          </w:p>
          <w:p w14:paraId="4814D21D" w14:textId="77777777" w:rsidR="00137EA0" w:rsidRPr="00D2781E" w:rsidRDefault="00137EA0" w:rsidP="00990EFE">
            <w:pPr>
              <w:pStyle w:val="HTMLVorformatiert"/>
              <w:rPr>
                <w:i/>
                <w:sz w:val="19"/>
                <w:szCs w:val="19"/>
                <w:lang w:val="en-US"/>
              </w:rPr>
            </w:pPr>
          </w:p>
          <w:p w14:paraId="33390563" w14:textId="26393672" w:rsidR="002C1F7D" w:rsidRPr="00D2781E" w:rsidRDefault="002C1F7D"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4100A9" w:rsidRPr="00D2781E">
              <w:rPr>
                <w:i/>
                <w:sz w:val="19"/>
                <w:szCs w:val="19"/>
                <w:lang w:val="en-US"/>
              </w:rPr>
              <w:t>ExitInitializationMode</w:t>
            </w:r>
            <w:r w:rsidRPr="00D2781E">
              <w:rPr>
                <w:i/>
                <w:sz w:val="19"/>
                <w:szCs w:val="19"/>
                <w:lang w:val="en-US"/>
              </w:rPr>
              <w:t>(m)</w:t>
            </w:r>
          </w:p>
          <w:p w14:paraId="1262C655" w14:textId="725F6818" w:rsidR="00C864CB" w:rsidRPr="00D2781E" w:rsidRDefault="00C864CB" w:rsidP="00990EFE">
            <w:pPr>
              <w:pStyle w:val="HTMLVorformatiert"/>
              <w:rPr>
                <w:i/>
                <w:sz w:val="19"/>
                <w:szCs w:val="19"/>
                <w:lang w:val="en-US"/>
              </w:rPr>
            </w:pPr>
          </w:p>
          <w:p w14:paraId="6C780AAB" w14:textId="5FDD0A4E" w:rsidR="00C864CB" w:rsidRPr="00D2781E" w:rsidRDefault="00C864CB" w:rsidP="00C864CB">
            <w:pPr>
              <w:pStyle w:val="HTMLVorformatiert"/>
              <w:rPr>
                <w:i/>
                <w:sz w:val="19"/>
                <w:szCs w:val="19"/>
                <w:lang w:val="en-US"/>
              </w:rPr>
            </w:pPr>
            <w:proofErr w:type="spellStart"/>
            <w:r w:rsidRPr="00D2781E">
              <w:rPr>
                <w:i/>
                <w:sz w:val="19"/>
                <w:szCs w:val="19"/>
                <w:lang w:val="en-US"/>
              </w:rPr>
              <w:t>initialEventMode</w:t>
            </w:r>
            <w:proofErr w:type="spellEnd"/>
            <w:r w:rsidRPr="00D2781E">
              <w:rPr>
                <w:i/>
                <w:sz w:val="19"/>
                <w:szCs w:val="19"/>
                <w:lang w:val="en-US"/>
              </w:rPr>
              <w:t xml:space="preserve"> = fmi2True</w:t>
            </w:r>
          </w:p>
          <w:p w14:paraId="543E209B"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enterEventMode</w:t>
            </w:r>
            <w:proofErr w:type="spellEnd"/>
            <w:r w:rsidRPr="00D2781E">
              <w:rPr>
                <w:i/>
                <w:sz w:val="19"/>
                <w:szCs w:val="19"/>
                <w:lang w:val="en-US"/>
              </w:rPr>
              <w:t xml:space="preserve"> = fmi2False</w:t>
            </w:r>
          </w:p>
          <w:p w14:paraId="6E75B618"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timeEvent</w:t>
            </w:r>
            <w:proofErr w:type="spellEnd"/>
            <w:r w:rsidRPr="00D2781E">
              <w:rPr>
                <w:i/>
                <w:sz w:val="19"/>
                <w:szCs w:val="19"/>
                <w:lang w:val="en-US"/>
              </w:rPr>
              <w:t xml:space="preserve"> = fmi2False</w:t>
            </w:r>
          </w:p>
          <w:p w14:paraId="34D7A41D"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stateEvent</w:t>
            </w:r>
            <w:proofErr w:type="spellEnd"/>
            <w:r w:rsidRPr="00D2781E">
              <w:rPr>
                <w:i/>
                <w:sz w:val="19"/>
                <w:szCs w:val="19"/>
                <w:lang w:val="en-US"/>
              </w:rPr>
              <w:t xml:space="preserve"> = fmi2False</w:t>
            </w:r>
          </w:p>
          <w:p w14:paraId="0C49959E" w14:textId="47675A63" w:rsidR="00C864CB" w:rsidRPr="00D2781E" w:rsidRDefault="00C864CB" w:rsidP="00C864CB">
            <w:pPr>
              <w:pStyle w:val="HTMLVorformatiert"/>
              <w:rPr>
                <w:i/>
                <w:sz w:val="19"/>
                <w:szCs w:val="19"/>
                <w:lang w:val="en-US"/>
              </w:rPr>
            </w:pPr>
            <w:proofErr w:type="spellStart"/>
            <w:r w:rsidRPr="00D2781E">
              <w:rPr>
                <w:i/>
                <w:sz w:val="19"/>
                <w:szCs w:val="19"/>
                <w:lang w:val="en-US"/>
              </w:rPr>
              <w:t>previous_z</w:t>
            </w:r>
            <w:proofErr w:type="spellEnd"/>
            <w:r w:rsidRPr="00D2781E">
              <w:rPr>
                <w:i/>
                <w:sz w:val="19"/>
                <w:szCs w:val="19"/>
                <w:lang w:val="en-US"/>
              </w:rPr>
              <w:t xml:space="preserve"> = zeros(</w:t>
            </w:r>
            <w:proofErr w:type="spellStart"/>
            <w:r w:rsidRPr="00D2781E">
              <w:rPr>
                <w:i/>
                <w:sz w:val="19"/>
                <w:szCs w:val="19"/>
                <w:lang w:val="en-US"/>
              </w:rPr>
              <w:t>nz</w:t>
            </w:r>
            <w:proofErr w:type="spellEnd"/>
            <w:r w:rsidRPr="00D2781E">
              <w:rPr>
                <w:i/>
                <w:sz w:val="19"/>
                <w:szCs w:val="19"/>
                <w:lang w:val="en-US"/>
              </w:rPr>
              <w:t>)</w:t>
            </w:r>
          </w:p>
          <w:p w14:paraId="7DFD8B50" w14:textId="77777777" w:rsidR="00C864CB" w:rsidRPr="00D2781E" w:rsidRDefault="00C864CB" w:rsidP="00C864CB">
            <w:pPr>
              <w:pStyle w:val="HTMLVorformatiert"/>
              <w:rPr>
                <w:i/>
                <w:sz w:val="19"/>
                <w:szCs w:val="19"/>
                <w:lang w:val="en-US"/>
              </w:rPr>
            </w:pPr>
          </w:p>
          <w:p w14:paraId="02D66FC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initial state x and</w:t>
            </w:r>
          </w:p>
          <w:p w14:paraId="778A03F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nominal values of x (if absolute tolerance is needed)</w:t>
            </w:r>
          </w:p>
          <w:p w14:paraId="04C73E88" w14:textId="77777777" w:rsidR="00C864CB" w:rsidRPr="00D2781E" w:rsidRDefault="00C864CB" w:rsidP="00C864CB">
            <w:pPr>
              <w:pStyle w:val="HTMLVorformatiert"/>
              <w:rPr>
                <w:i/>
                <w:sz w:val="19"/>
                <w:szCs w:val="19"/>
                <w:lang w:val="en-US"/>
              </w:rPr>
            </w:pPr>
            <w:r w:rsidRPr="00D2781E">
              <w:rPr>
                <w:i/>
                <w:sz w:val="19"/>
                <w:szCs w:val="19"/>
                <w:lang w:val="en-US"/>
              </w:rPr>
              <w:t>M_fmi2</w:t>
            </w:r>
            <w:proofErr w:type="gramStart"/>
            <w:r w:rsidRPr="00D2781E">
              <w:rPr>
                <w:i/>
                <w:sz w:val="19"/>
                <w:szCs w:val="19"/>
                <w:lang w:val="en-US"/>
              </w:rPr>
              <w:t>GetContinuousStates(</w:t>
            </w:r>
            <w:proofErr w:type="gramEnd"/>
            <w:r w:rsidRPr="00D2781E">
              <w:rPr>
                <w:i/>
                <w:sz w:val="19"/>
                <w:szCs w:val="19"/>
                <w:lang w:val="en-US"/>
              </w:rPr>
              <w:t xml:space="preserve">m, x, </w:t>
            </w:r>
            <w:proofErr w:type="spellStart"/>
            <w:r w:rsidRPr="00D2781E">
              <w:rPr>
                <w:i/>
                <w:sz w:val="19"/>
                <w:szCs w:val="19"/>
                <w:lang w:val="en-US"/>
              </w:rPr>
              <w:t>nx</w:t>
            </w:r>
            <w:proofErr w:type="spellEnd"/>
            <w:r w:rsidRPr="00D2781E">
              <w:rPr>
                <w:i/>
                <w:sz w:val="19"/>
                <w:szCs w:val="19"/>
                <w:lang w:val="en-US"/>
              </w:rPr>
              <w:t>)</w:t>
            </w:r>
          </w:p>
          <w:p w14:paraId="6AB68E24" w14:textId="77777777" w:rsidR="00C864CB" w:rsidRPr="00D2781E" w:rsidRDefault="00C864CB" w:rsidP="00C864CB">
            <w:pPr>
              <w:pStyle w:val="HTMLVorformatiert"/>
              <w:rPr>
                <w:i/>
                <w:sz w:val="19"/>
                <w:szCs w:val="19"/>
                <w:lang w:val="en-US"/>
              </w:rPr>
            </w:pPr>
            <w:r w:rsidRPr="00D2781E">
              <w:rPr>
                <w:i/>
                <w:sz w:val="19"/>
                <w:szCs w:val="19"/>
                <w:lang w:val="en-US"/>
              </w:rPr>
              <w:t>M_fmi2</w:t>
            </w:r>
            <w:proofErr w:type="gramStart"/>
            <w:r w:rsidRPr="00D2781E">
              <w:rPr>
                <w:i/>
                <w:sz w:val="19"/>
                <w:szCs w:val="19"/>
                <w:lang w:val="en-US"/>
              </w:rPr>
              <w:t>GetNominalsOfContinuousStates(</w:t>
            </w:r>
            <w:proofErr w:type="gramEnd"/>
            <w:r w:rsidRPr="00D2781E">
              <w:rPr>
                <w:i/>
                <w:sz w:val="19"/>
                <w:szCs w:val="19"/>
                <w:lang w:val="en-US"/>
              </w:rPr>
              <w:t xml:space="preserve">m, </w:t>
            </w:r>
            <w:proofErr w:type="spellStart"/>
            <w:r w:rsidRPr="00D2781E">
              <w:rPr>
                <w:i/>
                <w:sz w:val="19"/>
                <w:szCs w:val="19"/>
                <w:lang w:val="en-US"/>
              </w:rPr>
              <w:t>x_nominal</w:t>
            </w:r>
            <w:proofErr w:type="spellEnd"/>
            <w:r w:rsidRPr="00D2781E">
              <w:rPr>
                <w:i/>
                <w:sz w:val="19"/>
                <w:szCs w:val="19"/>
                <w:lang w:val="en-US"/>
              </w:rPr>
              <w:t xml:space="preserve">, </w:t>
            </w:r>
            <w:proofErr w:type="spellStart"/>
            <w:r w:rsidRPr="00D2781E">
              <w:rPr>
                <w:i/>
                <w:sz w:val="19"/>
                <w:szCs w:val="19"/>
                <w:lang w:val="en-US"/>
              </w:rPr>
              <w:t>nx</w:t>
            </w:r>
            <w:proofErr w:type="spellEnd"/>
            <w:r w:rsidRPr="00D2781E">
              <w:rPr>
                <w:i/>
                <w:sz w:val="19"/>
                <w:szCs w:val="19"/>
                <w:lang w:val="en-US"/>
              </w:rPr>
              <w:t>)</w:t>
            </w:r>
          </w:p>
          <w:p w14:paraId="7877F7C1" w14:textId="77777777" w:rsidR="00C864CB" w:rsidRPr="00D2781E" w:rsidRDefault="00C864CB" w:rsidP="00C864CB">
            <w:pPr>
              <w:pStyle w:val="HTMLVorformatiert"/>
              <w:rPr>
                <w:i/>
                <w:sz w:val="19"/>
                <w:szCs w:val="19"/>
                <w:lang w:val="en-US"/>
              </w:rPr>
            </w:pPr>
          </w:p>
          <w:p w14:paraId="2D68B0E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solution at t=</w:t>
            </w:r>
            <w:proofErr w:type="spellStart"/>
            <w:r w:rsidRPr="00D2781E">
              <w:rPr>
                <w:i/>
                <w:color w:val="008000"/>
                <w:sz w:val="19"/>
                <w:szCs w:val="19"/>
                <w:lang w:val="en-US"/>
              </w:rPr>
              <w:t>Tstart</w:t>
            </w:r>
            <w:proofErr w:type="spellEnd"/>
            <w:r w:rsidRPr="00D2781E">
              <w:rPr>
                <w:i/>
                <w:color w:val="008000"/>
                <w:sz w:val="19"/>
                <w:szCs w:val="19"/>
                <w:lang w:val="en-US"/>
              </w:rPr>
              <w:t>, for example, for outputs</w:t>
            </w:r>
          </w:p>
          <w:p w14:paraId="512949EB" w14:textId="24578F9F" w:rsidR="00C864CB" w:rsidRPr="00D2781E" w:rsidRDefault="00C864CB" w:rsidP="00C864CB">
            <w:pPr>
              <w:pStyle w:val="HTMLVorformatiert"/>
              <w:rPr>
                <w:i/>
                <w:sz w:val="19"/>
                <w:szCs w:val="19"/>
                <w:lang w:val="en-US"/>
              </w:rPr>
            </w:pPr>
            <w:r w:rsidRPr="00D2781E">
              <w:rPr>
                <w:i/>
                <w:sz w:val="19"/>
                <w:szCs w:val="19"/>
                <w:lang w:val="en-US"/>
              </w:rPr>
              <w:t>M_fmi2GetReal/Integer/Boolean/</w:t>
            </w:r>
            <w:proofErr w:type="gramStart"/>
            <w:r w:rsidRPr="00D2781E">
              <w:rPr>
                <w:i/>
                <w:sz w:val="19"/>
                <w:szCs w:val="19"/>
                <w:lang w:val="en-US"/>
              </w:rPr>
              <w:t>String(</w:t>
            </w:r>
            <w:proofErr w:type="gramEnd"/>
            <w:r w:rsidRPr="00D2781E">
              <w:rPr>
                <w:i/>
                <w:sz w:val="19"/>
                <w:szCs w:val="19"/>
                <w:lang w:val="en-US"/>
              </w:rPr>
              <w:t>m, ...)</w:t>
            </w:r>
          </w:p>
          <w:p w14:paraId="2D907EC8" w14:textId="77777777" w:rsidR="00BE4FD9" w:rsidRPr="00D2781E" w:rsidRDefault="00BE4FD9" w:rsidP="00990EFE">
            <w:pPr>
              <w:pStyle w:val="HTMLVorformatiert"/>
              <w:rPr>
                <w:i/>
                <w:sz w:val="19"/>
                <w:szCs w:val="19"/>
                <w:lang w:val="en-US"/>
              </w:rPr>
            </w:pPr>
          </w:p>
          <w:p w14:paraId="34A3CB87" w14:textId="77777777" w:rsidR="00C864CB" w:rsidRPr="00D2781E" w:rsidRDefault="00C864CB" w:rsidP="00C864CB">
            <w:pPr>
              <w:pStyle w:val="HTMLVorformatiert"/>
              <w:rPr>
                <w:i/>
                <w:sz w:val="19"/>
                <w:szCs w:val="19"/>
                <w:lang w:val="en-US"/>
              </w:rPr>
            </w:pPr>
            <w:r w:rsidRPr="00D2781E">
              <w:rPr>
                <w:i/>
                <w:sz w:val="19"/>
                <w:szCs w:val="19"/>
                <w:lang w:val="en-US"/>
              </w:rPr>
              <w:t>do</w:t>
            </w:r>
          </w:p>
          <w:p w14:paraId="0AC3D77B" w14:textId="776085DE"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handle events</w:t>
            </w:r>
          </w:p>
          <w:p w14:paraId="162E5092" w14:textId="1D241403"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enterEventMode</w:t>
            </w:r>
            <w:proofErr w:type="spellEnd"/>
            <w:r w:rsidRPr="00D2781E">
              <w:rPr>
                <w:i/>
                <w:sz w:val="19"/>
                <w:szCs w:val="19"/>
                <w:lang w:val="en-US"/>
              </w:rPr>
              <w:t xml:space="preserve"> or </w:t>
            </w:r>
            <w:proofErr w:type="spellStart"/>
            <w:r w:rsidRPr="00D2781E">
              <w:rPr>
                <w:i/>
                <w:sz w:val="19"/>
                <w:szCs w:val="19"/>
                <w:lang w:val="en-US"/>
              </w:rPr>
              <w:t>timeEvent</w:t>
            </w:r>
            <w:proofErr w:type="spellEnd"/>
            <w:r w:rsidRPr="00D2781E">
              <w:rPr>
                <w:i/>
                <w:sz w:val="19"/>
                <w:szCs w:val="19"/>
                <w:lang w:val="en-US"/>
              </w:rPr>
              <w:t xml:space="preserve"> or </w:t>
            </w:r>
            <w:proofErr w:type="spellStart"/>
            <w:r w:rsidRPr="00D2781E">
              <w:rPr>
                <w:i/>
                <w:sz w:val="19"/>
                <w:szCs w:val="19"/>
                <w:lang w:val="en-US"/>
              </w:rPr>
              <w:t>stateEvent</w:t>
            </w:r>
            <w:proofErr w:type="spellEnd"/>
            <w:r w:rsidRPr="00D2781E">
              <w:rPr>
                <w:i/>
                <w:sz w:val="19"/>
                <w:szCs w:val="19"/>
                <w:lang w:val="en-US"/>
              </w:rPr>
              <w:t xml:space="preserve"> then</w:t>
            </w:r>
          </w:p>
          <w:p w14:paraId="09D59E13" w14:textId="77777777" w:rsidR="00C864CB" w:rsidRPr="00D2781E" w:rsidRDefault="00C864CB" w:rsidP="00C864CB">
            <w:pPr>
              <w:pStyle w:val="HTMLVorformatiert"/>
              <w:rPr>
                <w:i/>
                <w:sz w:val="19"/>
                <w:szCs w:val="19"/>
                <w:lang w:val="en-US"/>
              </w:rPr>
            </w:pPr>
            <w:r w:rsidRPr="00D2781E">
              <w:rPr>
                <w:i/>
                <w:sz w:val="19"/>
                <w:szCs w:val="19"/>
                <w:lang w:val="en-US"/>
              </w:rPr>
              <w:t xml:space="preserve">    if not </w:t>
            </w:r>
            <w:proofErr w:type="spellStart"/>
            <w:r w:rsidRPr="00D2781E">
              <w:rPr>
                <w:i/>
                <w:sz w:val="19"/>
                <w:szCs w:val="19"/>
                <w:lang w:val="en-US"/>
              </w:rPr>
              <w:t>initialEventMode</w:t>
            </w:r>
            <w:proofErr w:type="spellEnd"/>
            <w:r w:rsidRPr="00D2781E">
              <w:rPr>
                <w:i/>
                <w:sz w:val="19"/>
                <w:szCs w:val="19"/>
                <w:lang w:val="en-US"/>
              </w:rPr>
              <w:t xml:space="preserve"> then</w:t>
            </w:r>
          </w:p>
          <w:p w14:paraId="631DF8B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M_fmi2EnterEventMode(m)</w:t>
            </w:r>
          </w:p>
          <w:p w14:paraId="0FDC99EC" w14:textId="77777777" w:rsidR="00C864CB" w:rsidRPr="00D2781E" w:rsidRDefault="00C864CB" w:rsidP="00C864CB">
            <w:pPr>
              <w:pStyle w:val="HTMLVorformatiert"/>
              <w:rPr>
                <w:i/>
                <w:sz w:val="19"/>
                <w:szCs w:val="19"/>
                <w:lang w:val="en-US"/>
              </w:rPr>
            </w:pPr>
            <w:r w:rsidRPr="00D2781E">
              <w:rPr>
                <w:i/>
                <w:sz w:val="19"/>
                <w:szCs w:val="19"/>
                <w:lang w:val="en-US"/>
              </w:rPr>
              <w:t xml:space="preserve">    end </w:t>
            </w:r>
            <w:proofErr w:type="gramStart"/>
            <w:r w:rsidRPr="00D2781E">
              <w:rPr>
                <w:i/>
                <w:sz w:val="19"/>
                <w:szCs w:val="19"/>
                <w:lang w:val="en-US"/>
              </w:rPr>
              <w:t>if</w:t>
            </w:r>
            <w:proofErr w:type="gramEnd"/>
          </w:p>
          <w:p w14:paraId="1D09A0B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event iteration</w:t>
            </w:r>
          </w:p>
          <w:p w14:paraId="156860BC" w14:textId="0C2078CE"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eventInfo.newDiscreteStatesNeeded</w:t>
            </w:r>
            <w:proofErr w:type="spellEnd"/>
            <w:r w:rsidRPr="00D2781E">
              <w:rPr>
                <w:i/>
                <w:sz w:val="19"/>
                <w:szCs w:val="19"/>
                <w:lang w:val="en-US"/>
              </w:rPr>
              <w:t xml:space="preserve"> = </w:t>
            </w:r>
            <w:proofErr w:type="gramStart"/>
            <w:r w:rsidRPr="00D2781E">
              <w:rPr>
                <w:i/>
                <w:sz w:val="19"/>
                <w:szCs w:val="19"/>
                <w:lang w:val="en-US"/>
              </w:rPr>
              <w:t>fmi2True;</w:t>
            </w:r>
            <w:proofErr w:type="gramEnd"/>
          </w:p>
          <w:p w14:paraId="6053B941"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 </w:t>
            </w:r>
            <w:proofErr w:type="gramStart"/>
            <w:r w:rsidRPr="00D2781E">
              <w:rPr>
                <w:i/>
                <w:sz w:val="19"/>
                <w:szCs w:val="19"/>
                <w:lang w:val="en-US"/>
              </w:rPr>
              <w:t>fmi2False;</w:t>
            </w:r>
            <w:proofErr w:type="gramEnd"/>
          </w:p>
          <w:p w14:paraId="06F6CBDB"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 fmi2False</w:t>
            </w:r>
          </w:p>
          <w:p w14:paraId="44F750D9" w14:textId="77777777" w:rsidR="00C864CB" w:rsidRPr="00D2781E" w:rsidRDefault="00C864CB" w:rsidP="00C864CB">
            <w:pPr>
              <w:pStyle w:val="HTMLVorformatiert"/>
              <w:rPr>
                <w:i/>
                <w:sz w:val="19"/>
                <w:szCs w:val="19"/>
                <w:lang w:val="en-US"/>
              </w:rPr>
            </w:pPr>
            <w:r w:rsidRPr="00D2781E">
              <w:rPr>
                <w:i/>
                <w:sz w:val="19"/>
                <w:szCs w:val="19"/>
                <w:lang w:val="en-US"/>
              </w:rPr>
              <w:t xml:space="preserve">    while </w:t>
            </w:r>
            <w:proofErr w:type="spellStart"/>
            <w:r w:rsidRPr="00D2781E">
              <w:rPr>
                <w:i/>
                <w:sz w:val="19"/>
                <w:szCs w:val="19"/>
                <w:lang w:val="en-US"/>
              </w:rPr>
              <w:t>eventInfo.newDiscreteStatesNeeded</w:t>
            </w:r>
            <w:proofErr w:type="spellEnd"/>
            <w:r w:rsidRPr="00D2781E">
              <w:rPr>
                <w:i/>
                <w:sz w:val="19"/>
                <w:szCs w:val="19"/>
                <w:lang w:val="en-US"/>
              </w:rPr>
              <w:t xml:space="preserve"> loop</w:t>
            </w:r>
          </w:p>
          <w:p w14:paraId="5EE568D3"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inputs at super dense time point</w:t>
            </w:r>
          </w:p>
          <w:p w14:paraId="21F3583F"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M_fmi2SetReal/Integer/Boolean/</w:t>
            </w:r>
            <w:proofErr w:type="gramStart"/>
            <w:r w:rsidRPr="00D2781E">
              <w:rPr>
                <w:i/>
                <w:sz w:val="19"/>
                <w:szCs w:val="19"/>
                <w:lang w:val="en-US"/>
              </w:rPr>
              <w:t>String(</w:t>
            </w:r>
            <w:proofErr w:type="gramEnd"/>
            <w:r w:rsidRPr="00D2781E">
              <w:rPr>
                <w:i/>
                <w:sz w:val="19"/>
                <w:szCs w:val="19"/>
                <w:lang w:val="en-US"/>
              </w:rPr>
              <w:t>m, ...)</w:t>
            </w:r>
          </w:p>
          <w:p w14:paraId="0F8D2A74"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update discrete states</w:t>
            </w:r>
          </w:p>
          <w:p w14:paraId="35A25525"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NewDiscreteStates(</w:t>
            </w:r>
            <w:proofErr w:type="gramEnd"/>
            <w:r w:rsidRPr="00D2781E">
              <w:rPr>
                <w:i/>
                <w:sz w:val="19"/>
                <w:szCs w:val="19"/>
                <w:lang w:val="en-US"/>
              </w:rPr>
              <w:t>m, &amp;</w:t>
            </w:r>
            <w:proofErr w:type="spellStart"/>
            <w:r w:rsidRPr="00D2781E">
              <w:rPr>
                <w:i/>
                <w:sz w:val="19"/>
                <w:szCs w:val="19"/>
                <w:lang w:val="en-US"/>
              </w:rPr>
              <w:t>eventInfo</w:t>
            </w:r>
            <w:proofErr w:type="spellEnd"/>
            <w:r w:rsidRPr="00D2781E">
              <w:rPr>
                <w:i/>
                <w:sz w:val="19"/>
                <w:szCs w:val="19"/>
                <w:lang w:val="en-US"/>
              </w:rPr>
              <w:t>)</w:t>
            </w:r>
          </w:p>
          <w:p w14:paraId="2FA93E57"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w:t>
            </w:r>
            <w:proofErr w:type="spellStart"/>
            <w:r w:rsidRPr="00D2781E">
              <w:rPr>
                <w:i/>
                <w:color w:val="008000"/>
                <w:sz w:val="19"/>
                <w:szCs w:val="19"/>
                <w:lang w:val="en-US"/>
              </w:rPr>
              <w:t>getOutput</w:t>
            </w:r>
            <w:proofErr w:type="spellEnd"/>
            <w:r w:rsidRPr="00D2781E">
              <w:rPr>
                <w:i/>
                <w:color w:val="008000"/>
                <w:sz w:val="19"/>
                <w:szCs w:val="19"/>
                <w:lang w:val="en-US"/>
              </w:rPr>
              <w:t xml:space="preserve"> at super dense time point</w:t>
            </w:r>
          </w:p>
          <w:p w14:paraId="0AC9578A"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w:t>
            </w:r>
            <w:proofErr w:type="gramStart"/>
            <w:r w:rsidRPr="00D2781E">
              <w:rPr>
                <w:i/>
                <w:sz w:val="19"/>
                <w:szCs w:val="19"/>
                <w:lang w:val="en-US"/>
              </w:rPr>
              <w:t>String(</w:t>
            </w:r>
            <w:proofErr w:type="gramEnd"/>
            <w:r w:rsidRPr="00D2781E">
              <w:rPr>
                <w:i/>
                <w:sz w:val="19"/>
                <w:szCs w:val="19"/>
                <w:lang w:val="en-US"/>
              </w:rPr>
              <w:t>m, ...)</w:t>
            </w:r>
          </w:p>
          <w:p w14:paraId="69300AF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w:t>
            </w:r>
          </w:p>
          <w:p w14:paraId="7322A583"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or </w:t>
            </w:r>
            <w:proofErr w:type="spellStart"/>
            <w:r w:rsidRPr="00D2781E">
              <w:rPr>
                <w:i/>
                <w:sz w:val="19"/>
                <w:szCs w:val="19"/>
                <w:lang w:val="en-US"/>
              </w:rPr>
              <w:t>eventInfo.</w:t>
            </w:r>
            <w:proofErr w:type="gramStart"/>
            <w:r w:rsidRPr="00D2781E">
              <w:rPr>
                <w:i/>
                <w:sz w:val="19"/>
                <w:szCs w:val="19"/>
                <w:lang w:val="en-US"/>
              </w:rPr>
              <w:t>valuesOfContinuousStatesChanged</w:t>
            </w:r>
            <w:proofErr w:type="spellEnd"/>
            <w:r w:rsidRPr="00D2781E">
              <w:rPr>
                <w:i/>
                <w:sz w:val="19"/>
                <w:szCs w:val="19"/>
                <w:lang w:val="en-US"/>
              </w:rPr>
              <w:t>;</w:t>
            </w:r>
            <w:proofErr w:type="gramEnd"/>
          </w:p>
          <w:p w14:paraId="13347A5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w:t>
            </w:r>
          </w:p>
          <w:p w14:paraId="5F4731A7"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or </w:t>
            </w:r>
            <w:proofErr w:type="spellStart"/>
            <w:r w:rsidRPr="00D2781E">
              <w:rPr>
                <w:i/>
                <w:sz w:val="19"/>
                <w:szCs w:val="19"/>
                <w:lang w:val="en-US"/>
              </w:rPr>
              <w:t>eventInfo.</w:t>
            </w:r>
            <w:proofErr w:type="gramStart"/>
            <w:r w:rsidRPr="00D2781E">
              <w:rPr>
                <w:i/>
                <w:sz w:val="19"/>
                <w:szCs w:val="19"/>
                <w:lang w:val="en-US"/>
              </w:rPr>
              <w:t>nominalsOfContinuousStatesChanged</w:t>
            </w:r>
            <w:proofErr w:type="spellEnd"/>
            <w:r w:rsidRPr="00D2781E">
              <w:rPr>
                <w:i/>
                <w:sz w:val="19"/>
                <w:szCs w:val="19"/>
                <w:lang w:val="en-US"/>
              </w:rPr>
              <w:t>;</w:t>
            </w:r>
            <w:proofErr w:type="gramEnd"/>
          </w:p>
          <w:p w14:paraId="4948B4C6"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eventInfo.terminateSimulation</w:t>
            </w:r>
            <w:proofErr w:type="spellEnd"/>
            <w:r w:rsidRPr="00D2781E">
              <w:rPr>
                <w:i/>
                <w:sz w:val="19"/>
                <w:szCs w:val="19"/>
                <w:lang w:val="en-US"/>
              </w:rPr>
              <w:t xml:space="preserve"> then </w:t>
            </w:r>
            <w:proofErr w:type="spellStart"/>
            <w:r w:rsidRPr="00D2781E">
              <w:rPr>
                <w:i/>
                <w:sz w:val="19"/>
                <w:szCs w:val="19"/>
                <w:lang w:val="en-US"/>
              </w:rPr>
              <w:t>goto</w:t>
            </w:r>
            <w:proofErr w:type="spellEnd"/>
            <w:r w:rsidRPr="00D2781E">
              <w:rPr>
                <w:i/>
                <w:sz w:val="19"/>
                <w:szCs w:val="19"/>
                <w:lang w:val="en-US"/>
              </w:rPr>
              <w:t xml:space="preserve"> TERMINATE_MODEL</w:t>
            </w:r>
          </w:p>
          <w:p w14:paraId="054BF95C" w14:textId="77777777" w:rsidR="00C864CB" w:rsidRPr="00D2781E" w:rsidRDefault="00C864CB" w:rsidP="00C864CB">
            <w:pPr>
              <w:pStyle w:val="HTMLVorformatiert"/>
              <w:rPr>
                <w:i/>
                <w:sz w:val="19"/>
                <w:szCs w:val="19"/>
                <w:lang w:val="en-US"/>
              </w:rPr>
            </w:pPr>
            <w:r w:rsidRPr="00D2781E">
              <w:rPr>
                <w:i/>
                <w:sz w:val="19"/>
                <w:szCs w:val="19"/>
                <w:lang w:val="en-US"/>
              </w:rPr>
              <w:t xml:space="preserve">    end </w:t>
            </w:r>
            <w:proofErr w:type="gramStart"/>
            <w:r w:rsidRPr="00D2781E">
              <w:rPr>
                <w:i/>
                <w:sz w:val="19"/>
                <w:szCs w:val="19"/>
                <w:lang w:val="en-US"/>
              </w:rPr>
              <w:t>while</w:t>
            </w:r>
            <w:proofErr w:type="gramEnd"/>
          </w:p>
          <w:p w14:paraId="4EA9E157" w14:textId="77777777" w:rsidR="00C864CB" w:rsidRPr="00D2781E" w:rsidRDefault="00C864CB" w:rsidP="00C864CB">
            <w:pPr>
              <w:pStyle w:val="HTMLVorformatiert"/>
              <w:rPr>
                <w:i/>
                <w:sz w:val="19"/>
                <w:szCs w:val="19"/>
                <w:lang w:val="en-US"/>
              </w:rPr>
            </w:pPr>
          </w:p>
          <w:p w14:paraId="663692CE"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enter Continuous-Time Mode</w:t>
            </w:r>
          </w:p>
          <w:p w14:paraId="56AADE9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M_fmi2EnterContinuousTimeMode(m)</w:t>
            </w:r>
          </w:p>
          <w:p w14:paraId="742B6847" w14:textId="54C735C6"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retrieve solution at simulation (re)start</w:t>
            </w:r>
          </w:p>
          <w:p w14:paraId="404C68EC"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w:t>
            </w:r>
            <w:proofErr w:type="gramStart"/>
            <w:r w:rsidRPr="00D2781E">
              <w:rPr>
                <w:i/>
                <w:sz w:val="19"/>
                <w:szCs w:val="19"/>
                <w:lang w:val="en-US"/>
              </w:rPr>
              <w:t>String(</w:t>
            </w:r>
            <w:proofErr w:type="gramEnd"/>
            <w:r w:rsidRPr="00D2781E">
              <w:rPr>
                <w:i/>
                <w:sz w:val="19"/>
                <w:szCs w:val="19"/>
                <w:lang w:val="en-US"/>
              </w:rPr>
              <w:t>m, ...)</w:t>
            </w:r>
          </w:p>
          <w:p w14:paraId="4E620CC3" w14:textId="611A8148"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valuesOfContinuousStatesChanged</w:t>
            </w:r>
            <w:proofErr w:type="spellEnd"/>
            <w:r w:rsidRPr="00D2781E">
              <w:rPr>
                <w:i/>
                <w:sz w:val="19"/>
                <w:szCs w:val="19"/>
                <w:lang w:val="en-US"/>
              </w:rPr>
              <w:t xml:space="preserve"> then</w:t>
            </w:r>
          </w:p>
          <w:p w14:paraId="2290655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model signals a value change of states, retrieve them</w:t>
            </w:r>
          </w:p>
          <w:p w14:paraId="188B8B0D"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GetContinuousStates(</w:t>
            </w:r>
            <w:proofErr w:type="gramEnd"/>
            <w:r w:rsidRPr="00D2781E">
              <w:rPr>
                <w:i/>
                <w:sz w:val="19"/>
                <w:szCs w:val="19"/>
                <w:lang w:val="en-US"/>
              </w:rPr>
              <w:t xml:space="preserve">m, x, </w:t>
            </w:r>
            <w:proofErr w:type="spellStart"/>
            <w:r w:rsidRPr="00D2781E">
              <w:rPr>
                <w:i/>
                <w:sz w:val="19"/>
                <w:szCs w:val="19"/>
                <w:lang w:val="en-US"/>
              </w:rPr>
              <w:t>nx</w:t>
            </w:r>
            <w:proofErr w:type="spellEnd"/>
            <w:r w:rsidRPr="00D2781E">
              <w:rPr>
                <w:i/>
                <w:sz w:val="19"/>
                <w:szCs w:val="19"/>
                <w:lang w:val="en-US"/>
              </w:rPr>
              <w:t>)</w:t>
            </w:r>
          </w:p>
          <w:p w14:paraId="3C623529" w14:textId="77777777" w:rsidR="00C864CB" w:rsidRPr="00D2781E" w:rsidRDefault="00C864CB" w:rsidP="00C864CB">
            <w:pPr>
              <w:pStyle w:val="HTMLVorformatiert"/>
              <w:rPr>
                <w:i/>
                <w:sz w:val="19"/>
                <w:szCs w:val="19"/>
                <w:lang w:val="en-US"/>
              </w:rPr>
            </w:pPr>
            <w:r w:rsidRPr="00D2781E">
              <w:rPr>
                <w:i/>
                <w:sz w:val="19"/>
                <w:szCs w:val="19"/>
                <w:lang w:val="en-US"/>
              </w:rPr>
              <w:t xml:space="preserve">    end </w:t>
            </w:r>
            <w:proofErr w:type="gramStart"/>
            <w:r w:rsidRPr="00D2781E">
              <w:rPr>
                <w:i/>
                <w:sz w:val="19"/>
                <w:szCs w:val="19"/>
                <w:lang w:val="en-US"/>
              </w:rPr>
              <w:t>if</w:t>
            </w:r>
            <w:proofErr w:type="gramEnd"/>
          </w:p>
          <w:p w14:paraId="1E9E2BA8" w14:textId="77777777" w:rsidR="00C864CB" w:rsidRPr="00D2781E" w:rsidRDefault="00C864CB" w:rsidP="00C864CB">
            <w:pPr>
              <w:pStyle w:val="HTMLVorformatiert"/>
              <w:rPr>
                <w:i/>
                <w:sz w:val="19"/>
                <w:szCs w:val="19"/>
                <w:lang w:val="en-US"/>
              </w:rPr>
            </w:pPr>
          </w:p>
          <w:p w14:paraId="34FD83A1" w14:textId="5D9832F9"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nominalsOfContinuousStatesChanged</w:t>
            </w:r>
            <w:proofErr w:type="spellEnd"/>
            <w:r w:rsidRPr="00D2781E">
              <w:rPr>
                <w:i/>
                <w:sz w:val="19"/>
                <w:szCs w:val="19"/>
                <w:lang w:val="en-US"/>
              </w:rPr>
              <w:t xml:space="preserve"> then</w:t>
            </w:r>
          </w:p>
          <w:p w14:paraId="7CAF88C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meaning of states has changed; retrieve new nominal values</w:t>
            </w:r>
          </w:p>
          <w:p w14:paraId="751F63ED"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GetNominalsOfContinuousStates(</w:t>
            </w:r>
            <w:proofErr w:type="gramEnd"/>
            <w:r w:rsidRPr="00D2781E">
              <w:rPr>
                <w:i/>
                <w:sz w:val="19"/>
                <w:szCs w:val="19"/>
                <w:lang w:val="en-US"/>
              </w:rPr>
              <w:t xml:space="preserve">m, </w:t>
            </w:r>
            <w:proofErr w:type="spellStart"/>
            <w:r w:rsidRPr="00D2781E">
              <w:rPr>
                <w:i/>
                <w:sz w:val="19"/>
                <w:szCs w:val="19"/>
                <w:lang w:val="en-US"/>
              </w:rPr>
              <w:t>x_nominal</w:t>
            </w:r>
            <w:proofErr w:type="spellEnd"/>
            <w:r w:rsidRPr="00D2781E">
              <w:rPr>
                <w:i/>
                <w:sz w:val="19"/>
                <w:szCs w:val="19"/>
                <w:lang w:val="en-US"/>
              </w:rPr>
              <w:t>, nx)</w:t>
            </w:r>
          </w:p>
          <w:p w14:paraId="5049844A" w14:textId="77777777" w:rsidR="00C864CB" w:rsidRPr="00D2781E" w:rsidRDefault="00C864CB" w:rsidP="00C864CB">
            <w:pPr>
              <w:pStyle w:val="HTMLVorformatiert"/>
              <w:rPr>
                <w:i/>
                <w:sz w:val="19"/>
                <w:szCs w:val="19"/>
                <w:lang w:val="en-US"/>
              </w:rPr>
            </w:pPr>
            <w:r w:rsidRPr="00D2781E">
              <w:rPr>
                <w:i/>
                <w:sz w:val="19"/>
                <w:szCs w:val="19"/>
                <w:lang w:val="en-US"/>
              </w:rPr>
              <w:t xml:space="preserve">    end </w:t>
            </w:r>
            <w:proofErr w:type="gramStart"/>
            <w:r w:rsidRPr="00D2781E">
              <w:rPr>
                <w:i/>
                <w:sz w:val="19"/>
                <w:szCs w:val="19"/>
                <w:lang w:val="en-US"/>
              </w:rPr>
              <w:t>if</w:t>
            </w:r>
            <w:proofErr w:type="gramEnd"/>
          </w:p>
          <w:p w14:paraId="2F64FB34" w14:textId="77777777" w:rsidR="00C864CB" w:rsidRPr="00D2781E" w:rsidRDefault="00C864CB" w:rsidP="00C864CB">
            <w:pPr>
              <w:pStyle w:val="HTMLVorformatiert"/>
              <w:rPr>
                <w:i/>
                <w:sz w:val="19"/>
                <w:szCs w:val="19"/>
                <w:lang w:val="en-US"/>
              </w:rPr>
            </w:pPr>
          </w:p>
          <w:p w14:paraId="5005B815"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eventInfo.nextEventTimeDefined</w:t>
            </w:r>
            <w:proofErr w:type="spellEnd"/>
            <w:r w:rsidRPr="00D2781E">
              <w:rPr>
                <w:i/>
                <w:sz w:val="19"/>
                <w:szCs w:val="19"/>
                <w:lang w:val="en-US"/>
              </w:rPr>
              <w:t xml:space="preserve"> then</w:t>
            </w:r>
          </w:p>
          <w:p w14:paraId="0673CE55" w14:textId="4E4F4BDD"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w:t>
            </w:r>
            <w:proofErr w:type="gramStart"/>
            <w:r w:rsidRPr="00D2781E">
              <w:rPr>
                <w:i/>
                <w:sz w:val="19"/>
                <w:szCs w:val="19"/>
                <w:lang w:val="en-US"/>
              </w:rPr>
              <w:t>min(</w:t>
            </w:r>
            <w:proofErr w:type="spellStart"/>
            <w:proofErr w:type="gramEnd"/>
            <w:r w:rsidRPr="00D2781E">
              <w:rPr>
                <w:i/>
                <w:sz w:val="19"/>
                <w:szCs w:val="19"/>
                <w:lang w:val="en-US"/>
              </w:rPr>
              <w:t>eventInfo.nextEventTime</w:t>
            </w:r>
            <w:proofErr w:type="spellEnd"/>
            <w:r w:rsidRPr="00D2781E">
              <w:rPr>
                <w:i/>
                <w:sz w:val="19"/>
                <w:szCs w:val="19"/>
                <w:lang w:val="en-US"/>
              </w:rPr>
              <w:t xml:space="preserve">, </w:t>
            </w:r>
            <w:r w:rsidR="008A51D6">
              <w:rPr>
                <w:i/>
                <w:sz w:val="19"/>
                <w:szCs w:val="19"/>
                <w:lang w:val="en-US"/>
              </w:rPr>
              <w:t>Tend</w:t>
            </w:r>
            <w:r w:rsidRPr="00D2781E">
              <w:rPr>
                <w:i/>
                <w:sz w:val="19"/>
                <w:szCs w:val="19"/>
                <w:lang w:val="en-US"/>
              </w:rPr>
              <w:t>)</w:t>
            </w:r>
          </w:p>
          <w:p w14:paraId="23BF380C" w14:textId="77777777" w:rsidR="00C864CB" w:rsidRPr="00D2781E" w:rsidRDefault="00C864CB" w:rsidP="00C864CB">
            <w:pPr>
              <w:pStyle w:val="HTMLVorformatiert"/>
              <w:rPr>
                <w:i/>
                <w:sz w:val="19"/>
                <w:szCs w:val="19"/>
                <w:lang w:val="en-US"/>
              </w:rPr>
            </w:pPr>
            <w:r w:rsidRPr="00D2781E">
              <w:rPr>
                <w:i/>
                <w:sz w:val="19"/>
                <w:szCs w:val="19"/>
                <w:lang w:val="en-US"/>
              </w:rPr>
              <w:t xml:space="preserve">    else</w:t>
            </w:r>
          </w:p>
          <w:p w14:paraId="79D5DB6E" w14:textId="531E3D31"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w:t>
            </w:r>
            <w:r w:rsidR="008A51D6">
              <w:rPr>
                <w:i/>
                <w:sz w:val="19"/>
                <w:szCs w:val="19"/>
                <w:lang w:val="en-US"/>
              </w:rPr>
              <w:t>Tend</w:t>
            </w:r>
          </w:p>
          <w:p w14:paraId="1C4FF835" w14:textId="77777777" w:rsidR="00C864CB" w:rsidRPr="00D2781E" w:rsidRDefault="00C864CB" w:rsidP="00C864CB">
            <w:pPr>
              <w:pStyle w:val="HTMLVorformatiert"/>
              <w:rPr>
                <w:i/>
                <w:sz w:val="19"/>
                <w:szCs w:val="19"/>
                <w:lang w:val="en-US"/>
              </w:rPr>
            </w:pPr>
            <w:r w:rsidRPr="00D2781E">
              <w:rPr>
                <w:i/>
                <w:sz w:val="19"/>
                <w:szCs w:val="19"/>
                <w:lang w:val="en-US"/>
              </w:rPr>
              <w:t xml:space="preserve">    end </w:t>
            </w:r>
            <w:proofErr w:type="gramStart"/>
            <w:r w:rsidRPr="00D2781E">
              <w:rPr>
                <w:i/>
                <w:sz w:val="19"/>
                <w:szCs w:val="19"/>
                <w:lang w:val="en-US"/>
              </w:rPr>
              <w:t>if</w:t>
            </w:r>
            <w:proofErr w:type="gramEnd"/>
          </w:p>
          <w:p w14:paraId="42F1DCC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initialEventMode</w:t>
            </w:r>
            <w:proofErr w:type="spellEnd"/>
            <w:r w:rsidRPr="00D2781E">
              <w:rPr>
                <w:i/>
                <w:sz w:val="19"/>
                <w:szCs w:val="19"/>
                <w:lang w:val="en-US"/>
              </w:rPr>
              <w:t xml:space="preserve"> = fmi2False</w:t>
            </w:r>
          </w:p>
          <w:p w14:paraId="53B06C41" w14:textId="77777777" w:rsidR="00C864CB" w:rsidRPr="00D2781E" w:rsidRDefault="00C864CB" w:rsidP="00C864CB">
            <w:pPr>
              <w:pStyle w:val="HTMLVorformatiert"/>
              <w:rPr>
                <w:i/>
                <w:sz w:val="19"/>
                <w:szCs w:val="19"/>
                <w:lang w:val="en-US"/>
              </w:rPr>
            </w:pPr>
            <w:r w:rsidRPr="00D2781E">
              <w:rPr>
                <w:i/>
                <w:sz w:val="19"/>
                <w:szCs w:val="19"/>
                <w:lang w:val="en-US"/>
              </w:rPr>
              <w:t xml:space="preserve">  end </w:t>
            </w:r>
            <w:proofErr w:type="gramStart"/>
            <w:r w:rsidRPr="00D2781E">
              <w:rPr>
                <w:i/>
                <w:sz w:val="19"/>
                <w:szCs w:val="19"/>
                <w:lang w:val="en-US"/>
              </w:rPr>
              <w:t>if</w:t>
            </w:r>
            <w:proofErr w:type="gramEnd"/>
          </w:p>
          <w:p w14:paraId="3235D3E7" w14:textId="77777777" w:rsidR="00C864CB" w:rsidRPr="00D2781E" w:rsidRDefault="00C864CB" w:rsidP="00C864CB">
            <w:pPr>
              <w:pStyle w:val="HTMLVorformatiert"/>
              <w:rPr>
                <w:i/>
                <w:sz w:val="19"/>
                <w:szCs w:val="19"/>
                <w:lang w:val="en-US"/>
              </w:rPr>
            </w:pPr>
          </w:p>
          <w:p w14:paraId="560F1A09" w14:textId="4A1E6DD2" w:rsidR="00C864CB" w:rsidRPr="00D2781E" w:rsidRDefault="00C864CB" w:rsidP="00C864CB">
            <w:pPr>
              <w:pStyle w:val="HTMLVorformatiert"/>
              <w:rPr>
                <w:i/>
                <w:sz w:val="19"/>
                <w:szCs w:val="19"/>
                <w:lang w:val="en-US"/>
              </w:rPr>
            </w:pPr>
            <w:r w:rsidRPr="00D2781E">
              <w:rPr>
                <w:i/>
                <w:sz w:val="19"/>
                <w:szCs w:val="19"/>
                <w:lang w:val="en-US"/>
              </w:rPr>
              <w:t xml:space="preserve">  if time &gt;= </w:t>
            </w:r>
            <w:r w:rsidR="008A51D6">
              <w:rPr>
                <w:i/>
                <w:sz w:val="19"/>
                <w:szCs w:val="19"/>
                <w:lang w:val="en-US"/>
              </w:rPr>
              <w:t>Tend</w:t>
            </w:r>
            <w:r w:rsidR="008A51D6" w:rsidRPr="00D2781E">
              <w:rPr>
                <w:i/>
                <w:sz w:val="19"/>
                <w:szCs w:val="19"/>
                <w:lang w:val="en-US"/>
              </w:rPr>
              <w:t xml:space="preserve"> </w:t>
            </w:r>
            <w:r w:rsidRPr="00D2781E">
              <w:rPr>
                <w:i/>
                <w:sz w:val="19"/>
                <w:szCs w:val="19"/>
                <w:lang w:val="en-US"/>
              </w:rPr>
              <w:t>then</w:t>
            </w:r>
          </w:p>
          <w:p w14:paraId="1C66B24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goto</w:t>
            </w:r>
            <w:proofErr w:type="spellEnd"/>
            <w:r w:rsidRPr="00D2781E">
              <w:rPr>
                <w:i/>
                <w:sz w:val="19"/>
                <w:szCs w:val="19"/>
                <w:lang w:val="en-US"/>
              </w:rPr>
              <w:t xml:space="preserve"> TERMINATE_MODEL</w:t>
            </w:r>
          </w:p>
          <w:p w14:paraId="2AD2DE15" w14:textId="25AD64C6" w:rsidR="00C864CB" w:rsidRPr="00D2781E" w:rsidRDefault="00C864CB" w:rsidP="00C864CB">
            <w:pPr>
              <w:pStyle w:val="HTMLVorformatiert"/>
              <w:rPr>
                <w:i/>
                <w:sz w:val="19"/>
                <w:szCs w:val="19"/>
                <w:lang w:val="en-US"/>
              </w:rPr>
            </w:pPr>
            <w:r w:rsidRPr="00D2781E">
              <w:rPr>
                <w:i/>
                <w:sz w:val="19"/>
                <w:szCs w:val="19"/>
                <w:lang w:val="en-US"/>
              </w:rPr>
              <w:t xml:space="preserve">  end </w:t>
            </w:r>
            <w:proofErr w:type="gramStart"/>
            <w:r w:rsidRPr="00D2781E">
              <w:rPr>
                <w:i/>
                <w:sz w:val="19"/>
                <w:szCs w:val="19"/>
                <w:lang w:val="en-US"/>
              </w:rPr>
              <w:t>if</w:t>
            </w:r>
            <w:proofErr w:type="gramEnd"/>
          </w:p>
          <w:p w14:paraId="769EA89D" w14:textId="77777777" w:rsidR="00C864CB" w:rsidRPr="00D2781E" w:rsidRDefault="00C864CB" w:rsidP="00C864CB">
            <w:pPr>
              <w:pStyle w:val="HTMLVorformatiert"/>
              <w:rPr>
                <w:i/>
                <w:sz w:val="19"/>
                <w:szCs w:val="19"/>
                <w:lang w:val="en-US"/>
              </w:rPr>
            </w:pPr>
          </w:p>
          <w:p w14:paraId="3FB778D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compute derivatives</w:t>
            </w:r>
          </w:p>
          <w:p w14:paraId="7CA36F7F"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M_fmi2</w:t>
            </w:r>
            <w:proofErr w:type="gramStart"/>
            <w:r w:rsidRPr="00D2781E">
              <w:rPr>
                <w:i/>
                <w:sz w:val="19"/>
                <w:szCs w:val="19"/>
              </w:rPr>
              <w:t>GetDerivatives(</w:t>
            </w:r>
            <w:proofErr w:type="gramEnd"/>
            <w:r w:rsidRPr="00D2781E">
              <w:rPr>
                <w:i/>
                <w:sz w:val="19"/>
                <w:szCs w:val="19"/>
              </w:rPr>
              <w:t xml:space="preserve">m, </w:t>
            </w:r>
            <w:proofErr w:type="spellStart"/>
            <w:r w:rsidRPr="00D2781E">
              <w:rPr>
                <w:i/>
                <w:sz w:val="19"/>
                <w:szCs w:val="19"/>
              </w:rPr>
              <w:t>der_x</w:t>
            </w:r>
            <w:proofErr w:type="spellEnd"/>
            <w:r w:rsidRPr="00D2781E">
              <w:rPr>
                <w:i/>
                <w:sz w:val="19"/>
                <w:szCs w:val="19"/>
              </w:rPr>
              <w:t xml:space="preserve">, </w:t>
            </w:r>
            <w:proofErr w:type="spellStart"/>
            <w:r w:rsidRPr="00D2781E">
              <w:rPr>
                <w:i/>
                <w:sz w:val="19"/>
                <w:szCs w:val="19"/>
              </w:rPr>
              <w:t>nx</w:t>
            </w:r>
            <w:proofErr w:type="spellEnd"/>
            <w:r w:rsidRPr="00D2781E">
              <w:rPr>
                <w:i/>
                <w:sz w:val="19"/>
                <w:szCs w:val="19"/>
              </w:rPr>
              <w:t>)</w:t>
            </w:r>
          </w:p>
          <w:p w14:paraId="24F95F76" w14:textId="77777777" w:rsidR="00C864CB" w:rsidRPr="00D2781E" w:rsidRDefault="00C864CB" w:rsidP="00C864CB">
            <w:pPr>
              <w:pStyle w:val="HTMLVorformatiert"/>
              <w:rPr>
                <w:i/>
                <w:sz w:val="19"/>
                <w:szCs w:val="19"/>
              </w:rPr>
            </w:pPr>
          </w:p>
          <w:p w14:paraId="0DD00351" w14:textId="77777777" w:rsidR="00C864CB" w:rsidRPr="00D2781E" w:rsidRDefault="00C864CB" w:rsidP="00C864CB">
            <w:pPr>
              <w:pStyle w:val="HTMLVorformatiert"/>
              <w:rPr>
                <w:i/>
                <w:color w:val="008000"/>
                <w:sz w:val="19"/>
                <w:szCs w:val="19"/>
                <w:lang w:val="en-US"/>
              </w:rPr>
            </w:pPr>
            <w:r w:rsidRPr="00D2781E">
              <w:rPr>
                <w:i/>
                <w:sz w:val="19"/>
                <w:szCs w:val="19"/>
              </w:rPr>
              <w:t xml:space="preserve">  </w:t>
            </w:r>
            <w:r w:rsidRPr="00D2781E">
              <w:rPr>
                <w:i/>
                <w:color w:val="008000"/>
                <w:sz w:val="19"/>
                <w:szCs w:val="19"/>
                <w:lang w:val="en-US"/>
              </w:rPr>
              <w:t>// advance time</w:t>
            </w:r>
          </w:p>
          <w:p w14:paraId="001BFEEA" w14:textId="77777777" w:rsidR="00C864CB" w:rsidRPr="00D2781E" w:rsidRDefault="00C864CB" w:rsidP="00C864CB">
            <w:pPr>
              <w:pStyle w:val="HTMLVorformatiert"/>
              <w:rPr>
                <w:i/>
                <w:sz w:val="19"/>
                <w:szCs w:val="19"/>
                <w:lang w:val="en-US"/>
              </w:rPr>
            </w:pPr>
            <w:r w:rsidRPr="00D2781E">
              <w:rPr>
                <w:i/>
                <w:sz w:val="19"/>
                <w:szCs w:val="19"/>
                <w:lang w:val="en-US"/>
              </w:rPr>
              <w:t xml:space="preserve">  h    = </w:t>
            </w:r>
            <w:proofErr w:type="gramStart"/>
            <w:r w:rsidRPr="00D2781E">
              <w:rPr>
                <w:i/>
                <w:sz w:val="19"/>
                <w:szCs w:val="19"/>
                <w:lang w:val="en-US"/>
              </w:rPr>
              <w:t>min(</w:t>
            </w:r>
            <w:proofErr w:type="gramEnd"/>
            <w:r w:rsidRPr="00D2781E">
              <w:rPr>
                <w:i/>
                <w:sz w:val="19"/>
                <w:szCs w:val="19"/>
                <w:lang w:val="en-US"/>
              </w:rPr>
              <w:t xml:space="preserve">dt, </w:t>
            </w:r>
            <w:proofErr w:type="spellStart"/>
            <w:r w:rsidRPr="00D2781E">
              <w:rPr>
                <w:i/>
                <w:sz w:val="19"/>
                <w:szCs w:val="19"/>
                <w:lang w:val="en-US"/>
              </w:rPr>
              <w:t>tNext</w:t>
            </w:r>
            <w:proofErr w:type="spellEnd"/>
            <w:r w:rsidRPr="00D2781E">
              <w:rPr>
                <w:i/>
                <w:sz w:val="19"/>
                <w:szCs w:val="19"/>
                <w:lang w:val="en-US"/>
              </w:rPr>
              <w:t>-time)</w:t>
            </w:r>
          </w:p>
          <w:p w14:paraId="4D0F0B3B" w14:textId="77777777" w:rsidR="00C864CB" w:rsidRPr="00D2781E" w:rsidRDefault="00C864CB" w:rsidP="00C864CB">
            <w:pPr>
              <w:pStyle w:val="HTMLVorformatiert"/>
              <w:rPr>
                <w:i/>
                <w:sz w:val="19"/>
                <w:szCs w:val="19"/>
                <w:lang w:val="en-US"/>
              </w:rPr>
            </w:pPr>
            <w:r w:rsidRPr="00D2781E">
              <w:rPr>
                <w:i/>
                <w:sz w:val="19"/>
                <w:szCs w:val="19"/>
                <w:lang w:val="en-US"/>
              </w:rPr>
              <w:t xml:space="preserve">  time = time + h</w:t>
            </w:r>
          </w:p>
          <w:p w14:paraId="552EC76D"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SetTime(</w:t>
            </w:r>
            <w:proofErr w:type="gramEnd"/>
            <w:r w:rsidRPr="00D2781E">
              <w:rPr>
                <w:i/>
                <w:sz w:val="19"/>
                <w:szCs w:val="19"/>
                <w:lang w:val="en-US"/>
              </w:rPr>
              <w:t>m, time)</w:t>
            </w:r>
          </w:p>
          <w:p w14:paraId="7EA58586" w14:textId="77777777" w:rsidR="00C864CB" w:rsidRPr="00D2781E" w:rsidRDefault="00C864CB" w:rsidP="00C864CB">
            <w:pPr>
              <w:pStyle w:val="HTMLVorformatiert"/>
              <w:rPr>
                <w:i/>
                <w:sz w:val="19"/>
                <w:szCs w:val="19"/>
                <w:lang w:val="en-US"/>
              </w:rPr>
            </w:pPr>
          </w:p>
          <w:p w14:paraId="2F005938"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continuous inputs at t = time</w:t>
            </w:r>
          </w:p>
          <w:p w14:paraId="3B6B96C8"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SetReal(</w:t>
            </w:r>
            <w:proofErr w:type="gramEnd"/>
            <w:r w:rsidRPr="00D2781E">
              <w:rPr>
                <w:i/>
                <w:sz w:val="19"/>
                <w:szCs w:val="19"/>
                <w:lang w:val="en-US"/>
              </w:rPr>
              <w:t>m, ...)</w:t>
            </w:r>
          </w:p>
          <w:p w14:paraId="29843D8A" w14:textId="77777777" w:rsidR="00C864CB" w:rsidRPr="00D2781E" w:rsidRDefault="00C864CB" w:rsidP="00C864CB">
            <w:pPr>
              <w:pStyle w:val="HTMLVorformatiert"/>
              <w:rPr>
                <w:i/>
                <w:sz w:val="19"/>
                <w:szCs w:val="19"/>
                <w:lang w:val="en-US"/>
              </w:rPr>
            </w:pPr>
          </w:p>
          <w:p w14:paraId="5139AA87"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states at t = time and perform one step</w:t>
            </w:r>
          </w:p>
          <w:p w14:paraId="2C4FDD41"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 xml:space="preserve">x = x + h * </w:t>
            </w:r>
            <w:proofErr w:type="spellStart"/>
            <w:r w:rsidRPr="00D2781E">
              <w:rPr>
                <w:i/>
                <w:sz w:val="19"/>
                <w:szCs w:val="19"/>
              </w:rPr>
              <w:t>der_x</w:t>
            </w:r>
            <w:proofErr w:type="spellEnd"/>
            <w:r w:rsidRPr="00D2781E">
              <w:rPr>
                <w:i/>
                <w:sz w:val="19"/>
                <w:szCs w:val="19"/>
              </w:rPr>
              <w:t xml:space="preserve"> // </w:t>
            </w:r>
            <w:proofErr w:type="spellStart"/>
            <w:r w:rsidRPr="00D2781E">
              <w:rPr>
                <w:i/>
                <w:sz w:val="19"/>
                <w:szCs w:val="19"/>
              </w:rPr>
              <w:t>forward</w:t>
            </w:r>
            <w:proofErr w:type="spellEnd"/>
            <w:r w:rsidRPr="00D2781E">
              <w:rPr>
                <w:i/>
                <w:sz w:val="19"/>
                <w:szCs w:val="19"/>
              </w:rPr>
              <w:t xml:space="preserve"> Euler </w:t>
            </w:r>
            <w:proofErr w:type="spellStart"/>
            <w:r w:rsidRPr="00D2781E">
              <w:rPr>
                <w:i/>
                <w:sz w:val="19"/>
                <w:szCs w:val="19"/>
              </w:rPr>
              <w:t>method</w:t>
            </w:r>
            <w:proofErr w:type="spellEnd"/>
          </w:p>
          <w:p w14:paraId="0EE7C2C9" w14:textId="77777777" w:rsidR="00C864CB" w:rsidRPr="00D2781E" w:rsidRDefault="00C864CB" w:rsidP="00C864CB">
            <w:pPr>
              <w:pStyle w:val="HTMLVorformatiert"/>
              <w:rPr>
                <w:i/>
                <w:sz w:val="19"/>
                <w:szCs w:val="19"/>
                <w:lang w:val="en-US"/>
              </w:rPr>
            </w:pPr>
            <w:r w:rsidRPr="00D2781E">
              <w:rPr>
                <w:i/>
                <w:sz w:val="19"/>
                <w:szCs w:val="19"/>
              </w:rPr>
              <w:t xml:space="preserve">  </w:t>
            </w:r>
            <w:r w:rsidRPr="00D2781E">
              <w:rPr>
                <w:i/>
                <w:sz w:val="19"/>
                <w:szCs w:val="19"/>
                <w:lang w:val="en-US"/>
              </w:rPr>
              <w:t>M_fmi2</w:t>
            </w:r>
            <w:proofErr w:type="gramStart"/>
            <w:r w:rsidRPr="00D2781E">
              <w:rPr>
                <w:i/>
                <w:sz w:val="19"/>
                <w:szCs w:val="19"/>
                <w:lang w:val="en-US"/>
              </w:rPr>
              <w:t>SetContinuousStates(</w:t>
            </w:r>
            <w:proofErr w:type="gramEnd"/>
            <w:r w:rsidRPr="00D2781E">
              <w:rPr>
                <w:i/>
                <w:sz w:val="19"/>
                <w:szCs w:val="19"/>
                <w:lang w:val="en-US"/>
              </w:rPr>
              <w:t xml:space="preserve">m, x, </w:t>
            </w:r>
            <w:proofErr w:type="spellStart"/>
            <w:r w:rsidRPr="00D2781E">
              <w:rPr>
                <w:i/>
                <w:sz w:val="19"/>
                <w:szCs w:val="19"/>
                <w:lang w:val="en-US"/>
              </w:rPr>
              <w:t>nx</w:t>
            </w:r>
            <w:proofErr w:type="spellEnd"/>
            <w:r w:rsidRPr="00D2781E">
              <w:rPr>
                <w:i/>
                <w:sz w:val="19"/>
                <w:szCs w:val="19"/>
                <w:lang w:val="en-US"/>
              </w:rPr>
              <w:t>)</w:t>
            </w:r>
          </w:p>
          <w:p w14:paraId="6C284706" w14:textId="77777777" w:rsidR="00C864CB" w:rsidRPr="00D2781E" w:rsidRDefault="00C864CB" w:rsidP="00C864CB">
            <w:pPr>
              <w:pStyle w:val="HTMLVorformatiert"/>
              <w:rPr>
                <w:i/>
                <w:sz w:val="19"/>
                <w:szCs w:val="19"/>
                <w:lang w:val="en-US"/>
              </w:rPr>
            </w:pPr>
          </w:p>
          <w:p w14:paraId="60399F3F"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event indicators at t = time</w:t>
            </w:r>
          </w:p>
          <w:p w14:paraId="1D9F2DA6"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GetEventIndicators(</w:t>
            </w:r>
            <w:proofErr w:type="gramEnd"/>
            <w:r w:rsidRPr="00D2781E">
              <w:rPr>
                <w:i/>
                <w:sz w:val="19"/>
                <w:szCs w:val="19"/>
                <w:lang w:val="en-US"/>
              </w:rPr>
              <w:t xml:space="preserve">m, z, </w:t>
            </w:r>
            <w:proofErr w:type="spellStart"/>
            <w:r w:rsidRPr="00D2781E">
              <w:rPr>
                <w:i/>
                <w:sz w:val="19"/>
                <w:szCs w:val="19"/>
                <w:lang w:val="en-US"/>
              </w:rPr>
              <w:t>nz</w:t>
            </w:r>
            <w:proofErr w:type="spellEnd"/>
            <w:r w:rsidRPr="00D2781E">
              <w:rPr>
                <w:i/>
                <w:sz w:val="19"/>
                <w:szCs w:val="19"/>
                <w:lang w:val="en-US"/>
              </w:rPr>
              <w:t>)</w:t>
            </w:r>
          </w:p>
          <w:p w14:paraId="7EA6F325" w14:textId="77777777" w:rsidR="00C864CB" w:rsidRPr="00D2781E" w:rsidRDefault="00C864CB" w:rsidP="00C864CB">
            <w:pPr>
              <w:pStyle w:val="HTMLVorformatiert"/>
              <w:rPr>
                <w:i/>
                <w:sz w:val="19"/>
                <w:szCs w:val="19"/>
                <w:lang w:val="en-US"/>
              </w:rPr>
            </w:pPr>
          </w:p>
          <w:p w14:paraId="65CADB55"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xml:space="preserve">// </w:t>
            </w:r>
            <w:proofErr w:type="gramStart"/>
            <w:r w:rsidRPr="00D2781E">
              <w:rPr>
                <w:i/>
                <w:color w:val="008000"/>
                <w:sz w:val="19"/>
                <w:szCs w:val="19"/>
                <w:lang w:val="en-US"/>
              </w:rPr>
              <w:t>detect  events</w:t>
            </w:r>
            <w:proofErr w:type="gramEnd"/>
            <w:r w:rsidRPr="00D2781E">
              <w:rPr>
                <w:i/>
                <w:color w:val="008000"/>
                <w:sz w:val="19"/>
                <w:szCs w:val="19"/>
                <w:lang w:val="en-US"/>
              </w:rPr>
              <w:t>, if any</w:t>
            </w:r>
          </w:p>
          <w:p w14:paraId="324D46B0"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timeEvent</w:t>
            </w:r>
            <w:proofErr w:type="spellEnd"/>
            <w:r w:rsidRPr="00D2781E">
              <w:rPr>
                <w:i/>
                <w:sz w:val="19"/>
                <w:szCs w:val="19"/>
                <w:lang w:val="en-US"/>
              </w:rPr>
              <w:t xml:space="preserve"> = time &gt;= </w:t>
            </w:r>
            <w:proofErr w:type="spellStart"/>
            <w:r w:rsidRPr="00D2781E">
              <w:rPr>
                <w:i/>
                <w:sz w:val="19"/>
                <w:szCs w:val="19"/>
                <w:lang w:val="en-US"/>
              </w:rPr>
              <w:t>tNext</w:t>
            </w:r>
            <w:proofErr w:type="spellEnd"/>
          </w:p>
          <w:p w14:paraId="599D9C9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stateEvent</w:t>
            </w:r>
            <w:proofErr w:type="spellEnd"/>
            <w:r w:rsidRPr="00D2781E">
              <w:rPr>
                <w:i/>
                <w:sz w:val="19"/>
                <w:szCs w:val="19"/>
                <w:lang w:val="en-US"/>
              </w:rPr>
              <w:t xml:space="preserve"> = sign(z) &lt;&gt; sign(</w:t>
            </w:r>
            <w:proofErr w:type="spellStart"/>
            <w:r w:rsidRPr="00D2781E">
              <w:rPr>
                <w:i/>
                <w:sz w:val="19"/>
                <w:szCs w:val="19"/>
                <w:lang w:val="en-US"/>
              </w:rPr>
              <w:t>previous_z</w:t>
            </w:r>
            <w:proofErr w:type="spellEnd"/>
            <w:r w:rsidRPr="00D2781E">
              <w:rPr>
                <w:i/>
                <w:sz w:val="19"/>
                <w:szCs w:val="19"/>
                <w:lang w:val="en-US"/>
              </w:rPr>
              <w:t xml:space="preserve">) or </w:t>
            </w:r>
            <w:proofErr w:type="spellStart"/>
            <w:r w:rsidRPr="00D2781E">
              <w:rPr>
                <w:i/>
                <w:sz w:val="19"/>
                <w:szCs w:val="19"/>
                <w:lang w:val="en-US"/>
              </w:rPr>
              <w:t>previous_</w:t>
            </w:r>
            <w:proofErr w:type="gramStart"/>
            <w:r w:rsidRPr="00D2781E">
              <w:rPr>
                <w:i/>
                <w:sz w:val="19"/>
                <w:szCs w:val="19"/>
                <w:lang w:val="en-US"/>
              </w:rPr>
              <w:t>z</w:t>
            </w:r>
            <w:proofErr w:type="spellEnd"/>
            <w:r w:rsidRPr="00D2781E">
              <w:rPr>
                <w:i/>
                <w:sz w:val="19"/>
                <w:szCs w:val="19"/>
                <w:lang w:val="en-US"/>
              </w:rPr>
              <w:t xml:space="preserve"> !</w:t>
            </w:r>
            <w:proofErr w:type="gramEnd"/>
            <w:r w:rsidRPr="00D2781E">
              <w:rPr>
                <w:i/>
                <w:sz w:val="19"/>
                <w:szCs w:val="19"/>
                <w:lang w:val="en-US"/>
              </w:rPr>
              <w:t xml:space="preserve">= 0 &amp;&amp; z == 0 </w:t>
            </w:r>
          </w:p>
          <w:p w14:paraId="0E8E023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previous_z</w:t>
            </w:r>
            <w:proofErr w:type="spellEnd"/>
            <w:r w:rsidRPr="00D2781E">
              <w:rPr>
                <w:i/>
                <w:sz w:val="19"/>
                <w:szCs w:val="19"/>
                <w:lang w:val="en-US"/>
              </w:rPr>
              <w:t xml:space="preserve"> = z</w:t>
            </w:r>
          </w:p>
          <w:p w14:paraId="78F89168" w14:textId="77777777" w:rsidR="00C864CB" w:rsidRPr="00D2781E" w:rsidRDefault="00C864CB" w:rsidP="00C864CB">
            <w:pPr>
              <w:pStyle w:val="HTMLVorformatiert"/>
              <w:rPr>
                <w:i/>
                <w:sz w:val="19"/>
                <w:szCs w:val="19"/>
                <w:lang w:val="en-US"/>
              </w:rPr>
            </w:pPr>
          </w:p>
          <w:p w14:paraId="72EF4C4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inform the model about an accepted step</w:t>
            </w:r>
          </w:p>
          <w:p w14:paraId="614DFF41"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CompletedIntegratorStep(</w:t>
            </w:r>
            <w:proofErr w:type="gramEnd"/>
            <w:r w:rsidRPr="00D2781E">
              <w:rPr>
                <w:i/>
                <w:sz w:val="19"/>
                <w:szCs w:val="19"/>
                <w:lang w:val="en-US"/>
              </w:rPr>
              <w:t>m, fmi2True, &amp;</w:t>
            </w:r>
            <w:proofErr w:type="spellStart"/>
            <w:r w:rsidRPr="00D2781E">
              <w:rPr>
                <w:i/>
                <w:sz w:val="19"/>
                <w:szCs w:val="19"/>
                <w:lang w:val="en-US"/>
              </w:rPr>
              <w:t>enterEventMode</w:t>
            </w:r>
            <w:proofErr w:type="spellEnd"/>
            <w:r w:rsidRPr="00D2781E">
              <w:rPr>
                <w:i/>
                <w:sz w:val="19"/>
                <w:szCs w:val="19"/>
                <w:lang w:val="en-US"/>
              </w:rPr>
              <w:t>, &amp;</w:t>
            </w:r>
            <w:proofErr w:type="spellStart"/>
            <w:r w:rsidRPr="00D2781E">
              <w:rPr>
                <w:i/>
                <w:sz w:val="19"/>
                <w:szCs w:val="19"/>
                <w:lang w:val="en-US"/>
              </w:rPr>
              <w:t>terminateSimulation</w:t>
            </w:r>
            <w:proofErr w:type="spellEnd"/>
            <w:r w:rsidRPr="00D2781E">
              <w:rPr>
                <w:i/>
                <w:sz w:val="19"/>
                <w:szCs w:val="19"/>
                <w:lang w:val="en-US"/>
              </w:rPr>
              <w:t>)</w:t>
            </w:r>
          </w:p>
          <w:p w14:paraId="08465B20"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continuous output</w:t>
            </w:r>
          </w:p>
          <w:p w14:paraId="0E228D6E"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GetReal(</w:t>
            </w:r>
            <w:proofErr w:type="gramEnd"/>
            <w:r w:rsidRPr="00D2781E">
              <w:rPr>
                <w:i/>
                <w:sz w:val="19"/>
                <w:szCs w:val="19"/>
                <w:lang w:val="en-US"/>
              </w:rPr>
              <w:t>m, ...)</w:t>
            </w:r>
          </w:p>
          <w:p w14:paraId="5E986E48" w14:textId="77777777" w:rsidR="00C864CB" w:rsidRPr="00D2781E" w:rsidRDefault="00C864CB" w:rsidP="00C864CB">
            <w:pPr>
              <w:pStyle w:val="HTMLVorformatiert"/>
              <w:rPr>
                <w:i/>
                <w:sz w:val="19"/>
                <w:szCs w:val="19"/>
                <w:lang w:val="en-US"/>
              </w:rPr>
            </w:pPr>
            <w:r w:rsidRPr="00D2781E">
              <w:rPr>
                <w:i/>
                <w:sz w:val="19"/>
                <w:szCs w:val="19"/>
                <w:lang w:val="en-US"/>
              </w:rPr>
              <w:t xml:space="preserve">until </w:t>
            </w:r>
            <w:proofErr w:type="spellStart"/>
            <w:r w:rsidRPr="00D2781E">
              <w:rPr>
                <w:i/>
                <w:sz w:val="19"/>
                <w:szCs w:val="19"/>
                <w:lang w:val="en-US"/>
              </w:rPr>
              <w:t>terminateSimulation</w:t>
            </w:r>
            <w:proofErr w:type="spellEnd"/>
          </w:p>
          <w:p w14:paraId="18CB9846" w14:textId="77777777" w:rsidR="00C864CB" w:rsidRPr="00D2781E" w:rsidRDefault="00C864CB" w:rsidP="00C864CB">
            <w:pPr>
              <w:pStyle w:val="HTMLVorformatiert"/>
              <w:rPr>
                <w:i/>
                <w:sz w:val="19"/>
                <w:szCs w:val="19"/>
                <w:lang w:val="en-US"/>
              </w:rPr>
            </w:pPr>
          </w:p>
          <w:p w14:paraId="559D804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terminate simulation and retrieve final values</w:t>
            </w:r>
          </w:p>
          <w:p w14:paraId="164F359B" w14:textId="77777777" w:rsidR="00C864CB" w:rsidRPr="00D2781E" w:rsidRDefault="00C864CB" w:rsidP="00C864CB">
            <w:pPr>
              <w:pStyle w:val="HTMLVorformatiert"/>
              <w:rPr>
                <w:i/>
                <w:sz w:val="19"/>
                <w:szCs w:val="19"/>
                <w:lang w:val="en-US"/>
              </w:rPr>
            </w:pPr>
            <w:r w:rsidRPr="00D2781E">
              <w:rPr>
                <w:i/>
                <w:sz w:val="19"/>
                <w:szCs w:val="19"/>
                <w:lang w:val="en-US"/>
              </w:rPr>
              <w:t>TERMINATE_MODEL:</w:t>
            </w:r>
          </w:p>
          <w:p w14:paraId="77C840EA" w14:textId="77777777" w:rsidR="00C864CB" w:rsidRPr="00D2781E" w:rsidRDefault="00C864CB" w:rsidP="00C864CB">
            <w:pPr>
              <w:pStyle w:val="HTMLVorformatiert"/>
              <w:rPr>
                <w:i/>
                <w:sz w:val="19"/>
                <w:szCs w:val="19"/>
                <w:lang w:val="en-US"/>
              </w:rPr>
            </w:pPr>
            <w:r w:rsidRPr="00D2781E">
              <w:rPr>
                <w:i/>
                <w:sz w:val="19"/>
                <w:szCs w:val="19"/>
                <w:lang w:val="en-US"/>
              </w:rPr>
              <w:t>M_fmi2Terminate(m)</w:t>
            </w:r>
          </w:p>
          <w:p w14:paraId="586F4765" w14:textId="77777777" w:rsidR="00C864CB" w:rsidRPr="00D2781E" w:rsidRDefault="00C864CB" w:rsidP="00C864CB">
            <w:pPr>
              <w:pStyle w:val="HTMLVorformatiert"/>
              <w:rPr>
                <w:i/>
                <w:sz w:val="19"/>
                <w:szCs w:val="19"/>
                <w:lang w:val="en-US"/>
              </w:rPr>
            </w:pPr>
            <w:r w:rsidRPr="00D2781E">
              <w:rPr>
                <w:i/>
                <w:sz w:val="19"/>
                <w:szCs w:val="19"/>
                <w:lang w:val="en-US"/>
              </w:rPr>
              <w:t>M_fmi2GetReal/Integer/Boolean/</w:t>
            </w:r>
            <w:proofErr w:type="gramStart"/>
            <w:r w:rsidRPr="00D2781E">
              <w:rPr>
                <w:i/>
                <w:sz w:val="19"/>
                <w:szCs w:val="19"/>
                <w:lang w:val="en-US"/>
              </w:rPr>
              <w:t>String(</w:t>
            </w:r>
            <w:proofErr w:type="gramEnd"/>
            <w:r w:rsidRPr="00D2781E">
              <w:rPr>
                <w:i/>
                <w:sz w:val="19"/>
                <w:szCs w:val="19"/>
                <w:lang w:val="en-US"/>
              </w:rPr>
              <w:t>m, ...)</w:t>
            </w:r>
          </w:p>
          <w:p w14:paraId="4012C73B" w14:textId="77777777" w:rsidR="00C864CB" w:rsidRPr="00D2781E" w:rsidRDefault="00C864CB" w:rsidP="00C864CB">
            <w:pPr>
              <w:pStyle w:val="HTMLVorformatiert"/>
              <w:rPr>
                <w:i/>
                <w:sz w:val="19"/>
                <w:szCs w:val="19"/>
                <w:lang w:val="en-US"/>
              </w:rPr>
            </w:pPr>
          </w:p>
          <w:p w14:paraId="2B71FE99"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cleanup</w:t>
            </w:r>
          </w:p>
          <w:p w14:paraId="4CFEFB26" w14:textId="4F40F718" w:rsidR="00990EFE" w:rsidRPr="00D2781E" w:rsidRDefault="00C864CB" w:rsidP="00C864CB">
            <w:pPr>
              <w:pStyle w:val="HTMLVorformatiert"/>
              <w:rPr>
                <w:i/>
                <w:lang w:val="en-US"/>
              </w:rPr>
            </w:pPr>
            <w:r w:rsidRPr="00D2781E">
              <w:rPr>
                <w:i/>
                <w:sz w:val="19"/>
                <w:szCs w:val="19"/>
                <w:lang w:val="en-US"/>
              </w:rPr>
              <w:t>M_fmi2FreeInstance(m)</w:t>
            </w:r>
          </w:p>
        </w:tc>
      </w:tr>
    </w:tbl>
    <w:p w14:paraId="2B760D10" w14:textId="07FFC5B1" w:rsidR="00990EFE" w:rsidRPr="0098259C" w:rsidRDefault="00935E81" w:rsidP="00990EFE">
      <w:pPr>
        <w:pStyle w:val="Textkrper"/>
      </w:pPr>
      <w:r>
        <w:t>In the code a</w:t>
      </w:r>
      <w:r w:rsidR="00990EFE" w:rsidRPr="0098259C">
        <w:t xml:space="preserve">bove, errors are not handled. Typically, </w:t>
      </w:r>
      <w:r w:rsidR="00140C25">
        <w:rPr>
          <w:rStyle w:val="CODE"/>
        </w:rPr>
        <w:t>fmi2</w:t>
      </w:r>
      <w:r w:rsidR="00FB1002" w:rsidRPr="0098259C">
        <w:rPr>
          <w:rStyle w:val="CODE"/>
        </w:rPr>
        <w:t>XXX</w:t>
      </w:r>
      <w:r w:rsidR="00990EFE"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proofErr w:type="gramStart"/>
      <w:r w:rsidR="009236DE" w:rsidRPr="0098259C">
        <w:rPr>
          <w:noProof w:val="0"/>
        </w:rPr>
        <w:t>Get</w:t>
      </w:r>
      <w:r w:rsidRPr="0098259C">
        <w:rPr>
          <w:noProof w:val="0"/>
        </w:rPr>
        <w:t>Derivatives(</w:t>
      </w:r>
      <w:proofErr w:type="gramEnd"/>
      <w:r w:rsidRPr="0098259C">
        <w:rPr>
          <w:noProof w:val="0"/>
        </w:rPr>
        <w:t xml:space="preserve">m, </w:t>
      </w:r>
      <w:proofErr w:type="spellStart"/>
      <w:r w:rsidRPr="0098259C">
        <w:rPr>
          <w:noProof w:val="0"/>
        </w:rPr>
        <w:t>der_x</w:t>
      </w:r>
      <w:proofErr w:type="spellEnd"/>
      <w:r w:rsidRPr="0098259C">
        <w:rPr>
          <w:noProof w:val="0"/>
        </w:rPr>
        <w:t xml:space="preserve">, </w:t>
      </w:r>
      <w:proofErr w:type="spellStart"/>
      <w:r w:rsidRPr="0098259C">
        <w:rPr>
          <w:noProof w:val="0"/>
        </w:rPr>
        <w:t>nx</w:t>
      </w:r>
      <w:proofErr w:type="spellEnd"/>
      <w:r w:rsidRPr="0098259C">
        <w:rPr>
          <w:noProof w:val="0"/>
        </w:rPr>
        <w:t>);</w:t>
      </w:r>
    </w:p>
    <w:p w14:paraId="28F7A285" w14:textId="33DC344E" w:rsidR="00827E83" w:rsidRPr="0098259C" w:rsidRDefault="00827E83" w:rsidP="00827E83">
      <w:pPr>
        <w:pStyle w:val="CODE1"/>
        <w:rPr>
          <w:noProof w:val="0"/>
        </w:rPr>
      </w:pPr>
      <w:r w:rsidRPr="0098259C">
        <w:rPr>
          <w:noProof w:val="0"/>
        </w:rPr>
        <w:t xml:space="preserve">switch </w:t>
      </w:r>
      <w:proofErr w:type="gramStart"/>
      <w:r w:rsidRPr="0098259C">
        <w:rPr>
          <w:noProof w:val="0"/>
        </w:rPr>
        <w:t>( status</w:t>
      </w:r>
      <w:proofErr w:type="gramEnd"/>
      <w:r w:rsidRPr="0098259C">
        <w:rPr>
          <w:noProof w:val="0"/>
        </w:rPr>
        <w:t xml:space="preserve">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proofErr w:type="gramStart"/>
      <w:r w:rsidRPr="0098259C">
        <w:rPr>
          <w:noProof w:val="0"/>
        </w:rPr>
        <w:t>Error  :</w:t>
      </w:r>
      <w:proofErr w:type="gramEnd"/>
      <w:r w:rsidRPr="0098259C">
        <w:rPr>
          <w:noProof w:val="0"/>
        </w:rPr>
        <w:t xml:space="preserve">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proofErr w:type="gramStart"/>
      <w:r w:rsidRPr="0098259C">
        <w:rPr>
          <w:noProof w:val="0"/>
        </w:rPr>
        <w:t>Fatal  :</w:t>
      </w:r>
      <w:proofErr w:type="gramEnd"/>
      <w:r w:rsidRPr="0098259C">
        <w:rPr>
          <w:noProof w:val="0"/>
        </w:rPr>
        <w:t xml:space="preserve">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berschrift2"/>
      </w:pPr>
      <w:bookmarkStart w:id="246" w:name="_Toc55136510"/>
      <w:r w:rsidRPr="0098259C">
        <w:t>FMI Description Schema</w:t>
      </w:r>
      <w:bookmarkEnd w:id="246"/>
    </w:p>
    <w:p w14:paraId="5A4B735D" w14:textId="3F280477" w:rsidR="005407A8" w:rsidRPr="0098259C" w:rsidRDefault="00C76E75" w:rsidP="005407A8">
      <w:pPr>
        <w:pStyle w:val="Textkrper"/>
      </w:pPr>
      <w:r w:rsidRPr="0098259C">
        <w:t xml:space="preserve">This is defined in </w:t>
      </w:r>
      <w:r w:rsidR="003B1168">
        <w:fldChar w:fldCharType="begin"/>
      </w:r>
      <w:r w:rsidR="003B1168">
        <w:instrText xml:space="preserve"> REF _Ref386213289 \n \h </w:instrText>
      </w:r>
      <w:r w:rsidR="003B1168">
        <w:fldChar w:fldCharType="separate"/>
      </w:r>
      <w:r w:rsidR="00EE265D">
        <w:t>2.2</w:t>
      </w:r>
      <w:r w:rsidR="003B1168">
        <w:fldChar w:fldCharType="end"/>
      </w:r>
      <w:r w:rsidRPr="0098259C">
        <w:t>.</w:t>
      </w:r>
      <w:r w:rsidR="005407A8" w:rsidRPr="0098259C">
        <w:t xml:space="preserve"> Additionally, the Model Exchange</w:t>
      </w:r>
      <w:r w:rsidR="00935E81">
        <w:t>-</w:t>
      </w:r>
      <w:r w:rsidR="005407A8" w:rsidRPr="0098259C">
        <w:t>specific element “</w:t>
      </w:r>
      <w:proofErr w:type="spellStart"/>
      <w:r w:rsidR="007534C8" w:rsidRPr="0098259C">
        <w:t>ModelExchange</w:t>
      </w:r>
      <w:proofErr w:type="spellEnd"/>
      <w:r w:rsidR="005407A8" w:rsidRPr="0098259C">
        <w:t>” is defined in the next section.</w:t>
      </w:r>
    </w:p>
    <w:p w14:paraId="71757917" w14:textId="77777777" w:rsidR="0065491B" w:rsidRDefault="0065491B">
      <w:pPr>
        <w:spacing w:line="240" w:lineRule="auto"/>
        <w:rPr>
          <w:b/>
          <w:iCs/>
          <w:spacing w:val="4"/>
        </w:rPr>
      </w:pPr>
      <w:bookmarkStart w:id="247" w:name="_Ref290828041"/>
      <w:r>
        <w:br w:type="page"/>
      </w:r>
    </w:p>
    <w:p w14:paraId="1B958BD5" w14:textId="241269E7" w:rsidR="000B7BEF" w:rsidRPr="0098259C" w:rsidRDefault="000B7BEF" w:rsidP="000B7BEF">
      <w:pPr>
        <w:pStyle w:val="berschrift3"/>
      </w:pPr>
      <w:bookmarkStart w:id="248" w:name="_Ref20220416"/>
      <w:bookmarkStart w:id="249" w:name="_Ref20232891"/>
      <w:bookmarkStart w:id="250" w:name="_Ref20232913"/>
      <w:bookmarkStart w:id="251" w:name="_Toc55136511"/>
      <w:r w:rsidRPr="0098259C">
        <w:t xml:space="preserve">Model Exchange </w:t>
      </w:r>
      <w:r w:rsidR="00295BF9" w:rsidRPr="0098259C">
        <w:t xml:space="preserve">FMU </w:t>
      </w:r>
      <w:r w:rsidRPr="0098259C">
        <w:t>(</w:t>
      </w:r>
      <w:proofErr w:type="spellStart"/>
      <w:r w:rsidR="00295BF9" w:rsidRPr="0098259C">
        <w:t>ModelExchange</w:t>
      </w:r>
      <w:proofErr w:type="spellEnd"/>
      <w:r w:rsidRPr="0098259C">
        <w:t>)</w:t>
      </w:r>
      <w:bookmarkEnd w:id="247"/>
      <w:bookmarkEnd w:id="248"/>
      <w:bookmarkEnd w:id="249"/>
      <w:bookmarkEnd w:id="250"/>
      <w:bookmarkEnd w:id="251"/>
    </w:p>
    <w:p w14:paraId="53222413" w14:textId="77777777" w:rsidR="00295BF9" w:rsidRPr="0098259C" w:rsidRDefault="00295BF9" w:rsidP="000B7BEF">
      <w:pPr>
        <w:pStyle w:val="Textkrper"/>
      </w:pPr>
      <w:r w:rsidRPr="0098259C">
        <w:t xml:space="preserve">If the </w:t>
      </w:r>
      <w:r w:rsidR="00374F39" w:rsidRPr="0098259C">
        <w:t>XML</w:t>
      </w:r>
      <w:r w:rsidR="005A2A81" w:rsidRPr="0098259C">
        <w:t xml:space="preserve"> file</w:t>
      </w:r>
      <w:r w:rsidRPr="0098259C">
        <w:t xml:space="preserve"> defines an FMU for Model Exchange, element “</w:t>
      </w:r>
      <w:proofErr w:type="spellStart"/>
      <w:r w:rsidRPr="0098259C">
        <w:t>ModelExchange</w:t>
      </w:r>
      <w:proofErr w:type="spellEnd"/>
      <w:r w:rsidRPr="0098259C">
        <w:t>” must be present. It is defined as:</w:t>
      </w:r>
    </w:p>
    <w:p w14:paraId="5FCEC17F" w14:textId="77777777" w:rsidR="000B7BEF" w:rsidRDefault="000B7BEF" w:rsidP="00C97E8F">
      <w:pPr>
        <w:pStyle w:val="Textkrper"/>
        <w:jc w:val="center"/>
        <w:rPr>
          <w:noProof/>
          <w:lang w:val="de-DE" w:eastAsia="de-DE"/>
        </w:rPr>
      </w:pPr>
    </w:p>
    <w:p w14:paraId="19E201C0" w14:textId="77777777" w:rsidR="00B64FF4" w:rsidRDefault="00B55EEC" w:rsidP="00C97E8F">
      <w:pPr>
        <w:pStyle w:val="Textkrper"/>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Textkrper"/>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Textkrper"/>
        <w:spacing w:after="120"/>
      </w:pPr>
      <w:r>
        <w:br w:type="page"/>
      </w:r>
      <w:r w:rsidR="000B7BEF" w:rsidRPr="0098259C">
        <w:t>The</w:t>
      </w:r>
      <w:r w:rsidR="00121EF8" w:rsidRPr="0098259C">
        <w:t xml:space="preserve"> following attributes are defined</w:t>
      </w:r>
      <w:r w:rsidR="005711DA" w:rsidRPr="0098259C">
        <w:t xml:space="preserve"> (all of them are optional, with exception of “</w:t>
      </w:r>
      <w:proofErr w:type="spellStart"/>
      <w:r w:rsidR="005711DA" w:rsidRPr="0098259C">
        <w:rPr>
          <w:rStyle w:val="CODE"/>
        </w:rPr>
        <w:t>modelIdentifier</w:t>
      </w:r>
      <w:proofErr w:type="spellEnd"/>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Textkrper"/>
              <w:rPr>
                <w:i/>
              </w:rPr>
            </w:pPr>
            <w:r w:rsidRPr="0098259C">
              <w:rPr>
                <w:i/>
              </w:rPr>
              <w:t>Attribute Name</w:t>
            </w:r>
          </w:p>
        </w:tc>
        <w:tc>
          <w:tcPr>
            <w:tcW w:w="4774" w:type="dxa"/>
            <w:shd w:val="clear" w:color="auto" w:fill="auto"/>
          </w:tcPr>
          <w:p w14:paraId="70EB2F73" w14:textId="77777777" w:rsidR="000B7BEF" w:rsidRPr="0098259C" w:rsidRDefault="000B7BEF" w:rsidP="008E3517">
            <w:pPr>
              <w:pStyle w:val="Textkrper"/>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Textkrper"/>
              <w:rPr>
                <w:rStyle w:val="CODE"/>
              </w:rPr>
            </w:pPr>
            <w:proofErr w:type="spellStart"/>
            <w:r w:rsidRPr="0098259C">
              <w:rPr>
                <w:rStyle w:val="CODE"/>
              </w:rPr>
              <w:t>modelIdentifier</w:t>
            </w:r>
            <w:proofErr w:type="spellEnd"/>
          </w:p>
        </w:tc>
        <w:tc>
          <w:tcPr>
            <w:tcW w:w="4774" w:type="dxa"/>
            <w:shd w:val="clear" w:color="auto" w:fill="auto"/>
          </w:tcPr>
          <w:p w14:paraId="17701BF1" w14:textId="20EA3713" w:rsidR="00D17B68" w:rsidRPr="0098259C" w:rsidRDefault="007D3084" w:rsidP="00A632B8">
            <w:pPr>
              <w:pStyle w:val="Textkrper"/>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rPr>
                <w:rStyle w:val="termdef"/>
              </w:rPr>
              <w:t xml:space="preserve">. </w:t>
            </w:r>
            <w:proofErr w:type="spellStart"/>
            <w:r w:rsidRPr="003006D6">
              <w:rPr>
                <w:rStyle w:val="CODE"/>
              </w:rPr>
              <w:t>modelIdentifier</w:t>
            </w:r>
            <w:proofErr w:type="spellEnd"/>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w:t>
            </w:r>
            <w:proofErr w:type="spellStart"/>
            <w:r w:rsidR="00D17B68" w:rsidRPr="0098259C">
              <w:rPr>
                <w:rStyle w:val="termdef"/>
              </w:rPr>
              <w:t>SharedObject</w:t>
            </w:r>
            <w:proofErr w:type="spellEnd"/>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EE265D">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Textkrper"/>
              <w:rPr>
                <w:rStyle w:val="CODE"/>
              </w:rPr>
            </w:pPr>
            <w:proofErr w:type="spellStart"/>
            <w:r w:rsidRPr="0098259C">
              <w:rPr>
                <w:rStyle w:val="CODE"/>
              </w:rPr>
              <w:t>needsExecutionTool</w:t>
            </w:r>
            <w:proofErr w:type="spellEnd"/>
          </w:p>
        </w:tc>
        <w:tc>
          <w:tcPr>
            <w:tcW w:w="4774" w:type="dxa"/>
            <w:shd w:val="clear" w:color="auto" w:fill="auto"/>
          </w:tcPr>
          <w:p w14:paraId="4AD8E1F9" w14:textId="5A5FFDBF" w:rsidR="00D17B68" w:rsidRPr="0098259C" w:rsidRDefault="00D17B68" w:rsidP="00546500">
            <w:pPr>
              <w:pStyle w:val="Textkrper"/>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r w:rsidR="00A632B8">
              <w:rPr>
                <w:rStyle w:val="termdef"/>
                <w:i/>
              </w:rPr>
              <w:t>,</w:t>
            </w:r>
            <w:r w:rsidRPr="0098259C">
              <w:rPr>
                <w:rStyle w:val="termdef"/>
                <w:i/>
              </w:rPr>
              <w:t xml:space="preserve"> when loading an FMU with </w:t>
            </w:r>
            <w:proofErr w:type="spellStart"/>
            <w:r w:rsidRPr="0098259C">
              <w:rPr>
                <w:rStyle w:val="CODE"/>
              </w:rPr>
              <w:t>needsExecutionTool</w:t>
            </w:r>
            <w:proofErr w:type="spellEnd"/>
            <w:r w:rsidRPr="0098259C">
              <w:rPr>
                <w:rStyle w:val="CODE"/>
              </w:rPr>
              <w:t xml:space="preserve">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Textkrper"/>
              <w:rPr>
                <w:rStyle w:val="CODE"/>
              </w:rPr>
            </w:pPr>
            <w:proofErr w:type="spellStart"/>
            <w:r w:rsidRPr="0098259C">
              <w:rPr>
                <w:rStyle w:val="CODE"/>
              </w:rPr>
              <w:t>completedIntegratorStepNotNeeded</w:t>
            </w:r>
            <w:proofErr w:type="spellEnd"/>
          </w:p>
        </w:tc>
        <w:tc>
          <w:tcPr>
            <w:tcW w:w="4774" w:type="dxa"/>
            <w:shd w:val="clear" w:color="auto" w:fill="auto"/>
          </w:tcPr>
          <w:p w14:paraId="292F2D8A" w14:textId="0D39C12F" w:rsidR="004D7D6D" w:rsidRPr="0098259C" w:rsidRDefault="004D7D6D" w:rsidP="00A632B8">
            <w:pPr>
              <w:pStyle w:val="Textkrper"/>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be called (</w:t>
            </w:r>
            <w:r w:rsidR="00A632B8">
              <w:t>this</w:t>
            </w:r>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EE265D">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Textkrper"/>
              <w:rPr>
                <w:rStyle w:val="CODE"/>
              </w:rPr>
            </w:pPr>
            <w:proofErr w:type="spellStart"/>
            <w:r w:rsidRPr="0098259C">
              <w:rPr>
                <w:rStyle w:val="CODE"/>
              </w:rPr>
              <w:t>canBeInstantiatedOnlyOncePerProcess</w:t>
            </w:r>
            <w:proofErr w:type="spellEnd"/>
          </w:p>
        </w:tc>
        <w:tc>
          <w:tcPr>
            <w:tcW w:w="4774" w:type="dxa"/>
            <w:shd w:val="clear" w:color="auto" w:fill="auto"/>
          </w:tcPr>
          <w:p w14:paraId="0844B9C5" w14:textId="77777777" w:rsidR="000B7BEF" w:rsidRPr="0098259C" w:rsidRDefault="000B7BEF" w:rsidP="00593EB0">
            <w:pPr>
              <w:pStyle w:val="Textkrper"/>
            </w:pPr>
            <w:r w:rsidRPr="0098259C">
              <w:t xml:space="preserve">This flag indicates cases (especially for embedded code), where only one instance per FMU is possible </w:t>
            </w:r>
            <w:r w:rsidRPr="0098259C">
              <w:br/>
              <w:t xml:space="preserve">(multiple </w:t>
            </w:r>
            <w:proofErr w:type="gramStart"/>
            <w:r w:rsidRPr="0098259C">
              <w:t>instantiation</w:t>
            </w:r>
            <w:proofErr w:type="gramEnd"/>
            <w:r w:rsidRPr="0098259C">
              <w:t xml:space="preserve">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Textkrper"/>
              <w:rPr>
                <w:rStyle w:val="CODE"/>
              </w:rPr>
            </w:pPr>
            <w:proofErr w:type="spellStart"/>
            <w:r w:rsidRPr="0098259C">
              <w:rPr>
                <w:rStyle w:val="CODE"/>
              </w:rPr>
              <w:t>canNotUseMemoryManagementFunctions</w:t>
            </w:r>
            <w:proofErr w:type="spellEnd"/>
          </w:p>
        </w:tc>
        <w:tc>
          <w:tcPr>
            <w:tcW w:w="4774" w:type="dxa"/>
            <w:shd w:val="clear" w:color="auto" w:fill="auto"/>
          </w:tcPr>
          <w:p w14:paraId="1CB8436A" w14:textId="0816533B" w:rsidR="000B7BEF" w:rsidRPr="0098259C" w:rsidRDefault="000B7BEF" w:rsidP="00593EB0">
            <w:pPr>
              <w:pStyle w:val="Textkrper"/>
            </w:pPr>
            <w:r w:rsidRPr="0098259C">
              <w:t xml:space="preserve">If </w:t>
            </w:r>
            <w:r w:rsidRPr="0098259C">
              <w:rPr>
                <w:rStyle w:val="CODE"/>
              </w:rPr>
              <w:t>true</w:t>
            </w:r>
            <w:r w:rsidRPr="0098259C">
              <w:t xml:space="preserve">, the FMU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Textkrper"/>
              <w:rPr>
                <w:rStyle w:val="CODE"/>
              </w:rPr>
            </w:pPr>
            <w:proofErr w:type="spellStart"/>
            <w:r w:rsidRPr="0098259C">
              <w:rPr>
                <w:rStyle w:val="CODE"/>
              </w:rPr>
              <w:t>canGetAndSetFMUstate</w:t>
            </w:r>
            <w:proofErr w:type="spellEnd"/>
          </w:p>
        </w:tc>
        <w:tc>
          <w:tcPr>
            <w:tcW w:w="4774" w:type="dxa"/>
            <w:shd w:val="clear" w:color="auto" w:fill="auto"/>
          </w:tcPr>
          <w:p w14:paraId="66FA7C1E" w14:textId="034A81D5" w:rsidR="00295BF9" w:rsidRPr="0098259C" w:rsidRDefault="00295BF9" w:rsidP="00593EB0">
            <w:pPr>
              <w:pStyle w:val="Textkrper"/>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Textkrper"/>
              <w:rPr>
                <w:rStyle w:val="CODE"/>
              </w:rPr>
            </w:pPr>
            <w:proofErr w:type="spellStart"/>
            <w:r w:rsidRPr="0098259C">
              <w:rPr>
                <w:rStyle w:val="CODE"/>
              </w:rPr>
              <w:t>canSerializeFMUstate</w:t>
            </w:r>
            <w:proofErr w:type="spellEnd"/>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A632B8">
              <w:t>,</w:t>
            </w:r>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Textkrper"/>
              <w:rPr>
                <w:rStyle w:val="CODE"/>
              </w:rPr>
            </w:pPr>
            <w:proofErr w:type="spellStart"/>
            <w:r>
              <w:rPr>
                <w:rStyle w:val="CODE"/>
              </w:rPr>
              <w:t>providesDirectionalDerivative</w:t>
            </w:r>
            <w:proofErr w:type="spellEnd"/>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Textkrper"/>
        <w:spacing w:after="120"/>
      </w:pPr>
      <w:r w:rsidRPr="0098259C">
        <w:t>The flags have the following default values.</w:t>
      </w:r>
    </w:p>
    <w:p w14:paraId="31AEB85A" w14:textId="77777777" w:rsidR="000B7BEF" w:rsidRPr="0098259C" w:rsidRDefault="000B7BEF" w:rsidP="00866194">
      <w:pPr>
        <w:pStyle w:val="BulletItemFirst"/>
      </w:pPr>
      <w:proofErr w:type="spellStart"/>
      <w:r w:rsidRPr="0098259C">
        <w:t>boolean</w:t>
      </w:r>
      <w:proofErr w:type="spellEnd"/>
      <w:r w:rsidRPr="0098259C">
        <w:t>: false</w:t>
      </w:r>
    </w:p>
    <w:p w14:paraId="16E315D0" w14:textId="77777777" w:rsidR="000B7BEF" w:rsidRPr="0098259C" w:rsidRDefault="000B7BEF" w:rsidP="00866194">
      <w:pPr>
        <w:pStyle w:val="BulletItemFirst"/>
      </w:pPr>
      <w:proofErr w:type="spellStart"/>
      <w:r w:rsidRPr="0098259C">
        <w:t>unsignedInt</w:t>
      </w:r>
      <w:proofErr w:type="spellEnd"/>
      <w:r w:rsidRPr="0098259C">
        <w:t>: 0</w:t>
      </w:r>
    </w:p>
    <w:p w14:paraId="20C87A1F" w14:textId="77777777" w:rsidR="004D7A01" w:rsidRPr="0098259C" w:rsidRDefault="004D7A01" w:rsidP="00D8119C">
      <w:pPr>
        <w:pStyle w:val="berschrift3"/>
      </w:pPr>
      <w:bookmarkStart w:id="252" w:name="_Ref304972608"/>
      <w:bookmarkStart w:id="253" w:name="_Toc55136512"/>
      <w:r w:rsidRPr="0098259C">
        <w:t>Example</w:t>
      </w:r>
      <w:r w:rsidR="004330D4" w:rsidRPr="0098259C">
        <w:t xml:space="preserve"> </w:t>
      </w:r>
      <w:r w:rsidR="00374F39" w:rsidRPr="0098259C">
        <w:t>XML</w:t>
      </w:r>
      <w:r w:rsidR="004330D4" w:rsidRPr="0098259C">
        <w:t xml:space="preserve"> Description File</w:t>
      </w:r>
      <w:bookmarkEnd w:id="252"/>
      <w:bookmarkEnd w:id="253"/>
    </w:p>
    <w:p w14:paraId="4601BB85" w14:textId="77777777" w:rsidR="004D7A01" w:rsidRPr="0098259C" w:rsidRDefault="004D7A01" w:rsidP="004D7A01">
      <w:pPr>
        <w:pStyle w:val="Textkrper"/>
      </w:pPr>
      <w:r w:rsidRPr="0098259C">
        <w:t xml:space="preserve">When generating an FMU from the </w:t>
      </w:r>
      <w:r w:rsidR="00D23AF9" w:rsidRPr="0098259C">
        <w:t xml:space="preserve">hypothetical </w:t>
      </w:r>
      <w:r w:rsidRPr="0098259C">
        <w:t>model “</w:t>
      </w:r>
      <w:proofErr w:type="spellStart"/>
      <w:r w:rsidR="009F76B6" w:rsidRPr="0098259C">
        <w:t>MyLibrary.SpringMassDamp</w:t>
      </w:r>
      <w:r w:rsidR="00D23AF9" w:rsidRPr="0098259C">
        <w:t>er</w:t>
      </w:r>
      <w:proofErr w:type="spellEnd"/>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7A2666B5" w14:textId="2998B986" w:rsidR="00D23AF9" w:rsidRPr="0098259C" w:rsidRDefault="00D23AF9" w:rsidP="00D23AF9">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E3F30A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493A5D1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guid</w:t>
      </w:r>
      <w:proofErr w:type="spellEnd"/>
      <w:r w:rsidRPr="0098259C">
        <w:rPr>
          <w:noProof w:val="0"/>
        </w:rPr>
        <w:t>="{8c4e810f-3df3-4a00-8276-176fa3c9f9e0}"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A21ACD3"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variableNamingConvention</w:t>
      </w:r>
      <w:proofErr w:type="spellEnd"/>
      <w:r w:rsidRPr="0098259C">
        <w:rPr>
          <w:noProof w:val="0"/>
        </w:rPr>
        <w:t>="structured"</w:t>
      </w:r>
    </w:p>
    <w:p w14:paraId="38EFDDB7" w14:textId="77777777" w:rsidR="00D23AF9" w:rsidRPr="0098259C" w:rsidRDefault="00D23AF9" w:rsidP="00D23AF9">
      <w:pPr>
        <w:pStyle w:val="CODE1"/>
        <w:rPr>
          <w:b/>
          <w:noProof w:val="0"/>
          <w:color w:val="0000FF"/>
        </w:rPr>
      </w:pPr>
      <w:r w:rsidRPr="0098259C">
        <w:rPr>
          <w:noProof w:val="0"/>
        </w:rPr>
        <w:t xml:space="preserve">  </w:t>
      </w:r>
      <w:proofErr w:type="spellStart"/>
      <w:r w:rsidRPr="0098259C">
        <w:rPr>
          <w:noProof w:val="0"/>
        </w:rPr>
        <w:t>numberOfEventIndicators</w:t>
      </w:r>
      <w:proofErr w:type="spellEnd"/>
      <w:r w:rsidRPr="0098259C">
        <w:rPr>
          <w:noProof w:val="0"/>
        </w:rPr>
        <w:t>="2"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ModelExchange</w:t>
      </w:r>
      <w:proofErr w:type="spellEnd"/>
    </w:p>
    <w:p w14:paraId="6B1A34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70A782E9" w14:textId="455E3E1C" w:rsidR="00D23AF9"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b/>
          <w:noProof w:val="0"/>
          <w:color w:val="0000FF"/>
        </w:rPr>
      </w:pPr>
      <w:r w:rsidRPr="00BB2FAA">
        <w:rPr>
          <w:b/>
          <w:noProof w:val="0"/>
          <w:color w:val="0000FF"/>
        </w:rPr>
        <w:t xml:space="preserve">    &lt;Unit </w:t>
      </w:r>
      <w:r w:rsidRPr="00D2781E">
        <w:rPr>
          <w:noProof w:val="0"/>
        </w:rPr>
        <w:t>name="</w:t>
      </w:r>
      <w:proofErr w:type="spellStart"/>
      <w:r w:rsidRPr="00D2781E">
        <w:rPr>
          <w:noProof w:val="0"/>
        </w:rPr>
        <w:t>N.m</w:t>
      </w:r>
      <w:proofErr w:type="spellEnd"/>
      <w:r w:rsidRPr="00D2781E">
        <w:rPr>
          <w:noProof w:val="0"/>
        </w:rPr>
        <w:t>"</w:t>
      </w:r>
      <w:r w:rsidRPr="00BB2FAA">
        <w:rPr>
          <w:b/>
          <w:noProof w:val="0"/>
          <w:color w:val="0000FF"/>
        </w:rPr>
        <w:t>&gt;</w:t>
      </w:r>
    </w:p>
    <w:p w14:paraId="6265EA6E" w14:textId="77777777" w:rsidR="00BB2FAA" w:rsidRPr="00BB2FAA" w:rsidRDefault="00BB2FAA" w:rsidP="00BB2FAA">
      <w:pPr>
        <w:pStyle w:val="CODE1"/>
        <w:rPr>
          <w:b/>
          <w:noProof w:val="0"/>
          <w:color w:val="0000FF"/>
        </w:rPr>
      </w:pPr>
      <w:r w:rsidRPr="00BB2FAA">
        <w:rPr>
          <w:b/>
          <w:noProof w:val="0"/>
          <w:color w:val="0000FF"/>
        </w:rPr>
        <w:t xml:space="preserve">      &lt;</w:t>
      </w:r>
      <w:proofErr w:type="spellStart"/>
      <w:r w:rsidRPr="00BB2FAA">
        <w:rPr>
          <w:b/>
          <w:noProof w:val="0"/>
          <w:color w:val="0000FF"/>
        </w:rPr>
        <w:t>BaseUnit</w:t>
      </w:r>
      <w:proofErr w:type="spellEnd"/>
      <w:r w:rsidRPr="00BB2FAA">
        <w:rPr>
          <w:b/>
          <w:noProof w:val="0"/>
          <w:color w:val="0000FF"/>
        </w:rPr>
        <w:t xml:space="preserve"> </w:t>
      </w:r>
      <w:r w:rsidRPr="00D2781E">
        <w:rPr>
          <w:noProof w:val="0"/>
        </w:rPr>
        <w:t>kg="1" m="2" s="-2"/</w:t>
      </w:r>
      <w:r w:rsidRPr="00BB2FAA">
        <w:rPr>
          <w:b/>
          <w:noProof w:val="0"/>
          <w:color w:val="0000FF"/>
        </w:rPr>
        <w:t>&gt;</w:t>
      </w:r>
    </w:p>
    <w:p w14:paraId="4B8181F0" w14:textId="7ADF6CED" w:rsidR="00BB2FAA" w:rsidRPr="0098259C" w:rsidRDefault="00BB2FAA" w:rsidP="00BB2FAA">
      <w:pPr>
        <w:pStyle w:val="CODE1"/>
        <w:rPr>
          <w:b/>
          <w:noProof w:val="0"/>
          <w:color w:val="0000FF"/>
        </w:rPr>
      </w:pPr>
      <w:r w:rsidRPr="00BB2FAA">
        <w:rPr>
          <w:b/>
          <w:noProof w:val="0"/>
          <w:color w:val="0000FF"/>
        </w:rPr>
        <w:t xml:space="preserve">    &lt;/Unit&gt;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Modelica.SIunits.Inertia</w:t>
      </w:r>
      <w:proofErr w:type="spellEnd"/>
      <w:proofErr w:type="gramEnd"/>
      <w:r w:rsidRPr="0098259C">
        <w:rPr>
          <w:noProof w:val="0"/>
        </w:rPr>
        <w:t>"</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Modelica.SIunits.Torque</w:t>
      </w:r>
      <w:proofErr w:type="spellEnd"/>
      <w:proofErr w:type="gramEnd"/>
      <w:r w:rsidRPr="0098259C">
        <w:rPr>
          <w:noProof w:val="0"/>
        </w:rPr>
        <w:t>"</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1574F040"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Modelica.SIunits.AngularVelocity</w:t>
      </w:r>
      <w:proofErr w:type="spellEnd"/>
      <w:proofErr w:type="gramEnd"/>
      <w:r w:rsidRPr="0098259C">
        <w:rPr>
          <w:noProof w:val="0"/>
        </w:rPr>
        <w:t>"</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90F3AEB"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Modelica.SIunits.Angle</w:t>
      </w:r>
      <w:proofErr w:type="spellEnd"/>
      <w:proofErr w:type="gramEnd"/>
      <w:r w:rsidRPr="0098259C">
        <w:rPr>
          <w:noProof w:val="0"/>
        </w:rPr>
        <w:t>"</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DFD9518" w14:textId="77777777" w:rsidR="00D23AF9" w:rsidRPr="0098259C" w:rsidRDefault="00D23AF9" w:rsidP="00D23AF9">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sidRPr="0098259C">
        <w:rPr>
          <w:noProof w:val="0"/>
        </w:rPr>
        <w:t>="</w:t>
      </w:r>
      <w:proofErr w:type="spellStart"/>
      <w:proofErr w:type="gramStart"/>
      <w:r w:rsidR="00383D0D" w:rsidRPr="0098259C">
        <w:rPr>
          <w:noProof w:val="0"/>
        </w:rPr>
        <w:t>Modelica.SIunits.Inertia</w:t>
      </w:r>
      <w:proofErr w:type="spellEnd"/>
      <w:proofErr w:type="gram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5CB2B430" w14:textId="1DAB834B"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4CBD8E2" w14:textId="77777777" w:rsidR="00D23AF9" w:rsidRPr="0098259C" w:rsidRDefault="00D23AF9" w:rsidP="00D23AF9">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3B4C1737"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proofErr w:type="gramStart"/>
      <w:r w:rsidRPr="0098259C">
        <w:rPr>
          <w:noProof w:val="0"/>
        </w:rPr>
        <w:t>Modelica.SIunits.Torque</w:t>
      </w:r>
      <w:proofErr w:type="spellEnd"/>
      <w:proofErr w:type="gramEnd"/>
      <w:r w:rsidRPr="0098259C">
        <w:rPr>
          <w:noProof w:val="0"/>
        </w:rPr>
        <w:t>"</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2D53A269"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proofErr w:type="gramStart"/>
      <w:r w:rsidRPr="0098259C">
        <w:rPr>
          <w:noProof w:val="0"/>
        </w:rPr>
        <w:t>Modelica.SIunits.Angle</w:t>
      </w:r>
      <w:proofErr w:type="spellEnd"/>
      <w:proofErr w:type="gramEnd"/>
      <w:r w:rsidRPr="0098259C">
        <w:rPr>
          <w:noProof w:val="0"/>
        </w:rPr>
        <w:t>"</w:t>
      </w:r>
      <w:r w:rsidRPr="0098259C">
        <w:rPr>
          <w:b/>
          <w:noProof w:val="0"/>
          <w:color w:val="0000FF"/>
        </w:rPr>
        <w:t xml:space="preserve"> /&gt;</w:t>
      </w:r>
    </w:p>
    <w:p w14:paraId="59CFBBE9" w14:textId="61901AEA"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proofErr w:type="gramStart"/>
      <w:r w:rsidRPr="0098259C">
        <w:rPr>
          <w:noProof w:val="0"/>
        </w:rPr>
        <w:t>Modelica.SIunits.AngularVelocity</w:t>
      </w:r>
      <w:proofErr w:type="spellEnd"/>
      <w:proofErr w:type="gramEnd"/>
      <w:r w:rsidRPr="0098259C">
        <w:rPr>
          <w:noProof w:val="0"/>
        </w:rPr>
        <w:t>"</w:t>
      </w:r>
      <w:r w:rsidRPr="0098259C">
        <w:rPr>
          <w:b/>
          <w:noProof w:val="0"/>
          <w:color w:val="0000FF"/>
        </w:rPr>
        <w:t xml:space="preserve"> /&gt;</w:t>
      </w:r>
    </w:p>
    <w:p w14:paraId="1C9AFA92" w14:textId="7C3D3BC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3AAB706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w:t>
      </w:r>
      <w:proofErr w:type="gramStart"/>
      <w:r w:rsidR="009C1E42">
        <w:rPr>
          <w:noProof w:val="0"/>
        </w:rPr>
        <w:t>x[</w:t>
      </w:r>
      <w:proofErr w:type="gramEnd"/>
      <w:r w:rsidR="009C1E42">
        <w:rPr>
          <w:noProof w:val="0"/>
        </w:rPr>
        <w:t>1</w:t>
      </w:r>
      <w:r w:rsidRPr="0098259C">
        <w:rPr>
          <w:noProof w:val="0"/>
        </w:rPr>
        <w:t xml:space="preserve">]" </w:t>
      </w:r>
      <w:proofErr w:type="spellStart"/>
      <w:r w:rsidRPr="0098259C">
        <w:rPr>
          <w:noProof w:val="0"/>
        </w:rPr>
        <w:t>valueReference</w:t>
      </w:r>
      <w:proofErr w:type="spellEnd"/>
      <w:r w:rsidRPr="0098259C">
        <w:rPr>
          <w:noProof w:val="0"/>
        </w:rPr>
        <w:t>="0"</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BB2FAA" w:rsidRPr="00BB2FAA">
        <w:rPr>
          <w:b/>
          <w:noProof w:val="0"/>
          <w:color w:val="0000FF"/>
        </w:rPr>
        <w:t xml:space="preserve">&lt;Real </w:t>
      </w:r>
      <w:r w:rsidR="00BB2FAA" w:rsidRPr="00D2781E">
        <w:rPr>
          <w:noProof w:val="0"/>
        </w:rPr>
        <w:t>start="0"/</w:t>
      </w:r>
      <w:r w:rsidR="00BB2FAA" w:rsidRPr="00BB2FAA">
        <w:rPr>
          <w:b/>
          <w:noProof w:val="0"/>
          <w:color w:val="0000FF"/>
        </w:rPr>
        <w:t>&gt;</w:t>
      </w:r>
    </w:p>
    <w:p w14:paraId="0D52BE88" w14:textId="6400B199"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proofErr w:type="gramStart"/>
      <w:r w:rsidR="00133CD9">
        <w:rPr>
          <w:noProof w:val="0"/>
        </w:rPr>
        <w:t>&lt;!--</w:t>
      </w:r>
      <w:proofErr w:type="gramEnd"/>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4D6CF8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w:t>
      </w:r>
      <w:proofErr w:type="gramStart"/>
      <w:r w:rsidR="009C1E42">
        <w:rPr>
          <w:noProof w:val="0"/>
        </w:rPr>
        <w:t>x[</w:t>
      </w:r>
      <w:proofErr w:type="gramEnd"/>
      <w:r w:rsidR="009C1E42">
        <w:rPr>
          <w:noProof w:val="0"/>
        </w:rPr>
        <w:t>2</w:t>
      </w:r>
      <w:r w:rsidRPr="0098259C">
        <w:rPr>
          <w:noProof w:val="0"/>
        </w:rPr>
        <w:t xml:space="preserve">]" </w:t>
      </w:r>
      <w:proofErr w:type="spellStart"/>
      <w:r w:rsidRPr="0098259C">
        <w:rPr>
          <w:noProof w:val="0"/>
        </w:rPr>
        <w:t>valueReference</w:t>
      </w:r>
      <w:proofErr w:type="spellEnd"/>
      <w:r w:rsidRPr="0098259C">
        <w:rPr>
          <w:noProof w:val="0"/>
        </w:rPr>
        <w:t>="1"</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292737" w:rsidRPr="00292737">
        <w:rPr>
          <w:b/>
          <w:noProof w:val="0"/>
          <w:color w:val="0000FF"/>
        </w:rPr>
        <w:t xml:space="preserve">&lt;Real </w:t>
      </w:r>
      <w:r w:rsidR="00292737" w:rsidRPr="00D2781E">
        <w:rPr>
          <w:noProof w:val="0"/>
        </w:rPr>
        <w:t>start="0"/</w:t>
      </w:r>
      <w:r w:rsidR="00292737" w:rsidRPr="00292737">
        <w:rPr>
          <w:b/>
          <w:noProof w:val="0"/>
          <w:color w:val="0000FF"/>
        </w:rPr>
        <w:t>&gt;</w:t>
      </w:r>
    </w:p>
    <w:p w14:paraId="300E8341" w14:textId="6E7F3DD8"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proofErr w:type="gramStart"/>
      <w:r w:rsidR="00133CD9">
        <w:rPr>
          <w:noProof w:val="0"/>
        </w:rPr>
        <w:t>&lt;!--</w:t>
      </w:r>
      <w:proofErr w:type="gramEnd"/>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name="der(</w:t>
      </w:r>
      <w:proofErr w:type="gramStart"/>
      <w:r w:rsidR="009C1E42">
        <w:rPr>
          <w:noProof w:val="0"/>
        </w:rPr>
        <w:t>x[</w:t>
      </w:r>
      <w:proofErr w:type="gramEnd"/>
      <w:r w:rsidR="009C1E42">
        <w:rPr>
          <w:noProof w:val="0"/>
        </w:rPr>
        <w:t>1</w:t>
      </w:r>
      <w:r w:rsidRPr="0098259C">
        <w:rPr>
          <w:noProof w:val="0"/>
        </w:rPr>
        <w:t xml:space="preserve">])" </w:t>
      </w:r>
      <w:proofErr w:type="spellStart"/>
      <w:r w:rsidRPr="0098259C">
        <w:rPr>
          <w:noProof w:val="0"/>
        </w:rPr>
        <w:t>valueReference</w:t>
      </w:r>
      <w:proofErr w:type="spellEnd"/>
      <w:r w:rsidRPr="0098259C">
        <w:rPr>
          <w:noProof w:val="0"/>
        </w:rPr>
        <w:t xml:space="preserve">="2"&gt; </w:t>
      </w:r>
    </w:p>
    <w:p w14:paraId="79C241DD" w14:textId="6707D6F6"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Pr="0098259C">
        <w:rPr>
          <w:noProof w:val="0"/>
        </w:rPr>
        <w:t>name="der(</w:t>
      </w:r>
      <w:proofErr w:type="gramStart"/>
      <w:r w:rsidRPr="0098259C">
        <w:rPr>
          <w:noProof w:val="0"/>
        </w:rPr>
        <w:t>x[</w:t>
      </w:r>
      <w:proofErr w:type="gramEnd"/>
      <w:r w:rsidR="00704D3A">
        <w:rPr>
          <w:noProof w:val="0"/>
        </w:rPr>
        <w:t>2</w:t>
      </w:r>
      <w:r w:rsidRPr="0098259C">
        <w:rPr>
          <w:noProof w:val="0"/>
        </w:rPr>
        <w:t xml:space="preserve">])" </w:t>
      </w:r>
      <w:proofErr w:type="spellStart"/>
      <w:r w:rsidRPr="0098259C">
        <w:rPr>
          <w:noProof w:val="0"/>
        </w:rPr>
        <w:t>valueReference</w:t>
      </w:r>
      <w:proofErr w:type="spellEnd"/>
      <w:r w:rsidRPr="0098259C">
        <w:rPr>
          <w:noProof w:val="0"/>
        </w:rPr>
        <w:t>="3"&gt;</w:t>
      </w:r>
    </w:p>
    <w:p w14:paraId="55A87E3A" w14:textId="363F5ABF"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w:t>
      </w:r>
      <w:proofErr w:type="spellStart"/>
      <w:r w:rsidR="00BA4116">
        <w:rPr>
          <w:b/>
          <w:noProof w:val="0"/>
          <w:color w:val="0000FF"/>
        </w:rPr>
        <w:t>InitialUnknowns</w:t>
      </w:r>
      <w:proofErr w:type="spellEnd"/>
      <w:r w:rsidR="00BA4116">
        <w:rPr>
          <w:b/>
          <w:noProof w:val="0"/>
          <w:color w:val="0000FF"/>
        </w:rPr>
        <w:t>&gt;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EDC36E8" w14:textId="63120732" w:rsidR="00D23AF9" w:rsidRPr="0098259C" w:rsidRDefault="00D23AF9" w:rsidP="00D23AF9">
      <w:pPr>
        <w:pStyle w:val="CODE1"/>
        <w:rPr>
          <w:noProof w:val="0"/>
        </w:rPr>
      </w:pPr>
      <w:r w:rsidRPr="0098259C">
        <w:rPr>
          <w:b/>
          <w:noProof w:val="0"/>
          <w:color w:val="0000FF"/>
        </w:rPr>
        <w:t>&lt;/</w:t>
      </w:r>
      <w:proofErr w:type="spellStart"/>
      <w:r w:rsidRPr="0098259C">
        <w:rPr>
          <w:b/>
          <w:noProof w:val="0"/>
          <w:color w:val="0000FF"/>
        </w:rPr>
        <w:t>fmiModelDescription</w:t>
      </w:r>
      <w:proofErr w:type="spellEnd"/>
      <w:r w:rsidRPr="0098259C">
        <w:rPr>
          <w:b/>
          <w:noProof w:val="0"/>
          <w:color w:val="0000FF"/>
        </w:rPr>
        <w:t>&gt;</w:t>
      </w:r>
    </w:p>
    <w:p w14:paraId="0133147D" w14:textId="77777777" w:rsidR="004D7A01" w:rsidRPr="0098259C" w:rsidRDefault="00F44F75" w:rsidP="00F44F75">
      <w:pPr>
        <w:pStyle w:val="berschrift1"/>
      </w:pPr>
      <w:bookmarkStart w:id="254" w:name="_Ref289417790"/>
      <w:bookmarkStart w:id="255" w:name="_Ref289418154"/>
      <w:bookmarkStart w:id="256" w:name="_Toc55136513"/>
      <w:r w:rsidRPr="0098259C">
        <w:t>FMI for Co</w:t>
      </w:r>
      <w:r w:rsidRPr="0098259C">
        <w:noBreakHyphen/>
        <w:t>Simulation</w:t>
      </w:r>
      <w:bookmarkEnd w:id="254"/>
      <w:bookmarkEnd w:id="255"/>
      <w:bookmarkEnd w:id="256"/>
    </w:p>
    <w:p w14:paraId="1FA5A759" w14:textId="77777777" w:rsidR="005C3BD2" w:rsidRPr="0098259C" w:rsidRDefault="005C3BD2" w:rsidP="005C3BD2">
      <w:pPr>
        <w:pStyle w:val="Textkrper"/>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w:t>
      </w:r>
      <w:proofErr w:type="spellStart"/>
      <w:r w:rsidRPr="0098259C">
        <w:t>instationary</w:t>
      </w:r>
      <w:proofErr w:type="spellEnd"/>
      <w:r w:rsidRPr="0098259C">
        <w:t xml:space="preserve"> (time-dependent) problems. </w:t>
      </w:r>
    </w:p>
    <w:p w14:paraId="3111D40E" w14:textId="1711AE86" w:rsidR="005C3BD2" w:rsidRPr="0098259C" w:rsidRDefault="005C3BD2" w:rsidP="005C3BD2">
      <w:pPr>
        <w:pStyle w:val="Textkrper"/>
      </w:pPr>
      <w:r w:rsidRPr="0098259C">
        <w:t>FMI for Co-Simulation is designed both for coupling with subsystem models, which have been exported by their simulators together with its solvers as runnable code (</w:t>
      </w:r>
      <w:r w:rsidR="00461FAB">
        <w:fldChar w:fldCharType="begin"/>
      </w:r>
      <w:r w:rsidR="00461FAB">
        <w:instrText xml:space="preserve"> REF _Ref298336800 \h </w:instrText>
      </w:r>
      <w:r w:rsidR="00461FAB">
        <w:fldChar w:fldCharType="separate"/>
      </w:r>
      <w:r w:rsidR="00EE265D" w:rsidRPr="0098259C">
        <w:t xml:space="preserve">Figure </w:t>
      </w:r>
      <w:r w:rsidR="00EE265D">
        <w:rPr>
          <w:noProof/>
        </w:rPr>
        <w:t>7</w:t>
      </w:r>
      <w:r w:rsidR="00461FAB">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00461FAB">
        <w:fldChar w:fldCharType="begin"/>
      </w:r>
      <w:r w:rsidR="00461FAB">
        <w:instrText xml:space="preserve"> REF _Ref298337106 \h </w:instrText>
      </w:r>
      <w:r w:rsidR="00461FAB">
        <w:fldChar w:fldCharType="separate"/>
      </w:r>
      <w:r w:rsidR="00EE265D" w:rsidRPr="0098259C">
        <w:t xml:space="preserve">Figure </w:t>
      </w:r>
      <w:r w:rsidR="00EE265D">
        <w:rPr>
          <w:noProof/>
        </w:rPr>
        <w:t>8</w:t>
      </w:r>
      <w:r w:rsidR="00461FAB">
        <w:fldChar w:fldCharType="end"/>
      </w:r>
      <w:r w:rsidR="00461FAB">
        <w:t xml:space="preserve"> </w:t>
      </w:r>
      <w:r w:rsidR="00B0163A" w:rsidRPr="0098259C">
        <w:t>and</w:t>
      </w:r>
      <w:r w:rsidR="00016818">
        <w:t xml:space="preserve"> </w:t>
      </w:r>
      <w:r w:rsidR="00016818">
        <w:fldChar w:fldCharType="begin"/>
      </w:r>
      <w:r w:rsidR="00016818">
        <w:instrText xml:space="preserve"> REF _Ref304289289 \h </w:instrText>
      </w:r>
      <w:r w:rsidR="00016818">
        <w:fldChar w:fldCharType="separate"/>
      </w:r>
      <w:r w:rsidR="00EE265D" w:rsidRPr="0098259C">
        <w:t xml:space="preserve">Figure </w:t>
      </w:r>
      <w:r w:rsidR="00EE265D">
        <w:rPr>
          <w:noProof/>
        </w:rPr>
        <w:t>9</w:t>
      </w:r>
      <w:r w:rsidR="00016818">
        <w:fldChar w:fldCharType="end"/>
      </w:r>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r w:rsidR="00461FAB">
        <w:t xml:space="preserve"> </w:t>
      </w:r>
    </w:p>
    <w:p w14:paraId="59EB9E6A" w14:textId="48C7BF3C" w:rsidR="005C3BD2" w:rsidRPr="0098259C" w:rsidRDefault="005C3BD2" w:rsidP="005C3BD2">
      <w:pPr>
        <w:pStyle w:val="Beschriftung"/>
        <w:rPr>
          <w:b w:val="0"/>
        </w:rPr>
      </w:pPr>
      <w:bookmarkStart w:id="257" w:name="_Ref298336800"/>
      <w:r w:rsidRPr="0098259C">
        <w:t xml:space="preserve">Figure </w:t>
      </w:r>
      <w:r w:rsidRPr="0098259C">
        <w:fldChar w:fldCharType="begin"/>
      </w:r>
      <w:r w:rsidRPr="0098259C">
        <w:instrText xml:space="preserve"> SEQ Figure \* ARABIC </w:instrText>
      </w:r>
      <w:r w:rsidRPr="0098259C">
        <w:fldChar w:fldCharType="separate"/>
      </w:r>
      <w:r w:rsidR="00EE265D">
        <w:rPr>
          <w:noProof/>
        </w:rPr>
        <w:t>7</w:t>
      </w:r>
      <w:r w:rsidRPr="0098259C">
        <w:fldChar w:fldCharType="end"/>
      </w:r>
      <w:bookmarkEnd w:id="257"/>
      <w:r w:rsidRPr="0098259C">
        <w:t>:</w:t>
      </w:r>
      <w:r w:rsidRPr="0098259C">
        <w:rPr>
          <w:b w:val="0"/>
        </w:rPr>
        <w:t xml:space="preserve"> Co-simulation with generated code on a single computer</w:t>
      </w:r>
      <w:r w:rsidR="00F425F2" w:rsidRPr="0098259C">
        <w:rPr>
          <w:b w:val="0"/>
        </w:rPr>
        <w:br/>
        <w:t xml:space="preserve">             </w:t>
      </w:r>
      <w:proofErr w:type="gramStart"/>
      <w:r w:rsidR="00F425F2" w:rsidRPr="0098259C">
        <w:rPr>
          <w:b w:val="0"/>
        </w:rPr>
        <w:t xml:space="preserve">   (</w:t>
      </w:r>
      <w:proofErr w:type="gramEnd"/>
      <w:r w:rsidR="00F425F2" w:rsidRPr="0098259C">
        <w:rPr>
          <w:b w:val="0"/>
        </w:rPr>
        <w:t>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4C16DE0E" w:rsidR="005C3BD2" w:rsidRPr="0098259C" w:rsidRDefault="005C3BD2" w:rsidP="005C3BD2">
      <w:pPr>
        <w:pStyle w:val="Beschriftung"/>
        <w:rPr>
          <w:b w:val="0"/>
        </w:rPr>
      </w:pPr>
      <w:bookmarkStart w:id="258" w:name="_Ref298337106"/>
      <w:r w:rsidRPr="0098259C">
        <w:t xml:space="preserve">Figure </w:t>
      </w:r>
      <w:r w:rsidRPr="0098259C">
        <w:fldChar w:fldCharType="begin"/>
      </w:r>
      <w:r w:rsidRPr="0098259C">
        <w:instrText xml:space="preserve"> SEQ Figure \* ARABIC </w:instrText>
      </w:r>
      <w:r w:rsidRPr="0098259C">
        <w:fldChar w:fldCharType="separate"/>
      </w:r>
      <w:r w:rsidR="00EE265D">
        <w:rPr>
          <w:noProof/>
        </w:rPr>
        <w:t>8</w:t>
      </w:r>
      <w:r w:rsidRPr="0098259C">
        <w:fldChar w:fldCharType="end"/>
      </w:r>
      <w:bookmarkEnd w:id="258"/>
      <w:r w:rsidRPr="0098259C">
        <w:t>:</w:t>
      </w:r>
      <w:r w:rsidRPr="0098259C">
        <w:rPr>
          <w:b w:val="0"/>
        </w:rPr>
        <w:t xml:space="preserve"> Co-simulation with tool coupling on a single computer</w:t>
      </w:r>
      <w:r w:rsidR="00F425F2" w:rsidRPr="0098259C">
        <w:rPr>
          <w:b w:val="0"/>
        </w:rPr>
        <w:br/>
        <w:t xml:space="preserve">              </w:t>
      </w:r>
      <w:proofErr w:type="gramStart"/>
      <w:r w:rsidR="00F425F2" w:rsidRPr="0098259C">
        <w:rPr>
          <w:b w:val="0"/>
        </w:rPr>
        <w:t xml:space="preserve">   (</w:t>
      </w:r>
      <w:proofErr w:type="gramEnd"/>
      <w:r w:rsidR="00F425F2" w:rsidRPr="0098259C">
        <w:rPr>
          <w:b w:val="0"/>
        </w:rPr>
        <w:t>for simplicity shown for one slave only).</w:t>
      </w:r>
    </w:p>
    <w:p w14:paraId="2690075F" w14:textId="77777777" w:rsidR="005C3BD2" w:rsidRPr="0098259C" w:rsidRDefault="005C3BD2" w:rsidP="005C3BD2">
      <w:pPr>
        <w:rPr>
          <w:lang w:eastAsia="en-US"/>
        </w:rPr>
      </w:pPr>
      <w:r w:rsidRPr="0098259C">
        <w:rPr>
          <w:lang w:eastAsia="en-US"/>
        </w:rPr>
        <w:t xml:space="preserve">In the tool coupling </w:t>
      </w:r>
      <w:proofErr w:type="gramStart"/>
      <w:r w:rsidRPr="0098259C">
        <w:rPr>
          <w:lang w:eastAsia="en-US"/>
        </w:rPr>
        <w:t>case</w:t>
      </w:r>
      <w:proofErr w:type="gramEnd"/>
      <w:r w:rsidRPr="0098259C">
        <w:rPr>
          <w:lang w:eastAsia="en-US"/>
        </w:rPr>
        <w:t xml:space="preserve"> the FMU implementation wraps the FMI function calls to API calls which are provided by the simulation tool (</w:t>
      </w:r>
      <w:r w:rsidR="000061EF" w:rsidRPr="0098259C">
        <w:rPr>
          <w:lang w:eastAsia="en-US"/>
        </w:rPr>
        <w:t xml:space="preserve">for example </w:t>
      </w:r>
      <w:r w:rsidRPr="0098259C">
        <w:rPr>
          <w:lang w:eastAsia="en-US"/>
        </w:rPr>
        <w:t xml:space="preserve">a COM or CORBA API). </w:t>
      </w:r>
      <w:proofErr w:type="gramStart"/>
      <w:r w:rsidRPr="0098259C">
        <w:rPr>
          <w:lang w:eastAsia="en-US"/>
        </w:rPr>
        <w:t>Additionally</w:t>
      </w:r>
      <w:proofErr w:type="gramEnd"/>
      <w:r w:rsidRPr="0098259C">
        <w:rPr>
          <w:lang w:eastAsia="en-US"/>
        </w:rPr>
        <w:t xml:space="preserve"> to the FMU the simulation tool is needed to run a co-simulation.</w:t>
      </w:r>
    </w:p>
    <w:p w14:paraId="7E778F84" w14:textId="4EBE44D1" w:rsidR="005C3BD2" w:rsidRPr="0098259C" w:rsidRDefault="005C3BD2" w:rsidP="005C3BD2">
      <w:pPr>
        <w:pStyle w:val="Textkrper"/>
      </w:pPr>
      <w:r w:rsidRPr="0098259C">
        <w:t>In its most general form, a tool coupling based co-simulation is implemented on distributed hardware with subsystems being handled by different computers with different OS (cluster computer, computer farm, computers at different locations). The data exchange and communication between the subsystems is typically done using one of the network communication technologies (</w:t>
      </w:r>
      <w:r w:rsidR="000061EF" w:rsidRPr="0098259C">
        <w:t>for example</w:t>
      </w:r>
      <w:r w:rsidR="00E6164C">
        <w:t>,</w:t>
      </w:r>
      <w:r w:rsidR="000061EF" w:rsidRPr="0098259C">
        <w:t xml:space="preserve"> </w:t>
      </w:r>
      <w:r w:rsidRPr="0098259C">
        <w:t>MPI, TCP/IP). The definition of this communication layer is not part of the FMI standard. However</w:t>
      </w:r>
      <w:r w:rsidR="00E6164C">
        <w:t>,</w:t>
      </w:r>
      <w:r w:rsidRPr="0098259C">
        <w:t xml:space="preserve"> distributed co</w:t>
      </w:r>
      <w:r w:rsidRPr="0098259C">
        <w:noBreakHyphen/>
        <w:t>simulation scenarios can be implemented using FMI as shown in</w:t>
      </w:r>
      <w:r w:rsidR="00461FAB">
        <w:t xml:space="preserve"> </w:t>
      </w:r>
      <w:r w:rsidR="00461FAB">
        <w:fldChar w:fldCharType="begin"/>
      </w:r>
      <w:r w:rsidR="00461FAB">
        <w:instrText xml:space="preserve"> REF _Ref304289289 \h </w:instrText>
      </w:r>
      <w:r w:rsidR="00461FAB">
        <w:fldChar w:fldCharType="separate"/>
      </w:r>
      <w:r w:rsidR="00EE265D" w:rsidRPr="0098259C">
        <w:t xml:space="preserve">Figure </w:t>
      </w:r>
      <w:r w:rsidR="00EE265D">
        <w:rPr>
          <w:noProof/>
        </w:rPr>
        <w:t>9</w:t>
      </w:r>
      <w:r w:rsidR="00461FAB">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1224D9DB" w:rsidR="005C3BD2" w:rsidRPr="0098259C" w:rsidRDefault="005C3BD2" w:rsidP="005C3BD2">
      <w:pPr>
        <w:pStyle w:val="Beschriftung"/>
        <w:rPr>
          <w:b w:val="0"/>
        </w:rPr>
      </w:pPr>
      <w:bookmarkStart w:id="259" w:name="_Ref304289289"/>
      <w:r w:rsidRPr="0098259C">
        <w:t xml:space="preserve">Figure </w:t>
      </w:r>
      <w:r w:rsidRPr="0098259C">
        <w:fldChar w:fldCharType="begin"/>
      </w:r>
      <w:r w:rsidRPr="0098259C">
        <w:instrText xml:space="preserve"> SEQ Figure \* ARABIC </w:instrText>
      </w:r>
      <w:r w:rsidRPr="0098259C">
        <w:fldChar w:fldCharType="separate"/>
      </w:r>
      <w:r w:rsidR="00EE265D">
        <w:rPr>
          <w:noProof/>
        </w:rPr>
        <w:t>9</w:t>
      </w:r>
      <w:r w:rsidRPr="0098259C">
        <w:fldChar w:fldCharType="end"/>
      </w:r>
      <w:bookmarkEnd w:id="259"/>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Textkrper"/>
      </w:pPr>
      <w:r w:rsidRPr="0098259C">
        <w:t xml:space="preserve">The master </w:t>
      </w:r>
      <w:proofErr w:type="gramStart"/>
      <w:r w:rsidRPr="0098259C">
        <w:t>has to</w:t>
      </w:r>
      <w:proofErr w:type="gramEnd"/>
      <w:r w:rsidRPr="0098259C">
        <w:t xml:space="preserve"> implement the communication layer. Additional parameters for establishing the network communication (</w:t>
      </w:r>
      <w:r w:rsidR="000061EF" w:rsidRPr="0098259C">
        <w:t>for example</w:t>
      </w:r>
      <w:r w:rsidR="00E6164C">
        <w:t>,</w:t>
      </w:r>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berschrift2"/>
      </w:pPr>
      <w:bookmarkStart w:id="260" w:name="_Toc304271803"/>
      <w:bookmarkStart w:id="261" w:name="_Ref308190915"/>
      <w:bookmarkStart w:id="262" w:name="_Ref356504426"/>
      <w:bookmarkStart w:id="263" w:name="_Toc55136514"/>
      <w:r>
        <w:t>Mathematical Descript</w:t>
      </w:r>
      <w:bookmarkEnd w:id="260"/>
      <w:bookmarkEnd w:id="261"/>
      <w:bookmarkEnd w:id="262"/>
      <w:r>
        <w:t>ion</w:t>
      </w:r>
      <w:bookmarkEnd w:id="263"/>
    </w:p>
    <w:p w14:paraId="57124546" w14:textId="77777777" w:rsidR="00063440" w:rsidRPr="00063440" w:rsidRDefault="00063440" w:rsidP="00063440">
      <w:pPr>
        <w:pStyle w:val="berschrift3"/>
      </w:pPr>
      <w:bookmarkStart w:id="264" w:name="_Toc55136515"/>
      <w:r>
        <w:t>Basics</w:t>
      </w:r>
      <w:bookmarkEnd w:id="264"/>
    </w:p>
    <w:p w14:paraId="72F86C17" w14:textId="16F3ECDF" w:rsidR="005C3BD2" w:rsidRPr="0098259C" w:rsidRDefault="005C3BD2" w:rsidP="005C3BD2">
      <w:pPr>
        <w:pStyle w:val="Textkrper"/>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For simulator coupling, also the visualization and post-processing of simulation data is done individually for each subsystem in its own native simulation tool. In different contexts, the 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w:t>
      </w:r>
      <w:r w:rsidRPr="0098259C">
        <w:rPr>
          <w:i/>
        </w:rPr>
        <w:t>communication steps</w:t>
      </w:r>
      <w:r w:rsidRPr="0098259C">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proofErr w:type="spellStart"/>
      <w:proofErr w:type="gram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rPr>
          <w:rFonts w:ascii="Times New Roman" w:hAnsi="Times New Roman"/>
          <w:sz w:val="22"/>
          <w:szCs w:val="22"/>
        </w:rPr>
        <w:t xml:space="preserve"> :</w:t>
      </w:r>
      <w:proofErr w:type="gramEnd"/>
      <w:r w:rsidRPr="0098259C">
        <w:rPr>
          <w:rFonts w:ascii="Times New Roman" w:hAnsi="Times New Roman"/>
          <w:sz w:val="22"/>
          <w:szCs w:val="22"/>
        </w:rPr>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77F2ED4" w:rsidR="005C3BD2" w:rsidRPr="0098259C" w:rsidRDefault="005C3BD2" w:rsidP="005C3BD2">
      <w:pPr>
        <w:pStyle w:val="Textkrper"/>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w:t>
      </w:r>
      <w:proofErr w:type="spellStart"/>
      <w:r w:rsidRPr="0098259C">
        <w:t>instationary</w:t>
      </w:r>
      <w:proofErr w:type="spellEnd"/>
      <w:r w:rsidRPr="0098259C">
        <w:t xml:space="preserve"> differential equations) or time-discrete (model components that are described by difference equations </w:t>
      </w:r>
      <w:r w:rsidR="00935E81">
        <w:t>such as</w:t>
      </w:r>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 xml:space="preserve">Kübler and </w:t>
      </w:r>
      <w:proofErr w:type="spellStart"/>
      <w:r w:rsidRPr="0098259C">
        <w:rPr>
          <w:i/>
        </w:rPr>
        <w:t>Schiehlen</w:t>
      </w:r>
      <w:proofErr w:type="spellEnd"/>
      <w:r w:rsidRPr="0098259C">
        <w:rPr>
          <w:i/>
        </w:rPr>
        <w:t xml:space="preserve"> (2000)</w:t>
      </w:r>
      <w:r w:rsidRPr="0098259C">
        <w:t>.</w:t>
      </w:r>
    </w:p>
    <w:p w14:paraId="1FCDECC6" w14:textId="2832A686" w:rsidR="005C3BD2" w:rsidRPr="0098259C" w:rsidRDefault="00000000" w:rsidP="005C3BD2">
      <w:pPr>
        <w:pStyle w:val="Textkrper"/>
        <w:jc w:val="center"/>
      </w:pPr>
      <w:r>
        <w:rPr>
          <w:spacing w:val="0"/>
          <w:sz w:val="22"/>
        </w:rPr>
      </w:r>
      <w:r>
        <w:rPr>
          <w:spacing w:val="0"/>
          <w:sz w:val="22"/>
        </w:rPr>
        <w:pict w14:anchorId="46664CEE">
          <v:group id="_x0000_s2559" editas="canvas" style="width:485.3pt;height:251.65pt;mso-position-horizontal-relative:char;mso-position-vertical-relative:line" coordorigin="1134,651" coordsize="9706,5033">
            <o:lock v:ext="edit" aspectratio="t"/>
            <v:shape id="_x0000_s2560" type="#_x0000_t75" style="position:absolute;left:1134;top:651;width:9706;height:5033" o:preferrelative="f">
              <v:fill o:detectmouseclick="t"/>
              <v:path o:extrusionok="t" o:connecttype="none"/>
              <o:lock v:ext="edit" text="t"/>
            </v:shape>
            <v:rect id="_x0000_s2561" style="position:absolute;left:2434;top:1191;width:7631;height:4493;mso-wrap-style:none;v-text-anchor:middle" fillcolor="#eaeaea" strokeweight="1.5pt">
              <v:fill color2="#eaeaea" recolor="t" rotate="t" angle="-135" type="gradient"/>
            </v:rect>
            <v:rect id="_x0000_s2590" style="position:absolute;left:3334;top:1639;width:5842;height:3820" fillcolor="#bbe0e3" strokecolor="navy" strokeweight="1.5pt"/>
            <v:line id="_x0000_s2563" style="position:absolute;v-text-anchor:middle" from="6002,742" to="6003,1643" strokecolor="red" strokeweight="2.25pt">
              <v:stroke endarrow="block" endarrowlength="long"/>
            </v:line>
            <v:shape id="_x0000_s2565" type="#_x0000_t202" style="position:absolute;left:9136;top:3069;width:362;height:448" filled="f" fillcolor="#bbe0e3" stroked="f">
              <v:textbox style="mso-next-textbox:#_x0000_s2565;mso-fit-shape-to-text:t">
                <w:txbxContent>
                  <w:p w14:paraId="62EDD6F2"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2566" type="#_x0000_t202" style="position:absolute;left:2733;top:1242;width:3286;height:475" filled="f" fillcolor="#bbe0e3" stroked="f">
              <v:textbox style="mso-next-textbox:#_x0000_s2566;mso-fit-shape-to-text:t">
                <w:txbxContent>
                  <w:p w14:paraId="38CFF5D3" w14:textId="77777777" w:rsidR="00530EF9" w:rsidRPr="005E7932" w:rsidRDefault="00530EF9" w:rsidP="00E172DB">
                    <w:pPr>
                      <w:autoSpaceDE w:val="0"/>
                      <w:autoSpaceDN w:val="0"/>
                      <w:adjustRightInd w:val="0"/>
                      <w:rPr>
                        <w:color w:val="000000"/>
                        <w:sz w:val="24"/>
                        <w:lang w:val="de-DE"/>
                      </w:rPr>
                    </w:pPr>
                    <w:r>
                      <w:rPr>
                        <w:color w:val="000000"/>
                        <w:sz w:val="24"/>
                        <w:lang w:val="de-DE"/>
                      </w:rPr>
                      <w:t>Co-Simulation Master</w:t>
                    </w:r>
                  </w:p>
                </w:txbxContent>
              </v:textbox>
            </v:shape>
            <v:line id="_x0000_s2567" style="position:absolute;v-text-anchor:middle" from="2759,3449" to="3324,3450" strokecolor="red" strokeweight="2.25pt">
              <v:stroke endarrow="block" endarrowlength="long"/>
            </v:line>
            <v:line id="_x0000_s2568" style="position:absolute;flip:y;v-text-anchor:middle" from="9176,3531" to="9762,3532" strokecolor="#339" strokeweight="2.25pt">
              <v:stroke endarrow="block" endarrowlength="long"/>
            </v:line>
            <v:line id="_x0000_s2570" style="position:absolute;v-text-anchor:middle" from="6848,742" to="6849,1637" strokecolor="#339" strokeweight="2.25pt">
              <v:stroke startarrow="block" endarrowlength="long"/>
            </v:line>
            <v:shape id="_x0000_s2571" type="#_x0000_t202" style="position:absolute;left:6848;top:731;width:362;height:448" filled="f" fillcolor="#bbe0e3" stroked="f">
              <v:textbox style="mso-next-textbox:#_x0000_s2571;mso-fit-shape-to-text:t">
                <w:txbxContent>
                  <w:p w14:paraId="7E6B748B"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2572" type="#_x0000_t202" style="position:absolute;left:4018;top:4743;width:4209;height:377;v-text-anchor:middle" fillcolor="#ff9" strokecolor="green" strokeweight=".5pt">
              <v:fill color2="#ff9" recolor="t" rotate="t" angle="-135" type="gradient"/>
              <v:shadow opacity=".5" offset="3pt,3pt" offset2="2pt,2pt"/>
              <v:textbox style="mso-next-textbox:#_x0000_s2572">
                <w:txbxContent>
                  <w:p w14:paraId="1CBB35EC" w14:textId="243F1112" w:rsidR="00530EF9" w:rsidRPr="00617B76" w:rsidRDefault="00530EF9" w:rsidP="00E172DB">
                    <w:pPr>
                      <w:autoSpaceDE w:val="0"/>
                      <w:autoSpaceDN w:val="0"/>
                      <w:adjustRightInd w:val="0"/>
                      <w:jc w:val="center"/>
                      <w:rPr>
                        <w:color w:val="000000"/>
                        <w:sz w:val="22"/>
                        <w:szCs w:val="22"/>
                      </w:rPr>
                    </w:pPr>
                    <w:r>
                      <w:rPr>
                        <w:color w:val="000000"/>
                        <w:sz w:val="22"/>
                        <w:szCs w:val="22"/>
                      </w:rPr>
                      <w:t>Solver</w:t>
                    </w:r>
                  </w:p>
                </w:txbxContent>
              </v:textbox>
            </v:shape>
            <v:rect id="_x0000_s2576" style="position:absolute;left:3534;top:1717;width:5400;height:2494;v-text-anchor:middle" fillcolor="#8db3e2" strokecolor="#5c7f93" strokeweight=".5pt">
              <v:fill color2="#8db3e2" recolor="t" rotate="t" angle="-135" type="gradient"/>
              <v:shadow opacity=".5" offset="3pt,3pt" offset2="2pt,2pt"/>
              <v:textbox style="mso-next-textbox:#_x0000_s2576">
                <w:txbxContent>
                  <w:tbl>
                    <w:tblPr>
                      <w:tblW w:w="5104" w:type="dxa"/>
                      <w:tblLayout w:type="fixed"/>
                      <w:tblCellMar>
                        <w:left w:w="70" w:type="dxa"/>
                        <w:right w:w="70" w:type="dxa"/>
                      </w:tblCellMar>
                      <w:tblLook w:val="0000" w:firstRow="0" w:lastRow="0" w:firstColumn="0" w:lastColumn="0" w:noHBand="0" w:noVBand="0"/>
                    </w:tblPr>
                    <w:tblGrid>
                      <w:gridCol w:w="348"/>
                      <w:gridCol w:w="4756"/>
                    </w:tblGrid>
                    <w:tr w:rsidR="00530EF9" w14:paraId="20B1003E" w14:textId="77777777" w:rsidTr="00D2781E">
                      <w:trPr>
                        <w:trHeight w:hRule="exact" w:val="227"/>
                      </w:trPr>
                      <w:tc>
                        <w:tcPr>
                          <w:tcW w:w="348" w:type="dxa"/>
                        </w:tcPr>
                        <w:p w14:paraId="6DD2B76D" w14:textId="77777777" w:rsidR="00530EF9" w:rsidRPr="00E97F06" w:rsidRDefault="00530EF9" w:rsidP="00E97F06">
                          <w:pPr>
                            <w:spacing w:line="240" w:lineRule="auto"/>
                            <w:rPr>
                              <w:i/>
                              <w:szCs w:val="20"/>
                            </w:rPr>
                          </w:pPr>
                          <w:r w:rsidRPr="00E97F06">
                            <w:rPr>
                              <w:i/>
                              <w:szCs w:val="20"/>
                            </w:rPr>
                            <w:t>t</w:t>
                          </w:r>
                        </w:p>
                      </w:tc>
                      <w:tc>
                        <w:tcPr>
                          <w:tcW w:w="4756" w:type="dxa"/>
                        </w:tcPr>
                        <w:p w14:paraId="47D3BAC5" w14:textId="77777777" w:rsidR="00530EF9" w:rsidRPr="00E97F06" w:rsidRDefault="00530EF9" w:rsidP="00E97F06">
                          <w:pPr>
                            <w:spacing w:line="240" w:lineRule="auto"/>
                            <w:rPr>
                              <w:szCs w:val="20"/>
                            </w:rPr>
                          </w:pPr>
                          <w:r w:rsidRPr="00E97F06">
                            <w:rPr>
                              <w:szCs w:val="20"/>
                            </w:rPr>
                            <w:t>time</w:t>
                          </w:r>
                        </w:p>
                      </w:tc>
                    </w:tr>
                    <w:tr w:rsidR="00530EF9" w14:paraId="1BF93AC8" w14:textId="77777777" w:rsidTr="00D2781E">
                      <w:trPr>
                        <w:trHeight w:hRule="exact" w:val="227"/>
                      </w:trPr>
                      <w:tc>
                        <w:tcPr>
                          <w:tcW w:w="348" w:type="dxa"/>
                        </w:tcPr>
                        <w:p w14:paraId="41631AD9" w14:textId="227EAA8B" w:rsidR="00530EF9" w:rsidRPr="00E97F06" w:rsidRDefault="00530EF9" w:rsidP="004B0E4D">
                          <w:pPr>
                            <w:spacing w:line="240" w:lineRule="auto"/>
                            <w:rPr>
                              <w:b/>
                              <w:szCs w:val="20"/>
                            </w:rPr>
                          </w:pPr>
                          <w:r w:rsidRPr="00E97F06">
                            <w:rPr>
                              <w:b/>
                              <w:szCs w:val="20"/>
                            </w:rPr>
                            <w:t>v</w:t>
                          </w:r>
                        </w:p>
                      </w:tc>
                      <w:tc>
                        <w:tcPr>
                          <w:tcW w:w="4756" w:type="dxa"/>
                        </w:tcPr>
                        <w:p w14:paraId="1209C5E2" w14:textId="70616984" w:rsidR="00530EF9" w:rsidRPr="00E97F06" w:rsidRDefault="00530EF9" w:rsidP="004B0E4D">
                          <w:pPr>
                            <w:spacing w:line="240" w:lineRule="auto"/>
                            <w:rPr>
                              <w:szCs w:val="20"/>
                            </w:rPr>
                          </w:pPr>
                          <w:r w:rsidRPr="00E97F06">
                            <w:rPr>
                              <w:szCs w:val="20"/>
                            </w:rPr>
                            <w:t>all exposed variables</w:t>
                          </w:r>
                        </w:p>
                      </w:tc>
                    </w:tr>
                    <w:tr w:rsidR="00530EF9" w14:paraId="1E53B9FD" w14:textId="77777777" w:rsidTr="00D2781E">
                      <w:trPr>
                        <w:trHeight w:hRule="exact" w:val="227"/>
                      </w:trPr>
                      <w:tc>
                        <w:tcPr>
                          <w:tcW w:w="348" w:type="dxa"/>
                        </w:tcPr>
                        <w:p w14:paraId="4350CFAA" w14:textId="77777777" w:rsidR="00530EF9" w:rsidRPr="00E97F06" w:rsidRDefault="00530EF9" w:rsidP="004B0E4D">
                          <w:pPr>
                            <w:spacing w:line="240" w:lineRule="auto"/>
                            <w:rPr>
                              <w:b/>
                              <w:szCs w:val="20"/>
                            </w:rPr>
                          </w:pPr>
                          <w:r w:rsidRPr="00E97F06">
                            <w:rPr>
                              <w:b/>
                              <w:szCs w:val="20"/>
                            </w:rPr>
                            <w:t>p</w:t>
                          </w:r>
                        </w:p>
                      </w:tc>
                      <w:tc>
                        <w:tcPr>
                          <w:tcW w:w="4756" w:type="dxa"/>
                        </w:tcPr>
                        <w:p w14:paraId="0E3B91C4" w14:textId="77777777" w:rsidR="00530EF9" w:rsidRPr="00E97F06" w:rsidRDefault="00530EF9" w:rsidP="004B0E4D">
                          <w:pPr>
                            <w:spacing w:line="240" w:lineRule="auto"/>
                            <w:rPr>
                              <w:szCs w:val="20"/>
                            </w:rPr>
                          </w:pPr>
                          <w:r w:rsidRPr="00E97F06">
                            <w:rPr>
                              <w:szCs w:val="20"/>
                            </w:rPr>
                            <w:t>parameters of type Real, Integer, Boolean, String</w:t>
                          </w:r>
                        </w:p>
                      </w:tc>
                    </w:tr>
                    <w:tr w:rsidR="00530EF9" w14:paraId="05521A98" w14:textId="77777777" w:rsidTr="00D2781E">
                      <w:trPr>
                        <w:trHeight w:hRule="exact" w:val="227"/>
                      </w:trPr>
                      <w:tc>
                        <w:tcPr>
                          <w:tcW w:w="348" w:type="dxa"/>
                        </w:tcPr>
                        <w:p w14:paraId="0D12D1B7" w14:textId="77777777" w:rsidR="00530EF9" w:rsidRPr="00E97F06" w:rsidRDefault="00530EF9" w:rsidP="004B0E4D">
                          <w:pPr>
                            <w:spacing w:line="240" w:lineRule="auto"/>
                            <w:rPr>
                              <w:b/>
                              <w:szCs w:val="20"/>
                            </w:rPr>
                          </w:pPr>
                          <w:r w:rsidRPr="00E97F06">
                            <w:rPr>
                              <w:b/>
                              <w:szCs w:val="20"/>
                            </w:rPr>
                            <w:t>u</w:t>
                          </w:r>
                        </w:p>
                      </w:tc>
                      <w:tc>
                        <w:tcPr>
                          <w:tcW w:w="4756" w:type="dxa"/>
                        </w:tcPr>
                        <w:p w14:paraId="260412CD" w14:textId="77777777" w:rsidR="00530EF9" w:rsidRPr="00E97F06" w:rsidRDefault="00530EF9" w:rsidP="004B0E4D">
                          <w:pPr>
                            <w:spacing w:line="240" w:lineRule="auto"/>
                            <w:rPr>
                              <w:szCs w:val="20"/>
                            </w:rPr>
                          </w:pPr>
                          <w:r w:rsidRPr="00E97F06">
                            <w:rPr>
                              <w:szCs w:val="20"/>
                            </w:rPr>
                            <w:t xml:space="preserve">inputs of type </w:t>
                          </w:r>
                          <w:r>
                            <w:rPr>
                              <w:szCs w:val="20"/>
                            </w:rPr>
                            <w:t>Real, Integer, Boolean, String</w:t>
                          </w:r>
                        </w:p>
                      </w:tc>
                    </w:tr>
                    <w:tr w:rsidR="00530EF9" w14:paraId="60FB147F" w14:textId="77777777" w:rsidTr="00D2781E">
                      <w:trPr>
                        <w:trHeight w:hRule="exact" w:val="227"/>
                      </w:trPr>
                      <w:tc>
                        <w:tcPr>
                          <w:tcW w:w="348" w:type="dxa"/>
                        </w:tcPr>
                        <w:p w14:paraId="39D2DDB6" w14:textId="6419D0AE" w:rsidR="00530EF9" w:rsidRPr="00E97F06" w:rsidRDefault="00530EF9" w:rsidP="004B0E4D">
                          <w:pPr>
                            <w:spacing w:line="240" w:lineRule="auto"/>
                            <w:rPr>
                              <w:b/>
                              <w:szCs w:val="20"/>
                            </w:rPr>
                          </w:pPr>
                          <w:r w:rsidRPr="00E97F06">
                            <w:rPr>
                              <w:b/>
                              <w:szCs w:val="20"/>
                            </w:rPr>
                            <w:t>y</w:t>
                          </w:r>
                        </w:p>
                      </w:tc>
                      <w:tc>
                        <w:tcPr>
                          <w:tcW w:w="4756" w:type="dxa"/>
                        </w:tcPr>
                        <w:p w14:paraId="69905433" w14:textId="4D679A6C" w:rsidR="00530EF9" w:rsidRPr="00E97F06" w:rsidRDefault="00530EF9" w:rsidP="004B0E4D">
                          <w:pPr>
                            <w:spacing w:line="240" w:lineRule="auto"/>
                            <w:rPr>
                              <w:szCs w:val="20"/>
                            </w:rPr>
                          </w:pPr>
                          <w:r w:rsidRPr="00E97F06">
                            <w:rPr>
                              <w:szCs w:val="20"/>
                            </w:rPr>
                            <w:t>outputs of type Real, Integer, Boolean, String</w:t>
                          </w:r>
                        </w:p>
                      </w:tc>
                    </w:tr>
                    <w:tr w:rsidR="00530EF9" w14:paraId="4E8B8881" w14:textId="77777777" w:rsidTr="00D2781E">
                      <w:trPr>
                        <w:trHeight w:hRule="exact" w:val="227"/>
                      </w:trPr>
                      <w:tc>
                        <w:tcPr>
                          <w:tcW w:w="348" w:type="dxa"/>
                        </w:tcPr>
                        <w:p w14:paraId="1B4E4287" w14:textId="1A9BFAB4" w:rsidR="00530EF9" w:rsidRPr="00E97F06" w:rsidRDefault="00530EF9" w:rsidP="004B0E4D">
                          <w:pPr>
                            <w:spacing w:line="240" w:lineRule="auto"/>
                            <w:rPr>
                              <w:b/>
                              <w:szCs w:val="20"/>
                            </w:rPr>
                          </w:pPr>
                          <w:r>
                            <w:rPr>
                              <w:b/>
                              <w:szCs w:val="20"/>
                            </w:rPr>
                            <w:t>w</w:t>
                          </w:r>
                        </w:p>
                      </w:tc>
                      <w:tc>
                        <w:tcPr>
                          <w:tcW w:w="4756" w:type="dxa"/>
                        </w:tcPr>
                        <w:p w14:paraId="245AE839" w14:textId="6CED7A38" w:rsidR="00530EF9" w:rsidRPr="00E97F06" w:rsidRDefault="00530EF9" w:rsidP="004B0E4D">
                          <w:pPr>
                            <w:spacing w:line="240" w:lineRule="auto"/>
                            <w:rPr>
                              <w:szCs w:val="20"/>
                            </w:rPr>
                          </w:pPr>
                          <w:r>
                            <w:t xml:space="preserve">local variables of the FMU </w:t>
                          </w:r>
                        </w:p>
                      </w:tc>
                    </w:tr>
                    <w:tr w:rsidR="00530EF9" w14:paraId="12B648CF" w14:textId="77777777" w:rsidTr="00D2781E">
                      <w:trPr>
                        <w:trHeight w:hRule="exact" w:val="227"/>
                      </w:trPr>
                      <w:tc>
                        <w:tcPr>
                          <w:tcW w:w="348" w:type="dxa"/>
                        </w:tcPr>
                        <w:p w14:paraId="5A00A6BC" w14:textId="6D76A456" w:rsidR="00530EF9" w:rsidRPr="00E97F06" w:rsidRDefault="00530EF9" w:rsidP="004B0E4D">
                          <w:pPr>
                            <w:spacing w:line="240" w:lineRule="auto"/>
                            <w:rPr>
                              <w:b/>
                              <w:szCs w:val="20"/>
                            </w:rPr>
                          </w:pPr>
                          <w:r>
                            <w:rPr>
                              <w:b/>
                              <w:szCs w:val="20"/>
                              <w:lang w:val="de-DE"/>
                            </w:rPr>
                            <w:t>x</w:t>
                          </w:r>
                          <w:r>
                            <w:rPr>
                              <w:b/>
                              <w:szCs w:val="20"/>
                              <w:vertAlign w:val="subscript"/>
                              <w:lang w:val="de-DE"/>
                            </w:rPr>
                            <w:t>c</w:t>
                          </w:r>
                        </w:p>
                      </w:tc>
                      <w:tc>
                        <w:tcPr>
                          <w:tcW w:w="4756" w:type="dxa"/>
                        </w:tcPr>
                        <w:p w14:paraId="66096D62" w14:textId="7B8B69F4" w:rsidR="00530EF9" w:rsidRPr="00E97F06" w:rsidRDefault="00530EF9" w:rsidP="004B0E4D">
                          <w:pPr>
                            <w:spacing w:line="240" w:lineRule="auto"/>
                            <w:rPr>
                              <w:szCs w:val="20"/>
                            </w:rPr>
                          </w:pPr>
                          <w:r>
                            <w:rPr>
                              <w:szCs w:val="20"/>
                            </w:rPr>
                            <w:t>continuous states (continuous between events)</w:t>
                          </w:r>
                        </w:p>
                      </w:tc>
                    </w:tr>
                    <w:tr w:rsidR="00530EF9" w14:paraId="13055DFA" w14:textId="77777777" w:rsidTr="00D2781E">
                      <w:trPr>
                        <w:trHeight w:hRule="exact" w:val="227"/>
                      </w:trPr>
                      <w:tc>
                        <w:tcPr>
                          <w:tcW w:w="348" w:type="dxa"/>
                        </w:tcPr>
                        <w:p w14:paraId="5BD181E8" w14:textId="06CEB860" w:rsidR="00530EF9" w:rsidRDefault="00530EF9" w:rsidP="00DA09E0">
                          <w:pPr>
                            <w:rPr>
                              <w:b/>
                              <w:szCs w:val="20"/>
                              <w:lang w:val="de-DE"/>
                            </w:rPr>
                          </w:pPr>
                          <w:r>
                            <w:rPr>
                              <w:b/>
                              <w:szCs w:val="20"/>
                              <w:lang w:val="de-DE"/>
                            </w:rPr>
                            <w:t>x</w:t>
                          </w:r>
                          <w:r>
                            <w:rPr>
                              <w:b/>
                              <w:szCs w:val="20"/>
                              <w:vertAlign w:val="subscript"/>
                              <w:lang w:val="de-DE"/>
                            </w:rPr>
                            <w:t>d</w:t>
                          </w:r>
                        </w:p>
                      </w:tc>
                      <w:tc>
                        <w:tcPr>
                          <w:tcW w:w="4756" w:type="dxa"/>
                        </w:tcPr>
                        <w:p w14:paraId="0F719247" w14:textId="4383E044" w:rsidR="00530EF9" w:rsidRDefault="00530EF9" w:rsidP="00DA09E0">
                          <w:pPr>
                            <w:rPr>
                              <w:szCs w:val="20"/>
                            </w:rPr>
                          </w:pPr>
                          <w:r>
                            <w:rPr>
                              <w:szCs w:val="20"/>
                            </w:rPr>
                            <w:t>discrete states (constant between events)</w:t>
                          </w:r>
                        </w:p>
                      </w:tc>
                    </w:tr>
                    <w:tr w:rsidR="00530EF9" w14:paraId="3EF9C198" w14:textId="77777777" w:rsidTr="00D2781E">
                      <w:trPr>
                        <w:trHeight w:hRule="exact" w:val="227"/>
                      </w:trPr>
                      <w:tc>
                        <w:tcPr>
                          <w:tcW w:w="348" w:type="dxa"/>
                        </w:tcPr>
                        <w:p w14:paraId="74A2ABE5" w14:textId="49CD99E3" w:rsidR="00530EF9" w:rsidRDefault="00530EF9" w:rsidP="00DA09E0">
                          <w:pPr>
                            <w:rPr>
                              <w:b/>
                              <w:szCs w:val="20"/>
                              <w:lang w:val="de-DE"/>
                            </w:rPr>
                          </w:pPr>
                          <w:r>
                            <w:rPr>
                              <w:b/>
                              <w:szCs w:val="20"/>
                              <w:lang w:val="de-DE"/>
                            </w:rPr>
                            <w:t>z</w:t>
                          </w:r>
                        </w:p>
                      </w:tc>
                      <w:tc>
                        <w:tcPr>
                          <w:tcW w:w="4756" w:type="dxa"/>
                        </w:tcPr>
                        <w:p w14:paraId="1FA95A4B" w14:textId="5A81189F" w:rsidR="00530EF9" w:rsidRDefault="00530EF9" w:rsidP="00DA09E0">
                          <w:pPr>
                            <w:rPr>
                              <w:szCs w:val="20"/>
                            </w:rPr>
                          </w:pPr>
                          <w:r>
                            <w:rPr>
                              <w:szCs w:val="20"/>
                            </w:rPr>
                            <w:t>(internal) event indicators</w:t>
                          </w:r>
                        </w:p>
                      </w:tc>
                    </w:tr>
                  </w:tbl>
                  <w:p w14:paraId="0F3380D4" w14:textId="77777777" w:rsidR="00530EF9" w:rsidRPr="00E172DB" w:rsidRDefault="00530EF9" w:rsidP="00E172DB">
                    <w:pPr>
                      <w:spacing w:before="40"/>
                      <w:jc w:val="center"/>
                      <w:rPr>
                        <w:sz w:val="22"/>
                        <w:szCs w:val="22"/>
                      </w:rPr>
                    </w:pPr>
                    <w:r w:rsidRPr="00E172DB">
                      <w:rPr>
                        <w:sz w:val="22"/>
                        <w:szCs w:val="22"/>
                      </w:rPr>
                      <w:t>Model</w:t>
                    </w:r>
                  </w:p>
                </w:txbxContent>
              </v:textbox>
            </v:rect>
            <v:shape id="_x0000_s2577" type="#_x0000_t202" style="position:absolute;left:4659;top:722;width:1348;height:448" filled="f" fillcolor="#bbe0e3" stroked="f">
              <v:textbox style="mso-next-textbox:#_x0000_s2577;mso-fit-shape-to-text:t">
                <w:txbxContent>
                  <w:p w14:paraId="07603E76" w14:textId="77777777" w:rsidR="00530EF9" w:rsidRPr="00A64237" w:rsidRDefault="00530EF9"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2589" type="#_x0000_t202" style="position:absolute;left:3734;top:5095;width:4900;height:360" filled="f" stroked="f">
              <v:textbox style="mso-next-textbox:#_x0000_s2589">
                <w:txbxContent>
                  <w:p w14:paraId="10C17842" w14:textId="77777777" w:rsidR="00530EF9" w:rsidRPr="00044F2D" w:rsidRDefault="00530EF9" w:rsidP="00E172DB">
                    <w:pPr>
                      <w:jc w:val="center"/>
                      <w:rPr>
                        <w:sz w:val="22"/>
                        <w:szCs w:val="22"/>
                      </w:rPr>
                    </w:pPr>
                    <w:r w:rsidRPr="00044F2D">
                      <w:rPr>
                        <w:sz w:val="22"/>
                        <w:szCs w:val="22"/>
                      </w:rPr>
                      <w:t>Co-Simulation Slave (FMU Instance)</w:t>
                    </w:r>
                  </w:p>
                </w:txbxContent>
              </v:textbox>
            </v:shape>
            <v:shape id="_x0000_s2591" type="#_x0000_t202" style="position:absolute;left:5570;top:4328;width:123;height:304;mso-wrap-style:none" filled="f" fillcolor="#bbe0e3" stroked="f">
              <v:textbox style="mso-next-textbox:#_x0000_s2591;mso-fit-shape-to-text:t" inset="0,0,0,0">
                <w:txbxContent>
                  <w:p w14:paraId="52F71E68" w14:textId="77777777" w:rsidR="00530EF9" w:rsidRDefault="00530EF9" w:rsidP="00E172DB">
                    <w:pPr>
                      <w:autoSpaceDE w:val="0"/>
                      <w:autoSpaceDN w:val="0"/>
                      <w:adjustRightInd w:val="0"/>
                      <w:rPr>
                        <w:b/>
                        <w:bCs/>
                        <w:color w:val="000000"/>
                        <w:sz w:val="22"/>
                        <w:szCs w:val="22"/>
                      </w:rPr>
                    </w:pPr>
                    <w:r>
                      <w:rPr>
                        <w:b/>
                        <w:bCs/>
                        <w:color w:val="000000"/>
                        <w:sz w:val="22"/>
                        <w:szCs w:val="22"/>
                      </w:rPr>
                      <w:t>x</w:t>
                    </w:r>
                  </w:p>
                </w:txbxContent>
              </v:textbox>
            </v:shape>
            <v:line id="_x0000_s2592" style="position:absolute;flip:x y;v-text-anchor:middle" from="5805,4199" to="5821,4748" strokecolor="red" strokeweight="2.25pt">
              <v:stroke endarrow="block" endarrowlength="long"/>
            </v:line>
            <v:line id="_x0000_s2593" style="position:absolute;v-text-anchor:middle" from="5985,4207" to="5991,4748" strokecolor="#339" strokeweight="2.25pt">
              <v:stroke endarrow="block" endarrowlength="long"/>
            </v:line>
            <v:line id="_x0000_s2594" style="position:absolute;v-text-anchor:middle" from="6992,4201" to="6999,4748" strokecolor="#339" strokeweight="2.25pt">
              <v:stroke endarrow="block" endarrowlength="long"/>
            </v:line>
            <v:line id="_x0000_s2595" style="position:absolute;flip:x y;v-text-anchor:middle" from="4711,4222" to="4715,4733" strokecolor="red" strokeweight="2.25pt">
              <v:stroke endarrow="block" endarrowlength="long"/>
            </v:line>
            <v:shape id="_x0000_s2596" type="#_x0000_t202" style="position:absolute;left:4510;top:4353;width:102;height:304" filled="f" fillcolor="#bbe0e3" stroked="f">
              <v:textbox style="mso-next-textbox:#_x0000_s2596" inset="0,0,2pt,0">
                <w:txbxContent>
                  <w:p w14:paraId="2428260C" w14:textId="77777777" w:rsidR="00530EF9" w:rsidRDefault="00530EF9" w:rsidP="00E172DB">
                    <w:pPr>
                      <w:autoSpaceDE w:val="0"/>
                      <w:autoSpaceDN w:val="0"/>
                      <w:adjustRightInd w:val="0"/>
                      <w:rPr>
                        <w:i/>
                        <w:iCs/>
                        <w:color w:val="000000"/>
                        <w:sz w:val="22"/>
                        <w:szCs w:val="22"/>
                      </w:rPr>
                    </w:pPr>
                    <w:r>
                      <w:rPr>
                        <w:i/>
                        <w:iCs/>
                        <w:color w:val="000000"/>
                        <w:sz w:val="22"/>
                        <w:szCs w:val="22"/>
                      </w:rPr>
                      <w:t>t</w:t>
                    </w:r>
                  </w:p>
                </w:txbxContent>
              </v:textbox>
            </v:shape>
            <v:shape id="_x0000_s2597" type="#_x0000_t75" style="position:absolute;left:7083;top:4334;width:381;height:280">
              <v:imagedata r:id="rId88" o:title=""/>
            </v:shape>
            <v:shape id="_x0000_s2605" type="#_x0000_t202" style="position:absolute;left:2694;top:2999;width:363;height:448" filled="f" fillcolor="#bbe0e3" stroked="f">
              <v:textbox style="mso-next-textbox:#_x0000_s2605;mso-fit-shape-to-text:t">
                <w:txbxContent>
                  <w:p w14:paraId="7BB5F02E"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u</w:t>
                    </w:r>
                  </w:p>
                </w:txbxContent>
              </v:textbox>
            </v:shape>
            <w10:wrap type="none"/>
            <w10:anchorlock/>
          </v:group>
          <o:OLEObject Type="Embed" ProgID="Equation.DSMT4" ShapeID="_x0000_s2597" DrawAspect="Content" ObjectID="_1791657476" r:id="rId89"/>
        </w:pict>
      </w:r>
    </w:p>
    <w:p w14:paraId="3A0123B9" w14:textId="66AACF86" w:rsidR="005C3BD2" w:rsidRPr="0098259C" w:rsidRDefault="005C3BD2" w:rsidP="00FA3E81">
      <w:pPr>
        <w:pStyle w:val="Beschriftung"/>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sidR="00EE265D">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Textkrper"/>
      </w:pPr>
      <w:r w:rsidRPr="0098259C">
        <w:t xml:space="preserve">For co-simulation two basic </w:t>
      </w:r>
      <w:r w:rsidR="00E26CB1">
        <w:t xml:space="preserve">groups of </w:t>
      </w:r>
      <w:r w:rsidRPr="0098259C">
        <w:t xml:space="preserve">functions </w:t>
      </w:r>
      <w:proofErr w:type="gramStart"/>
      <w:r w:rsidRPr="0098259C">
        <w:t>have to</w:t>
      </w:r>
      <w:proofErr w:type="gramEnd"/>
      <w:r w:rsidRPr="0098259C">
        <w:t xml:space="preserve"> be realized:</w:t>
      </w:r>
    </w:p>
    <w:p w14:paraId="7D0EC364" w14:textId="15346B43" w:rsidR="005C3BD2" w:rsidRPr="0098259C" w:rsidRDefault="005C3BD2" w:rsidP="005C3BD2">
      <w:pPr>
        <w:pStyle w:val="NummerierteListe"/>
      </w:pPr>
      <w:r w:rsidRPr="0098259C">
        <w:t>functions for the data exchange between subsystems</w:t>
      </w:r>
    </w:p>
    <w:p w14:paraId="3A6ACB24" w14:textId="1703A091"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proofErr w:type="gramStart"/>
      <w:r w:rsidRPr="0098259C">
        <w:rPr>
          <w:rFonts w:ascii="Times New Roman" w:hAnsi="Times New Roman"/>
          <w:i/>
          <w:sz w:val="22"/>
          <w:szCs w:val="22"/>
          <w:vertAlign w:val="subscript"/>
        </w:rPr>
        <w:t>0</w:t>
      </w:r>
      <w:r w:rsidRPr="0098259C">
        <w:rPr>
          <w:rFonts w:ascii="Times New Roman" w:hAnsi="Times New Roman"/>
          <w:i/>
          <w:sz w:val="22"/>
          <w:szCs w:val="22"/>
        </w:rPr>
        <w:t xml:space="preserve"> :</w:t>
      </w:r>
      <w:proofErr w:type="gramEnd"/>
      <w:r w:rsidRPr="0098259C">
        <w:rPr>
          <w:rFonts w:ascii="Times New Roman" w:hAnsi="Times New Roman"/>
          <w:i/>
          <w:sz w:val="22"/>
          <w:szCs w:val="22"/>
        </w:rPr>
        <w:t xml:space="preserve">=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start</w:t>
      </w:r>
      <w:proofErr w:type="spellEnd"/>
      <w:r w:rsidRPr="0098259C">
        <w:t xml:space="preserve"> to end time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N</w:t>
      </w:r>
      <w:proofErr w:type="spellEnd"/>
      <w:r w:rsidRPr="0098259C">
        <w:rPr>
          <w:rFonts w:ascii="Times New Roman" w:hAnsi="Times New Roman"/>
          <w:i/>
          <w:sz w:val="22"/>
          <w:szCs w:val="22"/>
        </w:rPr>
        <w:t xml:space="preserve"> :=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stop</w:t>
      </w:r>
      <w:proofErr w:type="spellEnd"/>
    </w:p>
    <w:p w14:paraId="2DFFE8A4" w14:textId="31F1A7AC" w:rsidR="005C3BD2" w:rsidRPr="0098259C" w:rsidRDefault="005C3BD2" w:rsidP="005C3BD2">
      <w:pPr>
        <w:pStyle w:val="Textkrper"/>
      </w:pPr>
      <w:r w:rsidRPr="0098259C">
        <w:t>In FMI for Co-Simulation</w:t>
      </w:r>
      <w:r w:rsidR="00E6164C">
        <w:t>,</w:t>
      </w:r>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Textkrper"/>
      </w:pPr>
      <w:r w:rsidRPr="0098259C">
        <w:t xml:space="preserve">FMI for Co-Simulation defines interface routines for the communication between the master and all slaves (subsystems) in a co-simulation environment. The most common master algorithm stops at each communication point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simulation (time integration) of all slaves, collects the outputs </w:t>
      </w:r>
      <w:r w:rsidRPr="0098259C">
        <w:rPr>
          <w:rFonts w:ascii="Times New Roman" w:hAnsi="Times New Roman"/>
          <w:i/>
          <w:sz w:val="22"/>
          <w:szCs w:val="22"/>
        </w:rPr>
        <w:t>y(</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distributes these subsystem inputs to the slaves and continues the (co-)simulation with the next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 xml:space="preserve">+ </w:t>
      </w:r>
      <w:proofErr w:type="spellStart"/>
      <w:r w:rsidRPr="0098259C">
        <w:rPr>
          <w:rFonts w:ascii="Times New Roman" w:hAnsi="Times New Roman"/>
          <w:i/>
          <w:sz w:val="22"/>
          <w:szCs w:val="22"/>
        </w:rPr>
        <w:t>hc</w:t>
      </w:r>
      <w:proofErr w:type="spellEnd"/>
      <w:r w:rsidRPr="0098259C">
        <w:rPr>
          <w:rFonts w:ascii="Times New Roman" w:hAnsi="Times New Roman"/>
          <w:i/>
          <w:sz w:val="22"/>
          <w:szCs w:val="22"/>
        </w:rPr>
        <w:t xml:space="preserve"> </w:t>
      </w:r>
      <w:r w:rsidRPr="0098259C">
        <w:t xml:space="preserve">with fixed communication step size </w:t>
      </w:r>
      <w:proofErr w:type="spellStart"/>
      <w:r w:rsidRPr="0098259C">
        <w:rPr>
          <w:rFonts w:ascii="Times New Roman" w:hAnsi="Times New Roman"/>
          <w:i/>
          <w:sz w:val="22"/>
          <w:szCs w:val="22"/>
        </w:rPr>
        <w:t>hc</w:t>
      </w:r>
      <w:proofErr w:type="spellEnd"/>
      <w:r w:rsidRPr="0098259C">
        <w:t>. In each slave, an appropriate solver is used to integrate one of the subsystems for a given communication step</w:t>
      </w:r>
      <w:r w:rsidRPr="0098259C">
        <w:rPr>
          <w:rFonts w:ascii="Times New Roman" w:hAnsi="Times New Roman"/>
          <w:i/>
          <w:sz w:val="22"/>
          <w:szCs w:val="22"/>
        </w:rPr>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w:t>
      </w:r>
      <w:proofErr w:type="gramStart"/>
      <w:r w:rsidRPr="0098259C">
        <w:t>most simple</w:t>
      </w:r>
      <w:proofErr w:type="gramEnd"/>
      <w:r w:rsidRPr="0098259C">
        <w:t xml:space="preserve"> co-simulation algorithms approximate the (unknown) subsystem inputs </w:t>
      </w:r>
      <w:r w:rsidRPr="0098259C">
        <w:rPr>
          <w:rFonts w:ascii="Times New Roman" w:hAnsi="Times New Roman"/>
          <w:i/>
          <w:sz w:val="22"/>
          <w:szCs w:val="22"/>
        </w:rPr>
        <w:t xml:space="preserve">u(t), (t &gt;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for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06F51C75" w:rsidR="005C3BD2" w:rsidRPr="0098259C" w:rsidRDefault="005C3BD2" w:rsidP="005C3BD2">
      <w:pPr>
        <w:pStyle w:val="Textkrper"/>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EE265D">
        <w:t>4.3.1</w:t>
      </w:r>
      <w:r w:rsidRPr="0098259C">
        <w:fldChar w:fldCharType="end"/>
      </w:r>
      <w:r w:rsidRPr="0098259C">
        <w:t>). Typical examples are:</w:t>
      </w:r>
    </w:p>
    <w:p w14:paraId="5E94CF9A" w14:textId="77777777" w:rsidR="005C3BD2" w:rsidRPr="0098259C" w:rsidRDefault="005C3BD2" w:rsidP="006E60E6">
      <w:pPr>
        <w:pStyle w:val="Textkrper"/>
        <w:numPr>
          <w:ilvl w:val="0"/>
          <w:numId w:val="19"/>
        </w:numPr>
      </w:pPr>
      <w:r w:rsidRPr="0098259C">
        <w:t xml:space="preserve">the ability to handle variable communication step sizes </w:t>
      </w:r>
      <w:proofErr w:type="spell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t>,</w:t>
      </w:r>
    </w:p>
    <w:p w14:paraId="0DED3BC3" w14:textId="77777777" w:rsidR="005C3BD2" w:rsidRPr="0098259C" w:rsidRDefault="005C3BD2" w:rsidP="006E60E6">
      <w:pPr>
        <w:pStyle w:val="Textkrper"/>
        <w:numPr>
          <w:ilvl w:val="0"/>
          <w:numId w:val="19"/>
        </w:numPr>
      </w:pPr>
      <w:r w:rsidRPr="0098259C">
        <w:t xml:space="preserve">the ability to repeat a rejected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44452061" w:rsidR="005C3BD2" w:rsidRPr="0098259C" w:rsidRDefault="005C3BD2" w:rsidP="006E60E6">
      <w:pPr>
        <w:pStyle w:val="Textkrper"/>
        <w:numPr>
          <w:ilvl w:val="0"/>
          <w:numId w:val="19"/>
        </w:numPr>
      </w:pPr>
      <w:r w:rsidRPr="0098259C">
        <w:t xml:space="preserve">the ability to provide derivatives w.r.t. time of outputs to allow interpolation (section </w:t>
      </w:r>
      <w:r w:rsidRPr="0098259C">
        <w:fldChar w:fldCharType="begin"/>
      </w:r>
      <w:r w:rsidRPr="0098259C">
        <w:instrText xml:space="preserve"> REF _Ref304553841 \r \h </w:instrText>
      </w:r>
      <w:r w:rsidRPr="0098259C">
        <w:fldChar w:fldCharType="separate"/>
      </w:r>
      <w:r w:rsidR="00EE265D">
        <w:t>4.2.1</w:t>
      </w:r>
      <w:r w:rsidRPr="0098259C">
        <w:fldChar w:fldCharType="end"/>
      </w:r>
      <w:r w:rsidRPr="0098259C">
        <w:t>),</w:t>
      </w:r>
    </w:p>
    <w:p w14:paraId="4C339854" w14:textId="77777777" w:rsidR="005C3BD2" w:rsidRPr="0098259C" w:rsidRDefault="005C3BD2" w:rsidP="006E60E6">
      <w:pPr>
        <w:pStyle w:val="Textkrper"/>
        <w:numPr>
          <w:ilvl w:val="0"/>
          <w:numId w:val="19"/>
        </w:numPr>
      </w:pPr>
      <w:r w:rsidRPr="0098259C">
        <w:t>or the ability to provide Jacobians.</w:t>
      </w:r>
    </w:p>
    <w:p w14:paraId="7267B085" w14:textId="77777777" w:rsidR="005C3BD2" w:rsidRPr="0098259C" w:rsidRDefault="005C3BD2" w:rsidP="005C3BD2">
      <w:pPr>
        <w:pStyle w:val="Textkrper"/>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6pt;height:15.6pt" o:ole="">
            <v:imagedata r:id="rId90" o:title=""/>
          </v:shape>
          <o:OLEObject Type="Embed" ProgID="Equation.3" ShapeID="_x0000_i1037" DrawAspect="Content" ObjectID="_1791657457" r:id="rId91"/>
        </w:object>
      </w:r>
      <w:r w:rsidRPr="0098259C">
        <w:t xml:space="preserve"> are time dependent functions within an a priori defined time interval </w:t>
      </w:r>
      <w:r w:rsidRPr="0098259C">
        <w:rPr>
          <w:position w:val="-14"/>
        </w:rPr>
        <w:object w:dxaOrig="1280" w:dyaOrig="380" w14:anchorId="30CF0F5C">
          <v:shape id="_x0000_i1038" type="#_x0000_t75" style="width:64.8pt;height:18.6pt" o:ole="">
            <v:imagedata r:id="rId92" o:title=""/>
          </v:shape>
          <o:OLEObject Type="Embed" ProgID="Equation.DSMT4" ShapeID="_x0000_i1038" DrawAspect="Content" ObjectID="_1791657458" r:id="rId93"/>
        </w:object>
      </w:r>
      <w:r w:rsidR="008E4A3B" w:rsidRPr="0098259C">
        <w:t xml:space="preserve"> (provided </w:t>
      </w:r>
      <w:proofErr w:type="spellStart"/>
      <w:r w:rsidR="00D900E6">
        <w:rPr>
          <w:rStyle w:val="CODE"/>
          <w:rFonts w:eastAsia="StarSymbol" w:cs="Courier New"/>
        </w:rPr>
        <w:t>s</w:t>
      </w:r>
      <w:r w:rsidR="008E4A3B" w:rsidRPr="0098259C">
        <w:rPr>
          <w:rStyle w:val="CODE"/>
          <w:rFonts w:eastAsia="StarSymbol" w:cs="Courier New"/>
        </w:rPr>
        <w:t>topTimeDefined</w:t>
      </w:r>
      <w:proofErr w:type="spellEnd"/>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7.2pt;height:10.8pt" o:ole="">
            <v:imagedata r:id="rId94" o:title=""/>
          </v:shape>
          <o:OLEObject Type="Embed" ProgID="Equation.3" ShapeID="_x0000_i1039" DrawAspect="Content" ObjectID="_1791657459" r:id="rId95"/>
        </w:object>
      </w:r>
      <w:r w:rsidRPr="0098259C">
        <w:t xml:space="preserve"> is running step by step from </w:t>
      </w:r>
      <w:r w:rsidRPr="0098259C">
        <w:rPr>
          <w:position w:val="-12"/>
        </w:rPr>
        <w:object w:dxaOrig="420" w:dyaOrig="360" w14:anchorId="485CC85E">
          <v:shape id="_x0000_i1040" type="#_x0000_t75" style="width:21.6pt;height:18.6pt" o:ole="">
            <v:imagedata r:id="rId96" o:title=""/>
          </v:shape>
          <o:OLEObject Type="Embed" ProgID="Equation.3" ShapeID="_x0000_i1040" DrawAspect="Content" ObjectID="_1791657460" r:id="rId97"/>
        </w:object>
      </w:r>
      <w:r w:rsidRPr="0098259C">
        <w:t xml:space="preserve"> to </w:t>
      </w:r>
      <w:r w:rsidRPr="0098259C">
        <w:rPr>
          <w:position w:val="-14"/>
        </w:rPr>
        <w:object w:dxaOrig="400" w:dyaOrig="380" w14:anchorId="2A7F949E">
          <v:shape id="_x0000_i1041" type="#_x0000_t75" style="width:21.6pt;height:18.6pt" o:ole="">
            <v:imagedata r:id="rId98" o:title=""/>
          </v:shape>
          <o:OLEObject Type="Embed" ProgID="Equation.3" ShapeID="_x0000_i1041" DrawAspect="Content" ObjectID="_1791657461" r:id="rId99"/>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1.6pt;height:18.6pt" o:ole="">
            <v:imagedata r:id="rId100" o:title=""/>
          </v:shape>
          <o:OLEObject Type="Embed" ProgID="Equation.3" ShapeID="_x0000_i1042" DrawAspect="Content" ObjectID="_1791657462" r:id="rId101"/>
        </w:object>
      </w:r>
      <w:r w:rsidRPr="0098259C">
        <w:t xml:space="preserve"> or the </w:t>
      </w:r>
      <w:proofErr w:type="gramStart"/>
      <w:r w:rsidRPr="0098259C">
        <w:t>whole time</w:t>
      </w:r>
      <w:proofErr w:type="gramEnd"/>
      <w:r w:rsidRPr="0098259C">
        <w:t xml:space="preserve"> interval </w:t>
      </w:r>
      <w:r w:rsidRPr="0098259C">
        <w:rPr>
          <w:position w:val="-14"/>
        </w:rPr>
        <w:object w:dxaOrig="1020" w:dyaOrig="380" w14:anchorId="5B9B0E70">
          <v:shape id="_x0000_i1043" type="#_x0000_t75" style="width:51.6pt;height:18.6pt" o:ole="">
            <v:imagedata r:id="rId102" o:title=""/>
          </v:shape>
          <o:OLEObject Type="Embed" ProgID="Equation.3" ShapeID="_x0000_i1043" DrawAspect="Content" ObjectID="_1791657463" r:id="rId103"/>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TextkrperZchn1"/>
        </w:rPr>
        <w:t xml:space="preserve">slave </w:t>
      </w:r>
      <w:r w:rsidRPr="0098259C">
        <w:t xml:space="preserve">can be given a time value </w:t>
      </w:r>
      <w:r w:rsidRPr="0098259C">
        <w:rPr>
          <w:position w:val="-12"/>
        </w:rPr>
        <w:object w:dxaOrig="300" w:dyaOrig="360" w14:anchorId="6685C26A">
          <v:shape id="_x0000_i1044" type="#_x0000_t75" style="width:15.6pt;height:18.6pt" o:ole="">
            <v:imagedata r:id="rId104" o:title=""/>
          </v:shape>
          <o:OLEObject Type="Embed" ProgID="Equation.3" ShapeID="_x0000_i1044" DrawAspect="Content" ObjectID="_1791657464" r:id="rId105"/>
        </w:object>
      </w:r>
      <w:r w:rsidRPr="0098259C">
        <w:t xml:space="preserve">, </w:t>
      </w:r>
      <w:r w:rsidRPr="0098259C">
        <w:rPr>
          <w:position w:val="-14"/>
        </w:rPr>
        <w:object w:dxaOrig="1440" w:dyaOrig="380" w14:anchorId="348053A5">
          <v:shape id="_x0000_i1045" type="#_x0000_t75" style="width:1in;height:18.6pt" o:ole="">
            <v:imagedata r:id="rId106" o:title=""/>
          </v:shape>
          <o:OLEObject Type="Embed" ProgID="Equation.DSMT4" ShapeID="_x0000_i1045" DrawAspect="Content" ObjectID="_1791657465" r:id="rId107"/>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w:t>
      </w:r>
      <w:proofErr w:type="gramStart"/>
      <w:r w:rsidRPr="0098259C">
        <w:t>is able to</w:t>
      </w:r>
      <w:proofErr w:type="gramEnd"/>
      <w:r w:rsidRPr="0098259C">
        <w:t xml:space="preserve"> interrupt the simulation when </w:t>
      </w:r>
      <w:r w:rsidRPr="0098259C">
        <w:rPr>
          <w:position w:val="-12"/>
        </w:rPr>
        <w:object w:dxaOrig="300" w:dyaOrig="360" w14:anchorId="3A15B370">
          <v:shape id="_x0000_i1046" type="#_x0000_t75" style="width:15.6pt;height:18.6pt" o:ole="">
            <v:imagedata r:id="rId108" o:title=""/>
          </v:shape>
          <o:OLEObject Type="Embed" ProgID="Equation.3" ShapeID="_x0000_i1046" DrawAspect="Content" ObjectID="_1791657466" r:id="rId109"/>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2.4pt;height:18.6pt" o:ole="">
            <v:imagedata r:id="rId110" o:title=""/>
          </v:shape>
          <o:OLEObject Type="Embed" ProgID="Equation.3" ShapeID="_x0000_i1047" DrawAspect="Content" ObjectID="_1791657467" r:id="rId111"/>
        </w:object>
      </w:r>
      <w:r w:rsidRPr="0098259C">
        <w:t xml:space="preserve">and send values of outputs </w:t>
      </w:r>
      <w:r w:rsidRPr="0098259C">
        <w:rPr>
          <w:position w:val="-12"/>
        </w:rPr>
        <w:object w:dxaOrig="639" w:dyaOrig="360" w14:anchorId="080D52A0">
          <v:shape id="_x0000_i1048" type="#_x0000_t75" style="width:32.4pt;height:18.6pt" o:ole="">
            <v:imagedata r:id="rId112" o:title=""/>
          </v:shape>
          <o:OLEObject Type="Embed" ProgID="Equation.3" ShapeID="_x0000_i1048" DrawAspect="Content" ObjectID="_1791657468" r:id="rId113"/>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6pt;height:18.6pt" o:ole="">
            <v:imagedata r:id="rId114" o:title=""/>
          </v:shape>
          <o:OLEObject Type="Embed" ProgID="Equation.3" ShapeID="_x0000_i1049" DrawAspect="Content" ObjectID="_1791657469" r:id="rId115"/>
        </w:object>
      </w:r>
      <w:r w:rsidRPr="0098259C">
        <w:t xml:space="preserve">, </w:t>
      </w:r>
      <w:r w:rsidRPr="0098259C">
        <w:rPr>
          <w:position w:val="-14"/>
        </w:rPr>
        <w:object w:dxaOrig="1460" w:dyaOrig="380" w14:anchorId="3DA8B1B0">
          <v:shape id="_x0000_i1050" type="#_x0000_t75" style="width:73.8pt;height:18.6pt" o:ole="">
            <v:imagedata r:id="rId116" o:title=""/>
          </v:shape>
          <o:OLEObject Type="Embed" ProgID="Equation.DSMT4" ShapeID="_x0000_i1050" DrawAspect="Content" ObjectID="_1791657470" r:id="rId117"/>
        </w:object>
      </w:r>
      <w:r w:rsidRPr="0098259C">
        <w:t xml:space="preserve">can be given to simulate the time subinterval </w:t>
      </w:r>
      <w:r w:rsidRPr="0098259C">
        <w:rPr>
          <w:position w:val="-12"/>
        </w:rPr>
        <w:object w:dxaOrig="1200" w:dyaOrig="360" w14:anchorId="0BB58D3A">
          <v:shape id="_x0000_i1051" type="#_x0000_t75" style="width:62.4pt;height:18.6pt" o:ole="">
            <v:imagedata r:id="rId118" o:title=""/>
          </v:shape>
          <o:OLEObject Type="Embed" ProgID="Equation.DSMT4" ShapeID="_x0000_i1051" DrawAspect="Content" ObjectID="_1791657471" r:id="rId119"/>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8.6pt;height:18.6pt" o:ole="">
            <v:imagedata r:id="rId120" o:title=""/>
          </v:shape>
          <o:OLEObject Type="Embed" ProgID="Equation.3" ShapeID="_x0000_i1052" DrawAspect="Content" ObjectID="_1791657472" r:id="rId121"/>
        </w:object>
      </w:r>
      <w:r w:rsidRPr="0098259C">
        <w:t xml:space="preserve"> is the communication step size of the </w:t>
      </w:r>
      <w:r w:rsidRPr="0098259C">
        <w:rPr>
          <w:position w:val="-6"/>
        </w:rPr>
        <w:object w:dxaOrig="279" w:dyaOrig="320" w14:anchorId="0C6F5504">
          <v:shape id="_x0000_i1053" type="#_x0000_t75" style="width:14.4pt;height:15.6pt" o:ole="">
            <v:imagedata r:id="rId122" o:title=""/>
          </v:shape>
          <o:OLEObject Type="Embed" ProgID="Equation.3" ShapeID="_x0000_i1053" DrawAspect="Content" ObjectID="_1791657473" r:id="rId123"/>
        </w:object>
      </w:r>
      <w:r w:rsidRPr="0098259C">
        <w:t xml:space="preserve"> communication step, </w:t>
      </w:r>
      <w:r w:rsidRPr="0098259C">
        <w:rPr>
          <w:position w:val="-12"/>
        </w:rPr>
        <w:object w:dxaOrig="1480" w:dyaOrig="360" w14:anchorId="261D435C">
          <v:shape id="_x0000_i1054" type="#_x0000_t75" style="width:76.8pt;height:18.6pt" o:ole="">
            <v:imagedata r:id="rId124" o:title=""/>
          </v:shape>
          <o:OLEObject Type="Embed" ProgID="Equation.3" ShapeID="_x0000_i1054" DrawAspect="Content" ObjectID="_1791657474" r:id="rId125"/>
        </w:object>
      </w:r>
      <w:r w:rsidRPr="0098259C">
        <w:t xml:space="preserve">. </w:t>
      </w:r>
      <w:r w:rsidR="00F108BD">
        <w:t>T</w:t>
      </w:r>
      <w:r w:rsidRPr="0098259C">
        <w:t xml:space="preserve">he communication step size </w:t>
      </w:r>
      <w:proofErr w:type="gramStart"/>
      <w:r w:rsidR="00F108BD">
        <w:t>has to</w:t>
      </w:r>
      <w:proofErr w:type="gramEnd"/>
      <w:r w:rsidR="00F108BD">
        <w:t xml:space="preserve"> </w:t>
      </w:r>
      <w:r w:rsidR="002F1EF2">
        <w:t xml:space="preserve">be </w:t>
      </w:r>
      <w:r w:rsidR="00F108BD">
        <w:t>greater than zero</w:t>
      </w:r>
      <w:r w:rsidRPr="0098259C">
        <w:t>.</w:t>
      </w:r>
    </w:p>
    <w:p w14:paraId="41DA560D" w14:textId="069B1374" w:rsidR="005C3BD2" w:rsidRDefault="005C3BD2" w:rsidP="005C3BD2">
      <w:pPr>
        <w:pStyle w:val="Textkrper"/>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r w:rsidR="00E57FED">
        <w:t>The</w:t>
      </w:r>
      <w:r w:rsidRPr="0098259C">
        <w:t xml:space="preserve"> detail</w:t>
      </w:r>
      <w:r w:rsidR="00E57FED">
        <w:t>s of</w:t>
      </w:r>
      <w:r w:rsidRPr="0098259C">
        <w:t xml:space="preserve"> th</w:t>
      </w:r>
      <w:r w:rsidR="00E57FED">
        <w:t>is</w:t>
      </w:r>
      <w:r w:rsidRPr="0098259C">
        <w:t xml:space="preserve"> flow </w:t>
      </w:r>
      <w:r w:rsidR="00E57FED">
        <w:t>are</w:t>
      </w:r>
      <w:r w:rsidRPr="0098259C">
        <w:t xml:space="preserve"> </w:t>
      </w:r>
      <w:r w:rsidR="00E57FED">
        <w:t>given</w:t>
      </w:r>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r w:rsidR="000939F5">
        <w:t xml:space="preserve">see </w:t>
      </w:r>
      <w:r w:rsidRPr="0098259C">
        <w:t>section</w:t>
      </w:r>
      <w:r w:rsidR="00593ECD">
        <w:t xml:space="preserve"> </w:t>
      </w:r>
      <w:r w:rsidR="00593ECD">
        <w:fldChar w:fldCharType="begin"/>
      </w:r>
      <w:r w:rsidR="00593ECD">
        <w:instrText xml:space="preserve"> REF _Ref349039747 \n \h </w:instrText>
      </w:r>
      <w:r w:rsidR="00593ECD">
        <w:fldChar w:fldCharType="separate"/>
      </w:r>
      <w:r w:rsidR="00EE265D">
        <w:t>4.2.4</w:t>
      </w:r>
      <w:r w:rsidR="00593ECD">
        <w:fldChar w:fldCharType="end"/>
      </w:r>
      <w:r w:rsidRPr="0098259C">
        <w:t>).</w:t>
      </w:r>
    </w:p>
    <w:p w14:paraId="70240517" w14:textId="77777777" w:rsidR="00063440" w:rsidRDefault="00063440" w:rsidP="00063440">
      <w:pPr>
        <w:pStyle w:val="berschrift3"/>
      </w:pPr>
      <w:bookmarkStart w:id="265" w:name="_Toc55136516"/>
      <w:r>
        <w:t>Mathematical Model</w:t>
      </w:r>
      <w:bookmarkEnd w:id="265"/>
    </w:p>
    <w:p w14:paraId="30E4316D" w14:textId="77777777" w:rsidR="00063440" w:rsidRDefault="00063440" w:rsidP="00063440">
      <w:pPr>
        <w:pStyle w:val="Textkrper"/>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Textkrper"/>
        <w:ind w:left="360"/>
      </w:pPr>
      <w:r w:rsidRPr="00246EB8">
        <w:t>The slave simulators are seen by the master simulator as purely sampled</w:t>
      </w:r>
      <w:r>
        <w:t>-data s</w:t>
      </w:r>
      <w:r w:rsidRPr="00246EB8">
        <w:t>ystems</w:t>
      </w:r>
      <w:r>
        <w:t>. Such a sampled-data system can be</w:t>
      </w:r>
      <w:r w:rsidR="00935E81">
        <w:t>:</w:t>
      </w:r>
    </w:p>
    <w:p w14:paraId="3311F17C" w14:textId="4CED3DD2" w:rsidR="00AD2D0F" w:rsidRDefault="00935E81" w:rsidP="00063440">
      <w:pPr>
        <w:pStyle w:val="Textkrper"/>
        <w:numPr>
          <w:ilvl w:val="0"/>
          <w:numId w:val="65"/>
        </w:numPr>
      </w:pPr>
      <w:r>
        <w:t>A</w:t>
      </w:r>
      <w:r w:rsidR="00063440">
        <w:t xml:space="preserve"> “real” sampled-data system (so a </w:t>
      </w:r>
      <w:r w:rsidR="007B4C92">
        <w:t>s</w:t>
      </w:r>
      <w:r w:rsidR="00063440">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proofErr w:type="spellStart"/>
      <w:r w:rsidR="007B4C92" w:rsidRPr="007B4C92">
        <w:rPr>
          <w:rStyle w:val="CODE"/>
        </w:rPr>
        <w:t>stepSize</w:t>
      </w:r>
      <w:proofErr w:type="spellEnd"/>
      <w:r w:rsidR="007B4C92">
        <w:t xml:space="preserve"> in element </w:t>
      </w:r>
      <w:proofErr w:type="spellStart"/>
      <w:r w:rsidR="007B4C92">
        <w:rPr>
          <w:rStyle w:val="CODE"/>
        </w:rPr>
        <w:t>DefaultE</w:t>
      </w:r>
      <w:r w:rsidR="007B4C92" w:rsidRPr="007B4C92">
        <w:rPr>
          <w:rStyle w:val="CODE"/>
        </w:rPr>
        <w:t>xperiment</w:t>
      </w:r>
      <w:proofErr w:type="spellEnd"/>
      <w:r w:rsidR="007B4C92">
        <w:t>).</w:t>
      </w:r>
    </w:p>
    <w:p w14:paraId="5269DE37" w14:textId="08739E89" w:rsidR="00403992" w:rsidRDefault="00935E81" w:rsidP="00403992">
      <w:pPr>
        <w:pStyle w:val="Textkrper"/>
        <w:numPr>
          <w:ilvl w:val="0"/>
          <w:numId w:val="65"/>
        </w:numPr>
      </w:pPr>
      <w:r>
        <w:t>A</w:t>
      </w:r>
      <w:r w:rsidR="00403992">
        <w:t xml:space="preserve"> hybrid </w:t>
      </w:r>
      <w:r w:rsidR="00063440">
        <w:t>ODE that is integrated between communication points</w:t>
      </w:r>
      <w:r w:rsidR="00403992">
        <w:t xml:space="preserve"> (</w:t>
      </w:r>
      <w:r w:rsidR="00063440">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r w:rsidR="00852EE5">
        <w:rPr>
          <w:rStyle w:val="CODE"/>
          <w:rFonts w:cs="Courier New"/>
        </w:rPr>
        <w:t>"</w:t>
      </w:r>
      <w:r w:rsidR="007B4C92">
        <w:t>)</w:t>
      </w:r>
      <w:r>
        <w:t>.</w:t>
      </w:r>
    </w:p>
    <w:p w14:paraId="427EB85A" w14:textId="56959BC6" w:rsidR="007B4C92" w:rsidRDefault="00935E81" w:rsidP="00403992">
      <w:pPr>
        <w:pStyle w:val="Textkrper"/>
        <w:numPr>
          <w:ilvl w:val="0"/>
          <w:numId w:val="65"/>
        </w:numPr>
      </w:pPr>
      <w:r>
        <w:t>A</w:t>
      </w:r>
      <w:r w:rsidR="007B4C92">
        <w:t xml:space="preserve"> combination of the systems above.</w:t>
      </w:r>
    </w:p>
    <w:p w14:paraId="12731C68" w14:textId="77777777" w:rsidR="00403992" w:rsidRDefault="00403992" w:rsidP="00403992">
      <w:pPr>
        <w:pStyle w:val="Textkrper"/>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Textkrper"/>
        <w:spacing w:before="240" w:after="120"/>
      </w:pPr>
      <w:r>
        <w:t>An FMI Co-Simulation 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w:t>
            </w:r>
            <w:proofErr w:type="spellStart"/>
            <w:r>
              <w:t>i-th</w:t>
            </w:r>
            <w:proofErr w:type="spellEnd"/>
            <w:r>
              <w:t xml:space="preserve">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436108F2"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xml:space="preserve">). </w:t>
            </w:r>
            <w:r w:rsidR="00374656">
              <w:t>A</w:t>
            </w:r>
            <w:r>
              <w:t xml:space="preserve"> subset of the variables is selected</w:t>
            </w:r>
            <w:r w:rsidR="00374656">
              <w:t xml:space="preserve"> via a subscript</w:t>
            </w:r>
            <w:r>
              <w:t>. Example:</w:t>
            </w:r>
          </w:p>
          <w:p w14:paraId="58504B5C" w14:textId="47443BD9" w:rsidR="00E859CF" w:rsidRDefault="00E859CF" w:rsidP="00F46429">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60487852" w:rsidR="00E859CF" w:rsidRPr="00783C67" w:rsidRDefault="00E859CF" w:rsidP="00F46429">
            <w:pPr>
              <w:pStyle w:val="Textkrper-Tabelle"/>
            </w:pPr>
            <w:r>
              <w:t>P</w:t>
            </w:r>
            <w:r w:rsidRPr="00783C67">
              <w:t>arameters</w:t>
            </w:r>
            <w:r>
              <w:t xml:space="preserve"> that are constant during simulation. The symbol without a subscript </w:t>
            </w:r>
            <w:proofErr w:type="gramStart"/>
            <w:r>
              <w:t>references</w:t>
            </w:r>
            <w:proofErr w:type="gramEnd"/>
            <w:r>
              <w:t xml:space="preserve">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proofErr w:type="spellStart"/>
            <w:r>
              <w:rPr>
                <w:rStyle w:val="CODE"/>
              </w:rPr>
              <w:t>calculatedP</w:t>
            </w:r>
            <w:r w:rsidRPr="00783C67">
              <w:rPr>
                <w:rStyle w:val="CODE"/>
              </w:rPr>
              <w:t>arameter</w:t>
            </w:r>
            <w:proofErr w:type="spellEnd"/>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0ECB5BC4"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r w:rsidR="00935E81">
              <w:t xml:space="preserve">Whether the input is a discrete-time or continuous-time variable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935E81">
              <w:t>)</w:t>
            </w:r>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5BC9EF55"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w:t>
            </w:r>
            <w:proofErr w:type="gramStart"/>
            <w:r>
              <w:t>FMU</w:t>
            </w:r>
            <w:proofErr w:type="gramEnd"/>
            <w:r>
              <w:t xml:space="preserve"> and they </w:t>
            </w:r>
            <w:r w:rsidRPr="0098259C">
              <w:t xml:space="preserve">are designed to be used in a model connection. </w:t>
            </w:r>
            <w:proofErr w:type="gramStart"/>
            <w:r w:rsidRPr="0098259C">
              <w:t>So</w:t>
            </w:r>
            <w:proofErr w:type="gramEnd"/>
            <w:r w:rsidRPr="0098259C">
              <w:t xml:space="preserve"> 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r w:rsidR="00417784">
              <w:t>Whether the output is a discrete-time or continuous-time variable</w:t>
            </w:r>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417784">
              <w:t>)</w:t>
            </w:r>
            <w:r>
              <w:t>.</w:t>
            </w:r>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38A33EE9"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417784">
              <w:t>)</w:t>
            </w:r>
            <w:r>
              <w:t>.</w:t>
            </w:r>
          </w:p>
        </w:tc>
      </w:tr>
      <w:tr w:rsidR="00E859CF" w14:paraId="6A27DA70" w14:textId="77777777" w:rsidTr="00F46429">
        <w:tc>
          <w:tcPr>
            <w:tcW w:w="906" w:type="dxa"/>
          </w:tcPr>
          <w:p w14:paraId="0F93A0D5" w14:textId="77777777" w:rsidR="00E859CF" w:rsidRPr="00DC3A32" w:rsidRDefault="00000000"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t xml:space="preserve">   For notational convenience, a continuous-time state is conceptually treated as a different type of variable as an output or a local variable for the mathematical description below. However, at a communication point</w:t>
            </w:r>
            <w:r w:rsidR="006D1D1A">
              <w:t>,</w:t>
            </w:r>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000000"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000000"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000000"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discrete states.</w:t>
            </w:r>
          </w:p>
          <w:p w14:paraId="6766F430" w14:textId="77777777" w:rsidR="00E859CF" w:rsidRDefault="00000000"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12BD10C6" w:rsidR="00063440" w:rsidRDefault="00D52634" w:rsidP="00D52634">
      <w:pPr>
        <w:pStyle w:val="Textkrper"/>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000000"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000000"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A394548"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sidR="006D1D1A">
        <w:rPr>
          <w:rFonts w:eastAsiaTheme="minorEastAsia"/>
          <w:i/>
        </w:rPr>
        <w:t>, for example,</w:t>
      </w:r>
      <w:r w:rsidR="00063440" w:rsidRPr="00796DC7">
        <w:rPr>
          <w:rFonts w:eastAsiaTheme="minorEastAsia"/>
          <w:i/>
        </w:rPr>
        <w:t xml:space="preserve"> to handle stiff differential equations as:</w:t>
      </w:r>
    </w:p>
    <w:p w14:paraId="36B4931A" w14:textId="0FF45AFD" w:rsidR="00063440" w:rsidRPr="00796DC7" w:rsidRDefault="00000000"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Textkrper"/>
      </w:pPr>
    </w:p>
    <w:p w14:paraId="59810BB3" w14:textId="0223D4B2"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 xml:space="preserve">Kübler, </w:t>
      </w:r>
      <w:proofErr w:type="spellStart"/>
      <w:r w:rsidRPr="0098259C">
        <w:t>Schiehlen</w:t>
      </w:r>
      <w:proofErr w:type="spellEnd"/>
      <w:r>
        <w:t xml:space="preserve"> </w:t>
      </w:r>
      <w:r w:rsidRPr="0098259C">
        <w:t>2000)</w:t>
      </w:r>
      <w:r w:rsidR="006D1D1A">
        <w:t>.</w:t>
      </w:r>
    </w:p>
    <w:p w14:paraId="46AAB468" w14:textId="77777777" w:rsidR="00063440" w:rsidRPr="002F3E46" w:rsidRDefault="00796DC7"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w:t>
      </w:r>
      <w:proofErr w:type="gramStart"/>
      <w:r w:rsidR="00063440" w:rsidRPr="002F3E46">
        <w:rPr>
          <w:rFonts w:ascii="Arial" w:hAnsi="Arial" w:cs="Arial"/>
          <w:sz w:val="20"/>
          <w:szCs w:val="20"/>
          <w:lang w:val="en-US"/>
        </w:rPr>
        <w:t>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w:t>
      </w:r>
      <w:proofErr w:type="gramEnd"/>
      <w:r w:rsidR="00063440" w:rsidRPr="002F3E46">
        <w:rPr>
          <w:rFonts w:ascii="Arial" w:hAnsi="Arial" w:cs="Arial"/>
          <w:sz w:val="20"/>
          <w:szCs w:val="20"/>
          <w:lang w:val="en-US"/>
        </w:rPr>
        <w:t xml:space="preserve"> inputs to the slave, which can be:</w:t>
      </w:r>
    </w:p>
    <w:p w14:paraId="1DD7E694" w14:textId="38196D23"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 of the subsystem (</w:t>
      </w:r>
      <w:r w:rsidR="006D1D1A">
        <w:rPr>
          <w:rFonts w:ascii="Arial" w:hAnsi="Arial" w:cs="Arial"/>
          <w:sz w:val="20"/>
          <w:szCs w:val="20"/>
          <w:lang w:val="en-US"/>
        </w:rPr>
        <w:t>in other words,</w:t>
      </w:r>
      <w:r w:rsidR="00063440"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r w:rsidR="0054083F">
        <w:rPr>
          <w:rFonts w:ascii="Arial" w:eastAsiaTheme="minorEastAsia" w:hAnsi="Arial" w:cs="Arial"/>
          <w:sz w:val="20"/>
          <w:szCs w:val="20"/>
          <w:lang w:val="en-US"/>
        </w:rPr>
        <w:t xml:space="preserve">, </w:t>
      </w:r>
      <w:proofErr w:type="spellStart"/>
      <w:r w:rsidR="0054083F">
        <w:t>where</w:t>
      </w:r>
      <w:proofErr w:type="spellEnd"/>
      <w:r w:rsidR="0054083F">
        <w:t xml:space="preserve"> </w:t>
      </w:r>
      <w:proofErr w:type="spellStart"/>
      <w:r w:rsidR="0054083F" w:rsidRPr="00D2781E">
        <w:rPr>
          <w:rFonts w:ascii="Times New Roman" w:hAnsi="Times New Roman" w:cs="Times New Roman"/>
          <w:i/>
        </w:rPr>
        <w:t>m</w:t>
      </w:r>
      <w:r w:rsidR="0054083F" w:rsidRPr="00D2781E">
        <w:rPr>
          <w:rFonts w:ascii="Times New Roman" w:hAnsi="Times New Roman" w:cs="Times New Roman"/>
          <w:i/>
          <w:vertAlign w:val="subscript"/>
        </w:rPr>
        <w:t>ido</w:t>
      </w:r>
      <w:proofErr w:type="spellEnd"/>
      <w:r w:rsidR="0054083F" w:rsidRPr="00D2781E">
        <w:rPr>
          <w:rFonts w:ascii="Times New Roman" w:hAnsi="Times New Roman" w:cs="Times New Roman"/>
          <w:i/>
        </w:rPr>
        <w:t xml:space="preserve"> </w:t>
      </w:r>
      <w:r w:rsidR="0054083F">
        <w:t xml:space="preserve">stands for the model input </w:t>
      </w:r>
      <w:proofErr w:type="spellStart"/>
      <w:r w:rsidR="0054083F">
        <w:t>derivative</w:t>
      </w:r>
      <w:proofErr w:type="spellEnd"/>
      <w:r w:rsidR="0054083F">
        <w:t xml:space="preserve"> order.</w:t>
      </w:r>
    </w:p>
    <w:p w14:paraId="7EB58BB6" w14:textId="425301AD"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V</w:t>
      </w:r>
      <w:r w:rsidR="00063440" w:rsidRPr="002F3E46">
        <w:rPr>
          <w:rFonts w:ascii="Arial" w:hAnsi="Arial" w:cs="Arial"/>
          <w:sz w:val="20"/>
          <w:szCs w:val="20"/>
          <w:lang w:val="en-US"/>
        </w:rPr>
        <w:t xml:space="preserve">arying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00063440" w:rsidRPr="002F3E46">
        <w:rPr>
          <w:rFonts w:ascii="Arial" w:hAnsi="Arial" w:cs="Arial"/>
          <w:sz w:val="20"/>
          <w:szCs w:val="20"/>
          <w:lang w:val="en-US"/>
        </w:rPr>
        <w:t xml:space="preserve">, also known as tunable </w:t>
      </w:r>
      <w:proofErr w:type="gramStart"/>
      <w:r w:rsidR="00063440" w:rsidRPr="002F3E46">
        <w:rPr>
          <w:rFonts w:ascii="Arial" w:hAnsi="Arial" w:cs="Arial"/>
          <w:sz w:val="20"/>
          <w:szCs w:val="20"/>
          <w:lang w:val="en-US"/>
        </w:rPr>
        <w:t>parameters</w:t>
      </w:r>
      <w:proofErr w:type="gramEnd"/>
    </w:p>
    <w:p w14:paraId="15BDBE0E" w14:textId="77777777" w:rsidR="00063440" w:rsidRPr="002F3E46" w:rsidRDefault="00063440"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522B3863"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p>
    <w:p w14:paraId="0C07A49B" w14:textId="4505354D"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O</w:t>
      </w:r>
      <w:r w:rsidR="00063440" w:rsidRPr="002F3E46">
        <w:rPr>
          <w:rFonts w:ascii="Arial" w:hAnsi="Arial" w:cs="Arial"/>
          <w:sz w:val="20"/>
          <w:szCs w:val="20"/>
          <w:lang w:val="en-US"/>
        </w:rPr>
        <w:t>bservation variables and “calculated” varying parameters</w:t>
      </w:r>
      <w:r w:rsidR="00063440"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00063440"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00063440"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p>
    <w:p w14:paraId="1C429651" w14:textId="24FA5C5C" w:rsidR="00063440" w:rsidRPr="002F3E46" w:rsidRDefault="00063440" w:rsidP="00796DC7">
      <w:pPr>
        <w:pStyle w:val="Listenabsatz"/>
        <w:numPr>
          <w:ilvl w:val="0"/>
          <w:numId w:val="63"/>
        </w:numPr>
        <w:ind w:left="360"/>
        <w:jc w:val="both"/>
        <w:rPr>
          <w:rFonts w:ascii="Arial" w:hAnsi="Arial" w:cs="Arial"/>
          <w:sz w:val="20"/>
          <w:szCs w:val="20"/>
          <w:lang w:val="en-US"/>
        </w:rPr>
      </w:pPr>
      <w:r w:rsidRPr="002F3E46">
        <w:rPr>
          <w:rFonts w:ascii="Arial" w:hAnsi="Arial" w:cs="Arial"/>
          <w:sz w:val="20"/>
          <w:szCs w:val="20"/>
          <w:lang w:val="en-US"/>
        </w:rPr>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r w:rsidR="001F4D2C">
        <w:rPr>
          <w:rFonts w:ascii="Arial" w:hAnsi="Arial" w:cs="Arial"/>
          <w:sz w:val="20"/>
          <w:szCs w:val="20"/>
          <w:lang w:val="en-US"/>
        </w:rPr>
        <w:t xml:space="preserve">which can </w:t>
      </w:r>
      <w:r w:rsidRPr="002F3E46">
        <w:rPr>
          <w:rFonts w:ascii="Arial" w:hAnsi="Arial" w:cs="Arial"/>
          <w:sz w:val="20"/>
          <w:szCs w:val="20"/>
          <w:lang w:val="en-US"/>
        </w:rPr>
        <w:t>be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w:t>
      </w:r>
      <w:proofErr w:type="spellStart"/>
      <w:r w:rsidR="00852EE5" w:rsidRPr="002F3E46">
        <w:rPr>
          <w:rStyle w:val="CODE"/>
          <w:i/>
          <w:sz w:val="20"/>
          <w:szCs w:val="20"/>
        </w:rPr>
        <w:t>ModelStructure</w:t>
      </w:r>
      <w:proofErr w:type="spellEnd"/>
      <w:r w:rsidR="00852EE5" w:rsidRPr="002F3E46">
        <w:rPr>
          <w:rStyle w:val="CODE"/>
          <w:i/>
          <w:sz w:val="20"/>
          <w:szCs w:val="20"/>
        </w:rPr>
        <w:t>&gt;&lt;</w:t>
      </w:r>
      <w:proofErr w:type="spellStart"/>
      <w:r w:rsidR="00852EE5" w:rsidRPr="002F3E46">
        <w:rPr>
          <w:rStyle w:val="CODE"/>
          <w:i/>
          <w:sz w:val="20"/>
          <w:szCs w:val="20"/>
        </w:rPr>
        <w:t>InitialUnknowns</w:t>
      </w:r>
      <w:proofErr w:type="spellEnd"/>
      <w:r w:rsidR="00852EE5" w:rsidRPr="002F3E46">
        <w:rPr>
          <w:rStyle w:val="CODE"/>
          <w:i/>
          <w:sz w:val="20"/>
          <w:szCs w:val="20"/>
        </w:rPr>
        <w:t>&gt;</w:t>
      </w:r>
      <w:r w:rsidR="00852EE5" w:rsidRPr="002F3E46">
        <w:rPr>
          <w:rFonts w:ascii="Arial" w:hAnsi="Arial" w:cs="Arial"/>
          <w:sz w:val="20"/>
          <w:szCs w:val="20"/>
          <w:lang w:val="en-US"/>
        </w:rPr>
        <w:t>]:</w:t>
      </w:r>
    </w:p>
    <w:p w14:paraId="7F9944C7" w14:textId="3BB5CA5E" w:rsidR="00680A9E" w:rsidRDefault="00680A9E" w:rsidP="00680A9E">
      <w:pPr>
        <w:pStyle w:val="Textkrper"/>
      </w:pPr>
      <w:r>
        <w:t xml:space="preserve">Computing the solution of an FMI Co-Simulation model means to split the solution process in two phases and in every phase different </w:t>
      </w:r>
      <w:proofErr w:type="gramStart"/>
      <w:r>
        <w:t>equations</w:t>
      </w:r>
      <w:proofErr w:type="gramEnd"/>
      <w:r>
        <w:t xml:space="preserve"> and solution methods are utilized. The phases can be categorized according to the following modes:</w:t>
      </w:r>
    </w:p>
    <w:p w14:paraId="08A28402" w14:textId="33B5F197" w:rsidR="00680A9E" w:rsidRDefault="00680A9E" w:rsidP="002F3E46">
      <w:pPr>
        <w:pStyle w:val="Textkrper"/>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r w:rsidR="00765CA8">
        <w:rPr>
          <w:i/>
        </w:rPr>
        <w:t>,</w:t>
      </w:r>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r w:rsidR="00765CA8">
        <w:t>Algebraic equations are solved in this mode.</w:t>
      </w:r>
    </w:p>
    <w:p w14:paraId="5DAEE66A" w14:textId="0BC98560" w:rsidR="00680A9E" w:rsidRDefault="000F167A" w:rsidP="002F3E46">
      <w:pPr>
        <w:pStyle w:val="Textkrper"/>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66020239" w:rsidR="00680A9E" w:rsidRDefault="00505D8D" w:rsidP="00680A9E">
      <w:pPr>
        <w:pStyle w:val="Textkrper"/>
      </w:pPr>
      <w:r>
        <w:t>[</w:t>
      </w:r>
      <w:r w:rsidRPr="002F3E46">
        <w:rPr>
          <w:i/>
        </w:rPr>
        <w:t>Note</w:t>
      </w:r>
      <w:r w:rsidR="00765CA8">
        <w:rPr>
          <w:i/>
        </w:rPr>
        <w:t xml:space="preserve"> that</w:t>
      </w:r>
      <w:r w:rsidRPr="002F3E46">
        <w:rPr>
          <w:i/>
        </w:rPr>
        <w:t xml:space="preserve"> for a Co-Simulation FMU, no super dense time description is used at communication points</w:t>
      </w:r>
      <w:r w:rsidR="000F167A">
        <w:rPr>
          <w:i/>
        </w:rPr>
        <w:t>.</w:t>
      </w:r>
      <w:r w:rsidR="00970013">
        <w:t>]</w:t>
      </w:r>
    </w:p>
    <w:p w14:paraId="074C018C" w14:textId="12B6B8A0" w:rsidR="00970013" w:rsidRDefault="00765CA8" w:rsidP="00970013">
      <w:pPr>
        <w:pStyle w:val="Textkrper"/>
        <w:tabs>
          <w:tab w:val="left" w:pos="335"/>
        </w:tabs>
        <w:spacing w:after="120"/>
      </w:pPr>
      <w:r>
        <w:t>The equations defined in Table 2</w:t>
      </w:r>
      <w:r w:rsidR="00970013">
        <w:t xml:space="preserve"> can be evaluated in the respective Mode. The following color coding is used in the table:</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w:t>
            </w:r>
            <w:proofErr w:type="gramStart"/>
            <w:r>
              <w:t>variable returns</w:t>
            </w:r>
            <w:proofErr w:type="gramEnd"/>
            <w:r>
              <w:t xml:space="preserve">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Textkrper"/>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266"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proofErr w:type="spellStart"/>
            <w:r w:rsidRPr="00CC7AD2">
              <w:rPr>
                <w:rStyle w:val="CODE"/>
              </w:rPr>
              <w:t>approx</w:t>
            </w:r>
            <w:proofErr w:type="spellEnd"/>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w:t>
            </w:r>
            <w:proofErr w:type="spellStart"/>
            <w:r>
              <w:rPr>
                <w:i/>
              </w:rPr>
              <w:t>InitializationMode</w:t>
            </w:r>
            <w:proofErr w:type="spellEnd"/>
            <w:r>
              <w:rPr>
                <w:i/>
              </w:rPr>
              <w:t>”</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w:t>
            </w:r>
            <w:proofErr w:type="gramStart"/>
            <w:r w:rsidRPr="002C39EF">
              <w:rPr>
                <w:color w:val="006600"/>
              </w:rPr>
              <w:t>time</w:t>
            </w:r>
            <w:proofErr w:type="gramEnd"/>
            <w:r w:rsidRPr="002C39EF">
              <w:rPr>
                <w:color w:val="006600"/>
              </w:rPr>
              <w:t xml:space="preserv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rsidR="00C2544B">
              <w:rPr>
                <w:rStyle w:val="CODE"/>
              </w:rPr>
              <w:t xml:space="preserve"> </w:t>
            </w:r>
            <w:r>
              <w:t>=</w:t>
            </w:r>
            <w:r w:rsidR="00C2544B">
              <w:t xml:space="preserve"> </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000000"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proofErr w:type="spellStart"/>
            <w:r w:rsidRPr="00512072">
              <w:rPr>
                <w:i/>
              </w:rPr>
              <w:t>stepComplete</w:t>
            </w:r>
            <w:proofErr w:type="spellEnd"/>
            <w:r>
              <w:rPr>
                <w:i/>
              </w:rPr>
              <w:t>”</w:t>
            </w:r>
            <w:r w:rsidRPr="00512072">
              <w:rPr>
                <w:i/>
              </w:rPr>
              <w:t xml:space="preserve">, </w:t>
            </w:r>
            <w:r>
              <w:rPr>
                <w:i/>
              </w:rPr>
              <w:t>“</w:t>
            </w:r>
            <w:proofErr w:type="spellStart"/>
            <w:r w:rsidRPr="00512072">
              <w:rPr>
                <w:i/>
              </w:rPr>
              <w:t>stepInProgress</w:t>
            </w:r>
            <w:proofErr w:type="spellEnd"/>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000000"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000000"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4C7562AD" w:rsidR="00970013" w:rsidRPr="0098259C" w:rsidRDefault="00970013" w:rsidP="00970013">
      <w:pPr>
        <w:pStyle w:val="Beschriftung"/>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EE265D">
        <w:rPr>
          <w:noProof/>
        </w:rPr>
        <w:t>2</w:t>
      </w:r>
      <w:r w:rsidRPr="0098259C">
        <w:fldChar w:fldCharType="end"/>
      </w:r>
      <w:bookmarkEnd w:id="266"/>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Textkrper"/>
        <w:tabs>
          <w:tab w:val="left" w:pos="335"/>
        </w:tabs>
        <w:rPr>
          <w:i/>
        </w:rPr>
      </w:pPr>
      <w:r>
        <w:t>[</w:t>
      </w:r>
      <w:r>
        <w:rPr>
          <w:i/>
        </w:rPr>
        <w:t>Remark – Calling Sequences</w:t>
      </w:r>
      <w:r w:rsidRPr="00856C78">
        <w:rPr>
          <w:i/>
        </w:rPr>
        <w:t>:</w:t>
      </w:r>
    </w:p>
    <w:p w14:paraId="0208D0E1" w14:textId="77777777" w:rsidR="000F167A" w:rsidRDefault="00D4117B" w:rsidP="00D4117B">
      <w:pPr>
        <w:pStyle w:val="Textkrper"/>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w:t>
      </w:r>
      <w:proofErr w:type="gramStart"/>
      <w:r>
        <w:rPr>
          <w:i/>
        </w:rPr>
        <w:t>inputs</w:t>
      </w:r>
      <w:proofErr w:type="gramEnd"/>
      <w:r>
        <w:rPr>
          <w:i/>
        </w:rPr>
        <w:t xml:space="preserve"> arguments. </w:t>
      </w:r>
      <w:proofErr w:type="gramStart"/>
      <w:r>
        <w:rPr>
          <w:i/>
        </w:rPr>
        <w:t>In reality, every</w:t>
      </w:r>
      <w:proofErr w:type="gramEnd"/>
      <w:r>
        <w:rPr>
          <w:i/>
        </w:rPr>
        <w:t xml:space="preserve">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Textkrper"/>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D2781E">
        <w:t>]</w:t>
      </w:r>
    </w:p>
    <w:p w14:paraId="4537A415" w14:textId="77777777" w:rsidR="00885BF4" w:rsidRPr="0098259C" w:rsidRDefault="000664FC" w:rsidP="001D6859">
      <w:pPr>
        <w:pStyle w:val="berschrift2"/>
      </w:pPr>
      <w:bookmarkStart w:id="267" w:name="_Toc55136517"/>
      <w:bookmarkStart w:id="268" w:name="_Toc240646382"/>
      <w:bookmarkStart w:id="269" w:name="_Toc247884555"/>
      <w:r w:rsidRPr="0098259C">
        <w:t>FMI Application Programming Interface</w:t>
      </w:r>
      <w:bookmarkEnd w:id="267"/>
    </w:p>
    <w:p w14:paraId="029EA5E8" w14:textId="77777777" w:rsidR="00432446" w:rsidRPr="0098259C" w:rsidRDefault="00885BF4" w:rsidP="004C3859">
      <w:pPr>
        <w:pStyle w:val="Textkrper"/>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berschrift3"/>
        <w:spacing w:line="336" w:lineRule="auto"/>
        <w:jc w:val="both"/>
      </w:pPr>
      <w:bookmarkStart w:id="270" w:name="_Toc247964771"/>
      <w:bookmarkStart w:id="271" w:name="_Toc274647154"/>
      <w:bookmarkStart w:id="272" w:name="_Ref290826996"/>
      <w:bookmarkStart w:id="273" w:name="_Ref304553841"/>
      <w:bookmarkStart w:id="274" w:name="_Ref369580299"/>
      <w:bookmarkStart w:id="275" w:name="_Toc55136518"/>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270"/>
      <w:r w:rsidRPr="0098259C">
        <w:t xml:space="preserve"> and </w:t>
      </w:r>
      <w:r w:rsidR="00966C27" w:rsidRPr="0098259C">
        <w:t>P</w:t>
      </w:r>
      <w:r w:rsidRPr="0098259C">
        <w:t>arameters</w:t>
      </w:r>
      <w:bookmarkEnd w:id="271"/>
      <w:bookmarkEnd w:id="272"/>
      <w:bookmarkEnd w:id="273"/>
      <w:bookmarkEnd w:id="274"/>
      <w:bookmarkEnd w:id="275"/>
    </w:p>
    <w:p w14:paraId="4D67AF33" w14:textId="0A390533" w:rsidR="00885BF4" w:rsidRPr="0098259C" w:rsidRDefault="00885BF4" w:rsidP="00D256C9">
      <w:pPr>
        <w:pStyle w:val="Textkrper"/>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EE265D">
        <w:t>2.1.7</w:t>
      </w:r>
      <w:r w:rsidR="00BB29C0">
        <w:fldChar w:fldCharType="end"/>
      </w:r>
      <w:r w:rsidR="00D256C9" w:rsidRPr="0098259C">
        <w:t>.</w:t>
      </w:r>
    </w:p>
    <w:p w14:paraId="5E2168BC" w14:textId="4C026D9F" w:rsidR="00417784" w:rsidRDefault="00885BF4">
      <w:pPr>
        <w:spacing w:line="240" w:lineRule="auto"/>
        <w:rPr>
          <w:spacing w:val="4"/>
          <w:sz w:val="10"/>
          <w:szCs w:val="10"/>
        </w:rPr>
      </w:pPr>
      <w:proofErr w:type="gramStart"/>
      <w:r w:rsidRPr="0098259C">
        <w:t>In order to</w:t>
      </w:r>
      <w:proofErr w:type="gramEnd"/>
      <w:r w:rsidRPr="0098259C">
        <w:t xml:space="preserve"> enable the slave to interpolate the continuous real inputs between communication steps</w:t>
      </w:r>
      <w:r w:rsidR="00CA4BBA">
        <w:t>,</w:t>
      </w:r>
      <w:r w:rsidRPr="0098259C">
        <w:t xml:space="preserve"> the derivatives of the inputs with respect to time can be provided. </w:t>
      </w:r>
      <w:r w:rsidR="00210303">
        <w:t>Also, higher derivatives can be set to allow higher order interpolation.</w:t>
      </w:r>
      <w:r w:rsidRPr="0098259C">
        <w:t xml:space="preserve"> Whether a slave </w:t>
      </w:r>
      <w:proofErr w:type="gramStart"/>
      <w:r w:rsidRPr="0098259C">
        <w:t>is able to</w:t>
      </w:r>
      <w:proofErr w:type="gramEnd"/>
      <w:r w:rsidRPr="0098259C">
        <w:t xml:space="preserve"> interpolate and therefore needs this information is provided by the capability</w:t>
      </w:r>
      <w:r w:rsidR="00D27119" w:rsidRPr="0098259C">
        <w:t xml:space="preserve"> attribute</w:t>
      </w:r>
      <w:r w:rsidRPr="0098259C">
        <w:t xml:space="preserve"> </w:t>
      </w:r>
      <w:proofErr w:type="spellStart"/>
      <w:r w:rsidRPr="0098259C">
        <w:rPr>
          <w:rStyle w:val="CODE"/>
        </w:rPr>
        <w:t>canInterpolateInputs</w:t>
      </w:r>
      <w:proofErr w:type="spellEnd"/>
      <w:r w:rsidRPr="0098259C">
        <w:t>.</w:t>
      </w:r>
      <w:r w:rsidR="00417784">
        <w:rPr>
          <w:sz w:val="10"/>
          <w:szCs w:val="10"/>
        </w:rPr>
        <w:br w:type="page"/>
      </w:r>
    </w:p>
    <w:p w14:paraId="5E9F4AD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proofErr w:type="gramStart"/>
            <w:r w:rsidR="00885BF4" w:rsidRPr="0098259C">
              <w:rPr>
                <w:rStyle w:val="CODE"/>
                <w:rFonts w:eastAsia="StarSymbol"/>
                <w:color w:val="000000"/>
              </w:rPr>
              <w:t>SetRealInputDerivatives(</w:t>
            </w:r>
            <w:proofErr w:type="gramEnd"/>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r w:rsidR="00885BF4" w:rsidRPr="0098259C">
              <w:rPr>
                <w:rStyle w:val="CODE"/>
                <w:rFonts w:eastAsia="StarSymbol"/>
                <w:color w:val="000000"/>
              </w:rPr>
              <w:t>vr</w:t>
            </w:r>
            <w:proofErr w:type="spellEnd"/>
            <w:r w:rsidR="00885BF4" w:rsidRPr="0098259C">
              <w:rPr>
                <w:rStyle w:val="CODE"/>
                <w:rFonts w:eastAsia="StarSymbol"/>
                <w:color w:val="000000"/>
              </w:rPr>
              <w:t>[],</w:t>
            </w:r>
            <w:r w:rsidR="0065491B">
              <w:rPr>
                <w:rStyle w:val="CODE"/>
                <w:rFonts w:eastAsia="StarSymbol"/>
                <w:color w:val="000000"/>
              </w:rPr>
              <w:t xml:space="preserve"> </w:t>
            </w:r>
            <w:proofErr w:type="spellStart"/>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proofErr w:type="spellEnd"/>
            <w:r w:rsidR="0065491B" w:rsidRPr="0098259C">
              <w:rPr>
                <w:rStyle w:val="CODE"/>
                <w:rFonts w:eastAsia="StarSymbol"/>
                <w:color w:val="000000"/>
              </w:rPr>
              <w:t xml:space="preserve"> </w:t>
            </w:r>
            <w:proofErr w:type="spellStart"/>
            <w:r w:rsidR="0065491B" w:rsidRPr="0098259C">
              <w:rPr>
                <w:rStyle w:val="CODE"/>
                <w:rFonts w:eastAsia="StarSymbol"/>
                <w:color w:val="000000"/>
              </w:rPr>
              <w:t>nvr</w:t>
            </w:r>
            <w:proofErr w:type="spellEnd"/>
            <w:r w:rsidR="0065491B" w:rsidRPr="0098259C">
              <w:rPr>
                <w:rStyle w:val="CODE"/>
                <w:rFonts w:eastAsia="StarSymbol"/>
                <w:color w:val="000000"/>
              </w:rPr>
              <w:t>,</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6DFE3393" w:rsidR="00885BF4" w:rsidRDefault="00885BF4" w:rsidP="0082183C">
            <w:pPr>
              <w:pStyle w:val="Textkrper-Tabelle"/>
              <w:autoSpaceDE w:val="0"/>
              <w:autoSpaceDN w:val="0"/>
              <w:adjustRightInd w:val="0"/>
              <w:ind w:left="0"/>
              <w:rPr>
                <w:color w:val="000000"/>
                <w:szCs w:val="20"/>
              </w:rPr>
            </w:pPr>
            <w:r w:rsidRPr="0098259C">
              <w:rPr>
                <w:color w:val="000000"/>
                <w:szCs w:val="20"/>
              </w:rPr>
              <w:t>Sets the n-</w:t>
            </w:r>
            <w:proofErr w:type="spellStart"/>
            <w:r w:rsidRPr="0098259C">
              <w:rPr>
                <w:color w:val="000000"/>
                <w:szCs w:val="20"/>
              </w:rPr>
              <w:t>th</w:t>
            </w:r>
            <w:proofErr w:type="spellEnd"/>
            <w:r w:rsidRPr="0098259C">
              <w:rPr>
                <w:color w:val="000000"/>
                <w:szCs w:val="20"/>
              </w:rPr>
              <w:t xml:space="preserve"> time derivative of real input variables.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xml:space="preserve"> contains the orders of the respective derivative (1 means the first derivative, 0</w:t>
            </w:r>
            <w:r w:rsidR="00626B41">
              <w:rPr>
                <w:color w:val="000000"/>
                <w:szCs w:val="20"/>
              </w:rPr>
              <w:t>,</w:t>
            </w:r>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xml:space="preserve"> is a vector with the values of the derivatives. </w:t>
            </w:r>
            <w:proofErr w:type="spellStart"/>
            <w:r w:rsidRPr="0098259C">
              <w:rPr>
                <w:rStyle w:val="CODE"/>
                <w:rFonts w:eastAsia="StarSymbol"/>
                <w:color w:val="000000"/>
                <w:sz w:val="20"/>
              </w:rPr>
              <w:t>n</w:t>
            </w:r>
            <w:r w:rsidRPr="0098259C">
              <w:rPr>
                <w:rStyle w:val="CODE"/>
                <w:rFonts w:eastAsia="StarSymbol"/>
                <w:color w:val="000000"/>
                <w:sz w:val="20"/>
                <w:szCs w:val="20"/>
              </w:rPr>
              <w:t>vr</w:t>
            </w:r>
            <w:proofErr w:type="spellEnd"/>
            <w:r w:rsidRPr="0098259C">
              <w:rPr>
                <w:color w:val="000000"/>
                <w:szCs w:val="20"/>
              </w:rPr>
              <w:t xml:space="preserve"> is the dimension of the vectors.</w:t>
            </w:r>
          </w:p>
          <w:p w14:paraId="4E36DEE1" w14:textId="6EE16F97" w:rsidR="00D97820" w:rsidRPr="0098259C" w:rsidRDefault="00D97820" w:rsidP="0082183C">
            <w:pPr>
              <w:pStyle w:val="Textkrper-Tabelle"/>
              <w:autoSpaceDE w:val="0"/>
              <w:autoSpaceDN w:val="0"/>
              <w:adjustRightInd w:val="0"/>
              <w:ind w:left="0"/>
              <w:rPr>
                <w:color w:val="000000"/>
                <w:szCs w:val="20"/>
              </w:rPr>
            </w:pPr>
            <w:r>
              <w:t>Different input variables may have different interpolation order.</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Textkrper"/>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3C58E255" w:rsidR="00885BF4" w:rsidRPr="0098259C" w:rsidRDefault="00885BF4" w:rsidP="00885BF4">
      <w:pPr>
        <w:pStyle w:val="Textkrper"/>
      </w:pPr>
      <w:r w:rsidRPr="0098259C">
        <w:t>To allow interpolation/approximation of the real output variables between communication steps (if they are used as inputs for other slaves)</w:t>
      </w:r>
      <w:r w:rsidR="00626B41">
        <w:t>,</w:t>
      </w:r>
      <w:r w:rsidRPr="0098259C">
        <w:t xml:space="preserve"> the derivatives of the outputs with respect to time can be read. Whether the slave </w:t>
      </w:r>
      <w:proofErr w:type="gramStart"/>
      <w:r w:rsidRPr="0098259C">
        <w:t>is able to</w:t>
      </w:r>
      <w:proofErr w:type="gramEnd"/>
      <w:r w:rsidRPr="0098259C">
        <w:t xml:space="preserve"> provide the derivatives of outputs is given by the unsigned integer capability flag </w:t>
      </w:r>
      <w:proofErr w:type="spellStart"/>
      <w:r w:rsidRPr="0098259C">
        <w:rPr>
          <w:rStyle w:val="CODE"/>
        </w:rPr>
        <w:t>MaxOutputDerivativeOrder</w:t>
      </w:r>
      <w:proofErr w:type="spellEnd"/>
      <w:r w:rsidR="00DD1C2A">
        <w:t>;</w:t>
      </w:r>
      <w:r w:rsidRPr="0098259C">
        <w:t xml:space="preserve"> </w:t>
      </w:r>
      <w:r w:rsidR="00DD1C2A">
        <w:t>i</w:t>
      </w:r>
      <w:r w:rsidRPr="0098259C">
        <w:t>t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Textkrper"/>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Textkrper"/>
      </w:pPr>
      <w:r w:rsidRPr="0098259C">
        <w:t>The derivatives can be retrieved by:</w:t>
      </w:r>
    </w:p>
    <w:p w14:paraId="506B451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proofErr w:type="gramStart"/>
            <w:r w:rsidR="00885BF4" w:rsidRPr="0098259C">
              <w:rPr>
                <w:rStyle w:val="CODE"/>
                <w:rFonts w:eastAsia="StarSymbol"/>
                <w:color w:val="000000"/>
              </w:rPr>
              <w:t>vr</w:t>
            </w:r>
            <w:proofErr w:type="spellEnd"/>
            <w:r w:rsidR="00885BF4" w:rsidRPr="0098259C">
              <w:rPr>
                <w:rStyle w:val="CODE"/>
                <w:rFonts w:eastAsia="StarSymbol"/>
                <w:color w:val="000000"/>
              </w:rPr>
              <w:t>[</w:t>
            </w:r>
            <w:proofErr w:type="gramEnd"/>
            <w:r w:rsidR="00885BF4" w:rsidRPr="0098259C">
              <w:rPr>
                <w:rStyle w:val="CODE"/>
                <w:rFonts w:eastAsia="StarSymbol"/>
                <w:color w:val="000000"/>
              </w:rPr>
              <w:t xml:space="preserve">], </w:t>
            </w:r>
            <w:proofErr w:type="spellStart"/>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proofErr w:type="spellEnd"/>
            <w:r w:rsidR="00885BF4" w:rsidRPr="0098259C">
              <w:rPr>
                <w:rStyle w:val="CODE"/>
                <w:rFonts w:eastAsia="StarSymbol"/>
                <w:color w:val="000000"/>
              </w:rPr>
              <w:t xml:space="preserve"> </w:t>
            </w:r>
            <w:proofErr w:type="spellStart"/>
            <w:r w:rsidR="00885BF4" w:rsidRPr="0098259C">
              <w:rPr>
                <w:rStyle w:val="CODE"/>
                <w:rFonts w:eastAsia="StarSymbol"/>
                <w:color w:val="000000"/>
              </w:rPr>
              <w:t>nvr</w:t>
            </w:r>
            <w:proofErr w:type="spellEnd"/>
            <w:r w:rsidR="00885BF4" w:rsidRPr="0098259C">
              <w:rPr>
                <w:rStyle w:val="CODE"/>
                <w:rFonts w:eastAsia="StarSymbol"/>
                <w:color w:val="000000"/>
              </w:rPr>
              <w:t>,</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4541E794"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Retrieves the n-</w:t>
            </w:r>
            <w:proofErr w:type="spellStart"/>
            <w:r w:rsidRPr="0098259C">
              <w:rPr>
                <w:color w:val="000000"/>
                <w:szCs w:val="20"/>
              </w:rPr>
              <w:t>th</w:t>
            </w:r>
            <w:proofErr w:type="spellEnd"/>
            <w:r w:rsidRPr="0098259C">
              <w:rPr>
                <w:color w:val="000000"/>
                <w:szCs w:val="20"/>
              </w:rPr>
              <w:t xml:space="preserve"> derivative of output values.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w:t>
            </w:r>
            <w:proofErr w:type="spellStart"/>
            <w:r w:rsidRPr="0098259C">
              <w:rPr>
                <w:rStyle w:val="CODE"/>
                <w:rFonts w:eastAsia="StarSymbol"/>
                <w:color w:val="000000"/>
                <w:sz w:val="20"/>
                <w:szCs w:val="20"/>
              </w:rPr>
              <w:t>nvr</w:t>
            </w:r>
            <w:proofErr w:type="spellEnd"/>
            <w:r w:rsidRPr="0098259C">
              <w:rPr>
                <w:color w:val="000000"/>
                <w:szCs w:val="20"/>
              </w:rPr>
              <w:t xml:space="preserve">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xml:space="preserve">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0AC97AA4" w:rsidR="00885BF4" w:rsidRPr="0098259C" w:rsidRDefault="00885BF4" w:rsidP="00885BF4">
      <w:pPr>
        <w:pStyle w:val="Textkrper"/>
      </w:pPr>
      <w:r w:rsidRPr="0098259C">
        <w:t xml:space="preserve">The returned outputs correspond to the current slave time. </w:t>
      </w:r>
      <w:r w:rsidR="000E6410">
        <w:t>For example,</w:t>
      </w:r>
      <w:r w:rsidRPr="0098259C">
        <w:t xml:space="preserve"> after a successful </w:t>
      </w:r>
      <w:r w:rsidR="00140C25">
        <w:rPr>
          <w:rStyle w:val="CODE"/>
        </w:rPr>
        <w:t>fmi2</w:t>
      </w:r>
      <w:r w:rsidRPr="0098259C">
        <w:rPr>
          <w:rStyle w:val="CODE"/>
        </w:rPr>
        <w:t>DoStep(..)</w:t>
      </w:r>
      <w:r w:rsidRPr="0098259C">
        <w:t xml:space="preserve"> the returned values are related to the end of the</w:t>
      </w:r>
      <w:r w:rsidR="00D27119" w:rsidRPr="0098259C">
        <w:t xml:space="preserve"> communication</w:t>
      </w:r>
      <w:r w:rsidRPr="0098259C">
        <w:t xml:space="preserve"> time step.</w:t>
      </w:r>
    </w:p>
    <w:p w14:paraId="7F3D7549" w14:textId="6077F9DE" w:rsidR="00885BF4" w:rsidRPr="0098259C" w:rsidRDefault="00885BF4" w:rsidP="00885BF4">
      <w:pPr>
        <w:pStyle w:val="Textkrper"/>
      </w:pPr>
      <w:r w:rsidRPr="0098259C">
        <w:t>This standard supports polynomial interpolation and extrapolation as well as more sophisticated signal extrapolation schemes like rational extrapolation</w:t>
      </w:r>
      <w:r w:rsidR="00C864CB">
        <w:t>.</w:t>
      </w:r>
      <w:r w:rsidRPr="0098259C">
        <w:t xml:space="preserve"> </w:t>
      </w:r>
    </w:p>
    <w:p w14:paraId="73C970D2" w14:textId="77777777" w:rsidR="00885BF4" w:rsidRPr="0098259C" w:rsidRDefault="00885BF4" w:rsidP="00885BF4">
      <w:pPr>
        <w:pStyle w:val="berschrift3"/>
        <w:spacing w:line="336" w:lineRule="auto"/>
        <w:jc w:val="both"/>
      </w:pPr>
      <w:bookmarkStart w:id="276" w:name="_Ref248821476"/>
      <w:bookmarkStart w:id="277" w:name="_Toc274647155"/>
      <w:bookmarkStart w:id="278" w:name="_Toc55136519"/>
      <w:r w:rsidRPr="0098259C">
        <w:t>Computation</w:t>
      </w:r>
      <w:bookmarkEnd w:id="276"/>
      <w:bookmarkEnd w:id="277"/>
      <w:bookmarkEnd w:id="278"/>
    </w:p>
    <w:p w14:paraId="11FA1982" w14:textId="77777777" w:rsidR="00885BF4" w:rsidRPr="0098259C" w:rsidRDefault="00885BF4" w:rsidP="00885BF4">
      <w:pPr>
        <w:pStyle w:val="Textkrper"/>
      </w:pPr>
      <w:r w:rsidRPr="0098259C">
        <w:t>The computation of time steps is controlled by the following function.</w:t>
      </w:r>
    </w:p>
    <w:p w14:paraId="42B1556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proofErr w:type="gramStart"/>
            <w:r w:rsidR="00885BF4" w:rsidRPr="0098259C">
              <w:rPr>
                <w:rStyle w:val="CODE"/>
                <w:rFonts w:eastAsia="StarSymbol"/>
                <w:color w:val="000000"/>
              </w:rPr>
              <w:t>DoStep(</w:t>
            </w:r>
            <w:proofErr w:type="gramEnd"/>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proofErr w:type="spellStart"/>
            <w:r w:rsidR="00885BF4" w:rsidRPr="0098259C">
              <w:rPr>
                <w:rStyle w:val="CODE"/>
                <w:rFonts w:eastAsia="StarSymbol"/>
                <w:color w:val="000000"/>
              </w:rPr>
              <w:t>currentCommunicationPoint</w:t>
            </w:r>
            <w:proofErr w:type="spellEnd"/>
            <w:r w:rsidR="00885BF4" w:rsidRPr="0098259C">
              <w:rPr>
                <w:rStyle w:val="CODE"/>
                <w:rFonts w:eastAsia="StarSymbol"/>
                <w:color w:val="000000"/>
              </w:rPr>
              <w: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proofErr w:type="spellStart"/>
            <w:r w:rsidR="00885BF4" w:rsidRPr="0098259C">
              <w:rPr>
                <w:rStyle w:val="CODE"/>
                <w:rFonts w:eastAsia="StarSymbol"/>
                <w:color w:val="000000"/>
              </w:rPr>
              <w:t>communicationStepSize</w:t>
            </w:r>
            <w:proofErr w:type="spellEnd"/>
            <w:r w:rsidR="00885BF4" w:rsidRPr="0098259C">
              <w:rPr>
                <w:rStyle w:val="CODE"/>
                <w:rFonts w:eastAsia="StarSymbol"/>
                <w:color w:val="000000"/>
              </w:rPr>
              <w:t xml:space="preserv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proofErr w:type="spellStart"/>
            <w:r w:rsidR="00417802" w:rsidRPr="0098259C">
              <w:rPr>
                <w:rStyle w:val="CODE"/>
                <w:rFonts w:eastAsia="StarSymbol"/>
                <w:color w:val="000000"/>
              </w:rPr>
              <w:t>noSetFMUStatePriorToCurrentPoint</w:t>
            </w:r>
            <w:proofErr w:type="spellEnd"/>
            <w:r w:rsidR="00417802" w:rsidRPr="0098259C">
              <w:rPr>
                <w:rStyle w:val="CODE"/>
                <w:rFonts w:eastAsia="StarSymbol"/>
                <w:color w:val="000000"/>
              </w:rPr>
              <w: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proofErr w:type="spellStart"/>
            <w:r w:rsidRPr="002F3E46">
              <w:rPr>
                <w:rStyle w:val="CODE"/>
              </w:rPr>
              <w:t>currentCommunicationPoint</w:t>
            </w:r>
            <w:proofErr w:type="spellEnd"/>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proofErr w:type="spellStart"/>
            <w:r w:rsidRPr="0098259C">
              <w:rPr>
                <w:rStyle w:val="CODE"/>
                <w:rFonts w:eastAsia="StarSymbol" w:cs="Courier New"/>
                <w:szCs w:val="24"/>
                <w:lang w:eastAsia="nl-NL"/>
              </w:rPr>
              <w:t>communicationStepSize</w:t>
            </w:r>
            <w:proofErr w:type="spellEnd"/>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proofErr w:type="spellStart"/>
            <w:r w:rsidRPr="009B5996">
              <w:rPr>
                <w:rStyle w:val="CODE"/>
                <w:i/>
              </w:rPr>
              <w:t>fmiDoStep</w:t>
            </w:r>
            <w:proofErr w:type="spellEnd"/>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proofErr w:type="spellStart"/>
            <w:r w:rsidRPr="009B5996">
              <w:rPr>
                <w:rStyle w:val="CODE"/>
                <w:i/>
              </w:rPr>
              <w:t>currentCommunicationPoint</w:t>
            </w:r>
            <w:proofErr w:type="spellEnd"/>
            <w:r w:rsidRPr="00A72C82">
              <w:rPr>
                <w:i/>
                <w:color w:val="000000"/>
                <w:szCs w:val="20"/>
              </w:rPr>
              <w:t xml:space="preserve"> must be</w:t>
            </w:r>
            <w:r>
              <w:rPr>
                <w:i/>
                <w:color w:val="000000"/>
                <w:szCs w:val="20"/>
              </w:rPr>
              <w:t xml:space="preserve"> </w:t>
            </w:r>
            <w:r w:rsidRPr="00A72C82">
              <w:rPr>
                <w:i/>
                <w:color w:val="000000"/>
                <w:szCs w:val="20"/>
              </w:rPr>
              <w:t xml:space="preserve">equal to </w:t>
            </w:r>
            <w:proofErr w:type="spellStart"/>
            <w:r w:rsidRPr="009B5996">
              <w:rPr>
                <w:rStyle w:val="CODE"/>
                <w:i/>
              </w:rPr>
              <w:t>startTime</w:t>
            </w:r>
            <w:proofErr w:type="spellEnd"/>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r w:rsidR="004F2F91">
              <w:rPr>
                <w:i/>
              </w:rPr>
              <w:t>,</w:t>
            </w:r>
            <w:r w:rsidR="00BA76AB" w:rsidRPr="002F3E46">
              <w:rPr>
                <w:i/>
              </w:rPr>
              <w:t xml:space="preserve"> argument </w:t>
            </w:r>
            <w:proofErr w:type="spellStart"/>
            <w:r w:rsidR="00137921" w:rsidRPr="002F3E46">
              <w:rPr>
                <w:rStyle w:val="CODE"/>
              </w:rPr>
              <w:t>currentCommunicationPoint</w:t>
            </w:r>
            <w:proofErr w:type="spellEnd"/>
            <w:r w:rsidR="00BA76AB" w:rsidRPr="002F3E46">
              <w:rPr>
                <w:i/>
              </w:rPr>
              <w:t xml:space="preserve"> is not needed. It is present </w:t>
            </w:r>
            <w:proofErr w:type="gramStart"/>
            <w:r w:rsidR="00BA76AB" w:rsidRPr="002F3E46">
              <w:rPr>
                <w:i/>
              </w:rPr>
              <w:t>in order to</w:t>
            </w:r>
            <w:proofErr w:type="gramEnd"/>
            <w:r w:rsidR="00BA76AB" w:rsidRPr="002F3E46">
              <w:rPr>
                <w:i/>
              </w:rPr>
              <w:t xml:space="preserve"> handle a mismatch between the master and the FMU state of the slave: The </w:t>
            </w:r>
            <w:proofErr w:type="spellStart"/>
            <w:r w:rsidR="00BA76AB" w:rsidRPr="002F3E46">
              <w:rPr>
                <w:rFonts w:ascii="Courier New" w:hAnsi="Courier New" w:cs="Courier New"/>
                <w:i/>
              </w:rPr>
              <w:t>currentCommunicationPoint</w:t>
            </w:r>
            <w:proofErr w:type="spellEnd"/>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proofErr w:type="spellStart"/>
            <w:r w:rsidR="00E07361" w:rsidRPr="00034265">
              <w:rPr>
                <w:rStyle w:val="CODE"/>
                <w:i/>
              </w:rPr>
              <w:t>currentCommunicationPoint</w:t>
            </w:r>
            <w:proofErr w:type="spellEnd"/>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Textkrper"/>
              <w:rPr>
                <w:i/>
                <w:color w:val="000000"/>
                <w:szCs w:val="20"/>
              </w:rPr>
            </w:pPr>
            <w:r w:rsidRPr="00411193">
              <w:rPr>
                <w:color w:val="000000"/>
                <w:szCs w:val="20"/>
              </w:rPr>
              <w:t>Argument</w:t>
            </w:r>
            <w:r w:rsidR="00885BF4" w:rsidRPr="00411193">
              <w:rPr>
                <w:color w:val="000000"/>
                <w:szCs w:val="20"/>
              </w:rPr>
              <w:t xml:space="preserve"> </w:t>
            </w:r>
            <w:proofErr w:type="spellStart"/>
            <w:r w:rsidR="00417802" w:rsidRPr="00411193">
              <w:rPr>
                <w:rStyle w:val="CODE"/>
                <w:rFonts w:eastAsia="StarSymbol"/>
                <w:color w:val="000000"/>
              </w:rPr>
              <w:t>noSetFMUStatePriorToCurrentPoint</w:t>
            </w:r>
            <w:proofErr w:type="spellEnd"/>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D2781E">
              <w:rPr>
                <w:rStyle w:val="CODE"/>
                <w:rFonts w:eastAsia="StarSymbol" w:cs="Courier New"/>
              </w:rPr>
              <w:t>fmi2</w:t>
            </w:r>
            <w:r w:rsidR="00417802" w:rsidRPr="00D2781E">
              <w:rPr>
                <w:rStyle w:val="CODE"/>
                <w:rFonts w:eastAsia="StarSymbol" w:cs="Courier New"/>
              </w:rPr>
              <w:t>SetFMUState</w:t>
            </w:r>
            <w:r w:rsidR="00417802" w:rsidRPr="00AA25D3">
              <w:rPr>
                <w:color w:val="000000"/>
                <w:szCs w:val="20"/>
              </w:rPr>
              <w:t xml:space="preserve"> will no longer be called for time instants prior to </w:t>
            </w:r>
            <w:proofErr w:type="spellStart"/>
            <w:r w:rsidR="00417802" w:rsidRPr="00D2781E">
              <w:rPr>
                <w:rStyle w:val="CODE"/>
                <w:rFonts w:eastAsia="StarSymbol" w:cs="Courier New"/>
              </w:rPr>
              <w:t>currentCommunicationPoint</w:t>
            </w:r>
            <w:proofErr w:type="spellEnd"/>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Textkrper"/>
            </w:pPr>
            <w:r w:rsidRPr="0098259C">
              <w:t>The function returns:</w:t>
            </w:r>
          </w:p>
          <w:p w14:paraId="3BDE10EA" w14:textId="75B9A3D2"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 </w:t>
            </w:r>
            <w:r w:rsidR="00885BF4" w:rsidRPr="0098259C">
              <w:rPr>
                <w:color w:val="000000"/>
                <w:szCs w:val="20"/>
              </w:rPr>
              <w:t>if the communication step was computed successfully until its end.</w:t>
            </w:r>
          </w:p>
          <w:p w14:paraId="513BC3C3" w14:textId="6DCE97E3"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proofErr w:type="spellStart"/>
            <w:r w:rsidR="006C5D89" w:rsidRPr="006C5D89">
              <w:rPr>
                <w:rStyle w:val="CODE"/>
                <w:i/>
              </w:rPr>
              <w:t>communicationStepSize</w:t>
            </w:r>
            <w:proofErr w:type="spellEnd"/>
            <w:r w:rsidR="006C5D89" w:rsidRPr="006C5D89">
              <w:rPr>
                <w:i/>
                <w:color w:val="000000"/>
                <w:szCs w:val="20"/>
              </w:rPr>
              <w:t>.</w:t>
            </w:r>
            <w:r w:rsidR="00D045B8">
              <w:rPr>
                <w:i/>
                <w:color w:val="000000"/>
                <w:szCs w:val="20"/>
              </w:rPr>
              <w:t xml:space="preserve"> Note</w:t>
            </w:r>
            <w:r w:rsidR="004F2F91">
              <w:rPr>
                <w:i/>
                <w:color w:val="000000"/>
                <w:szCs w:val="20"/>
              </w:rPr>
              <w:t xml:space="preserve"> that</w:t>
            </w:r>
            <w:r w:rsidR="00D045B8">
              <w:rPr>
                <w:i/>
                <w:color w:val="000000"/>
                <w:szCs w:val="20"/>
              </w:rPr>
              <w:t xml:space="preserve"> it is not possible to change </w:t>
            </w:r>
            <w:proofErr w:type="spellStart"/>
            <w:r w:rsidR="00D045B8" w:rsidRPr="00D045B8">
              <w:rPr>
                <w:rStyle w:val="CODE"/>
                <w:rFonts w:eastAsia="StarSymbol"/>
                <w:i/>
                <w:color w:val="000000"/>
              </w:rPr>
              <w:t>currentCommunicationPoint</w:t>
            </w:r>
            <w:proofErr w:type="spellEnd"/>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4F19B281"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 xml:space="preserve">[The master should stop the simulation run </w:t>
            </w:r>
            <w:proofErr w:type="spellStart"/>
            <w:r w:rsidRPr="00FB5876">
              <w:rPr>
                <w:i/>
              </w:rPr>
              <w:t>immediatlely</w:t>
            </w:r>
            <w:proofErr w:type="spellEnd"/>
            <w:r w:rsidRPr="00FB5876">
              <w:rPr>
                <w:i/>
              </w:rPr>
              <w:t>.]</w:t>
            </w:r>
            <w:r>
              <w:t xml:space="preserve"> See section </w:t>
            </w:r>
            <w:r>
              <w:fldChar w:fldCharType="begin"/>
            </w:r>
            <w:r>
              <w:instrText xml:space="preserve"> REF _Ref289242802 \r \h </w:instrText>
            </w:r>
            <w:r>
              <w:fldChar w:fldCharType="separate"/>
            </w:r>
            <w:r w:rsidR="00EE265D">
              <w:t>2.1.3</w:t>
            </w:r>
            <w:r>
              <w:fldChar w:fldCharType="end"/>
            </w:r>
            <w:r>
              <w:t xml:space="preserve"> for details.</w:t>
            </w:r>
          </w:p>
          <w:p w14:paraId="4BA5B1F8" w14:textId="29A5CF2F"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 </w:t>
            </w:r>
            <w:r w:rsidR="003A00E3">
              <w:rPr>
                <w:color w:val="000000"/>
                <w:szCs w:val="20"/>
              </w:rPr>
              <w:t xml:space="preserve">this status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proofErr w:type="gramStart"/>
            <w:r w:rsidR="00885BF4" w:rsidRPr="0098259C">
              <w:rPr>
                <w:rStyle w:val="CODE"/>
                <w:rFonts w:eastAsia="StarSymbol" w:cs="Courier New"/>
              </w:rPr>
              <w:t>GetStatus(</w:t>
            </w:r>
            <w:proofErr w:type="gramEnd"/>
            <w:r w:rsidR="00885BF4" w:rsidRPr="0098259C">
              <w:rPr>
                <w:rStyle w:val="CODE"/>
                <w:rFonts w:eastAsia="StarSymbol" w:cs="Courier New"/>
              </w:rPr>
              <w:t>...,</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proofErr w:type="gramStart"/>
            <w:r w:rsidR="00885BF4" w:rsidRPr="0098259C">
              <w:rPr>
                <w:rStyle w:val="CODE"/>
                <w:rFonts w:eastAsia="StarSymbol"/>
                <w:color w:val="000000"/>
              </w:rPr>
              <w:t>CancelStep(</w:t>
            </w:r>
            <w:proofErr w:type="gramEnd"/>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B6F5AC3"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w:t>
            </w:r>
            <w:proofErr w:type="gramStart"/>
            <w:r w:rsidRPr="0098259C">
              <w:rPr>
                <w:color w:val="000000"/>
                <w:szCs w:val="20"/>
              </w:rPr>
              <w:t>in order to</w:t>
            </w:r>
            <w:proofErr w:type="gramEnd"/>
            <w:r w:rsidRPr="0098259C">
              <w:rPr>
                <w:color w:val="000000"/>
                <w:szCs w:val="20"/>
              </w:rPr>
              <w:t xml:space="preserve"> stop the current asynchronous execution. The master calls this function if</w:t>
            </w:r>
            <w:r w:rsidR="006009A0">
              <w:rPr>
                <w:color w:val="000000"/>
                <w:szCs w:val="20"/>
              </w:rPr>
              <w:t>,</w:t>
            </w:r>
            <w:r w:rsidRPr="0098259C">
              <w:rPr>
                <w:color w:val="000000"/>
                <w:szCs w:val="20"/>
              </w:rPr>
              <w:t xml:space="preserve"> </w:t>
            </w:r>
            <w:r w:rsidR="000061EF" w:rsidRPr="0098259C">
              <w:rPr>
                <w:color w:val="000000"/>
                <w:szCs w:val="20"/>
              </w:rPr>
              <w:t>for example</w:t>
            </w:r>
            <w:r w:rsidR="006009A0">
              <w:rPr>
                <w:color w:val="000000"/>
                <w:szCs w:val="20"/>
              </w:rPr>
              <w:t>,</w:t>
            </w:r>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only calls to </w:t>
            </w:r>
            <w:r w:rsidR="00C864CB" w:rsidRPr="00FA3E81">
              <w:rPr>
                <w:rFonts w:ascii="Courier New" w:hAnsi="Courier New" w:cs="Courier New"/>
                <w:sz w:val="19"/>
                <w:szCs w:val="19"/>
              </w:rPr>
              <w:t>fmi2Reset,</w:t>
            </w:r>
            <w:r w:rsidR="00C864CB">
              <w:t xml:space="preserve"> </w:t>
            </w:r>
            <w:r w:rsidR="00C864CB" w:rsidRPr="00FA3E81">
              <w:rPr>
                <w:rFonts w:ascii="Courier New" w:hAnsi="Courier New" w:cs="Courier New"/>
                <w:sz w:val="19"/>
                <w:szCs w:val="19"/>
              </w:rPr>
              <w:t>fmi2FreeInstance</w:t>
            </w:r>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p>
        </w:tc>
      </w:tr>
    </w:tbl>
    <w:p w14:paraId="293548A6" w14:textId="77777777" w:rsidR="00885BF4" w:rsidRPr="0098259C" w:rsidRDefault="00885BF4" w:rsidP="00885BF4"/>
    <w:p w14:paraId="7C30CC69" w14:textId="1D3ACEF7"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EE265D">
        <w:t>4.3.1</w:t>
      </w:r>
      <w:r w:rsidR="00D27119" w:rsidRPr="0098259C">
        <w:fldChar w:fldCharType="end"/>
      </w:r>
      <w:r w:rsidR="005D09CC" w:rsidRPr="0098259C">
        <w:t>)</w:t>
      </w:r>
      <w:r w:rsidR="00A018E9">
        <w:t>.</w:t>
      </w:r>
    </w:p>
    <w:p w14:paraId="54BB6424" w14:textId="77777777" w:rsidR="0065491B" w:rsidRDefault="0065491B">
      <w:pPr>
        <w:spacing w:line="240" w:lineRule="auto"/>
        <w:rPr>
          <w:b/>
          <w:iCs/>
          <w:spacing w:val="4"/>
        </w:rPr>
      </w:pPr>
      <w:bookmarkStart w:id="279" w:name="_Toc247964773"/>
      <w:bookmarkStart w:id="280" w:name="_Toc274647156"/>
      <w:bookmarkStart w:id="281" w:name="_Ref369578323"/>
      <w:r>
        <w:br w:type="page"/>
      </w:r>
    </w:p>
    <w:p w14:paraId="771EDC9D" w14:textId="222085D8" w:rsidR="00885BF4" w:rsidRPr="0098259C" w:rsidRDefault="00885BF4" w:rsidP="00885BF4">
      <w:pPr>
        <w:pStyle w:val="berschrift3"/>
        <w:spacing w:line="336" w:lineRule="auto"/>
        <w:jc w:val="both"/>
      </w:pPr>
      <w:bookmarkStart w:id="282" w:name="_Ref20232792"/>
      <w:bookmarkStart w:id="283" w:name="_Toc55136520"/>
      <w:r w:rsidRPr="0098259C">
        <w:t>Retrieving Status Information</w:t>
      </w:r>
      <w:bookmarkEnd w:id="279"/>
      <w:r w:rsidRPr="0098259C">
        <w:t xml:space="preserve"> from the Slave</w:t>
      </w:r>
      <w:bookmarkEnd w:id="280"/>
      <w:bookmarkEnd w:id="281"/>
      <w:bookmarkEnd w:id="282"/>
      <w:bookmarkEnd w:id="283"/>
    </w:p>
    <w:p w14:paraId="760278A1" w14:textId="77777777" w:rsidR="00885BF4" w:rsidRPr="0098259C" w:rsidRDefault="00885BF4" w:rsidP="00885BF4">
      <w:pPr>
        <w:pStyle w:val="Textkrper"/>
      </w:pPr>
      <w:r w:rsidRPr="0098259C">
        <w:t>Status information is retrieved from the slave by the following functions:</w:t>
      </w:r>
    </w:p>
    <w:p w14:paraId="57DAB39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proofErr w:type="gramStart"/>
            <w:r w:rsidR="00D27119" w:rsidRPr="0098259C">
              <w:rPr>
                <w:rStyle w:val="CODE"/>
                <w:rFonts w:eastAsia="StarSymbol"/>
                <w:color w:val="000000"/>
              </w:rPr>
              <w:t xml:space="preserve">   </w:t>
            </w:r>
            <w:r w:rsidR="00885BF4" w:rsidRPr="0098259C">
              <w:rPr>
                <w:rStyle w:val="CODE"/>
                <w:rFonts w:eastAsia="StarSymbol"/>
                <w:color w:val="000000"/>
              </w:rPr>
              <w:t>(</w:t>
            </w:r>
            <w:proofErr w:type="gramEnd"/>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roofErr w:type="gramStart"/>
            <w:r w:rsidR="00885BF4" w:rsidRPr="0098259C">
              <w:rPr>
                <w:rStyle w:val="CODE"/>
                <w:rFonts w:eastAsia="StarSymbol"/>
                <w:color w:val="000000"/>
              </w:rPr>
              <w:t>);</w:t>
            </w:r>
            <w:proofErr w:type="gramEnd"/>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proofErr w:type="gramStart"/>
            <w:r w:rsidR="00D27119" w:rsidRPr="0098259C">
              <w:rPr>
                <w:rStyle w:val="CODE"/>
                <w:rFonts w:eastAsia="StarSymbol"/>
                <w:color w:val="000000"/>
              </w:rPr>
              <w:t xml:space="preserve">   </w:t>
            </w:r>
            <w:r w:rsidR="00885BF4" w:rsidRPr="0098259C">
              <w:rPr>
                <w:rStyle w:val="CODE"/>
                <w:rFonts w:eastAsia="StarSymbol"/>
                <w:color w:val="000000"/>
              </w:rPr>
              <w:t>(</w:t>
            </w:r>
            <w:proofErr w:type="gramEnd"/>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proofErr w:type="gramStart"/>
            <w:r w:rsidR="00885BF4" w:rsidRPr="0098259C">
              <w:rPr>
                <w:rStyle w:val="CODE"/>
                <w:rFonts w:eastAsia="StarSymbol"/>
                <w:color w:val="000000"/>
              </w:rPr>
              <w:t>G</w:t>
            </w:r>
            <w:r w:rsidR="00885BF4" w:rsidRPr="0098259C">
              <w:rPr>
                <w:rStyle w:val="CODE"/>
                <w:rFonts w:eastAsia="StarSymbol" w:cs="Courier New"/>
                <w:color w:val="000000"/>
              </w:rPr>
              <w:t>etIntegerStatus(</w:t>
            </w:r>
            <w:proofErr w:type="gramEnd"/>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proofErr w:type="gramStart"/>
            <w:r w:rsidR="00885BF4" w:rsidRPr="0098259C">
              <w:rPr>
                <w:rStyle w:val="CODE"/>
                <w:rFonts w:eastAsia="StarSymbol"/>
                <w:color w:val="000000"/>
              </w:rPr>
              <w:t>G</w:t>
            </w:r>
            <w:r w:rsidR="00885BF4" w:rsidRPr="0098259C">
              <w:rPr>
                <w:rStyle w:val="CODE"/>
                <w:rFonts w:eastAsia="StarSymbol" w:cs="Courier New"/>
                <w:color w:val="000000"/>
              </w:rPr>
              <w:t>etBooleanStatus(</w:t>
            </w:r>
            <w:proofErr w:type="gramEnd"/>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6BD24475"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EE265D">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w:t>
            </w:r>
            <w:proofErr w:type="gramStart"/>
            <w:r w:rsidRPr="0098259C">
              <w:rPr>
                <w:color w:val="000000"/>
                <w:szCs w:val="20"/>
              </w:rPr>
              <w:t>slave</w:t>
            </w:r>
            <w:proofErr w:type="gramEnd"/>
            <w:r w:rsidRPr="0098259C">
              <w:rPr>
                <w:color w:val="000000"/>
                <w:szCs w:val="20"/>
              </w:rPr>
              <w:t xml:space="preser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proofErr w:type="spellStart"/>
            <w:r w:rsidRPr="0098259C">
              <w:rPr>
                <w:rStyle w:val="CODE"/>
                <w:rFonts w:eastAsia="StarSymbol" w:cs="Courier New"/>
                <w:b/>
                <w:color w:val="000000"/>
              </w:rPr>
              <w:t>enum</w:t>
            </w:r>
            <w:proofErr w:type="spellEnd"/>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Textkrper"/>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Textkrper"/>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Textkrper"/>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Textkrper"/>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Textkrper"/>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Textkrper"/>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proofErr w:type="gramStart"/>
            <w:r w:rsidR="00473372">
              <w:rPr>
                <w:rStyle w:val="termdef"/>
              </w:rPr>
              <w:t>Otherwise</w:t>
            </w:r>
            <w:proofErr w:type="gramEnd"/>
            <w:r w:rsidR="00473372">
              <w:rPr>
                <w:rStyle w:val="termdef"/>
              </w:rPr>
              <w:t xml:space="preserv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Textkrper"/>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Textkrper"/>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Textkrper"/>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Textkrper"/>
              <w:rPr>
                <w:rStyle w:val="CODE"/>
              </w:rPr>
            </w:pPr>
            <w:r>
              <w:rPr>
                <w:rStyle w:val="CODE"/>
              </w:rPr>
              <w:t>fmi2</w:t>
            </w:r>
            <w:r w:rsidR="00885BF4" w:rsidRPr="0098259C">
              <w:rPr>
                <w:rStyle w:val="CODE"/>
              </w:rPr>
              <w:t>Real</w:t>
            </w:r>
          </w:p>
        </w:tc>
        <w:tc>
          <w:tcPr>
            <w:tcW w:w="5363" w:type="dxa"/>
            <w:shd w:val="clear" w:color="auto" w:fill="auto"/>
          </w:tcPr>
          <w:p w14:paraId="054045BD" w14:textId="29F9D7B6" w:rsidR="00885BF4" w:rsidRPr="0098259C" w:rsidRDefault="00885BF4" w:rsidP="00AC18BB">
            <w:pPr>
              <w:pStyle w:val="Textkrper"/>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Textkrper"/>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Textkrper"/>
              <w:rPr>
                <w:rStyle w:val="CODE"/>
              </w:rPr>
            </w:pPr>
            <w:r>
              <w:rPr>
                <w:rStyle w:val="CODE"/>
              </w:rPr>
              <w:t>fmi2</w:t>
            </w:r>
            <w:r w:rsidR="00237090" w:rsidRPr="0098259C">
              <w:rPr>
                <w:rStyle w:val="CODE"/>
              </w:rPr>
              <w:t>Boolean</w:t>
            </w:r>
          </w:p>
        </w:tc>
        <w:tc>
          <w:tcPr>
            <w:tcW w:w="5363" w:type="dxa"/>
            <w:shd w:val="clear" w:color="auto" w:fill="auto"/>
          </w:tcPr>
          <w:p w14:paraId="6002B653" w14:textId="3ED65F97" w:rsidR="00237090" w:rsidRPr="0098259C" w:rsidRDefault="00237090">
            <w:pPr>
              <w:pStyle w:val="Textkrper"/>
              <w:rPr>
                <w:rStyle w:val="termdef"/>
              </w:rPr>
            </w:pPr>
            <w:r w:rsidRPr="0098259C">
              <w:t xml:space="preserve">Returns </w:t>
            </w:r>
            <w:proofErr w:type="gramStart"/>
            <w:r w:rsidR="00A018E9" w:rsidRPr="00D2781E">
              <w:rPr>
                <w:rStyle w:val="CODE"/>
              </w:rPr>
              <w:t>fmi2</w:t>
            </w:r>
            <w:r w:rsidR="00A018E9">
              <w:rPr>
                <w:rStyle w:val="CODE"/>
              </w:rPr>
              <w:t>T</w:t>
            </w:r>
            <w:r w:rsidRPr="00D2781E">
              <w:rPr>
                <w:rStyle w:val="CODE"/>
              </w:rPr>
              <w:t>rue</w:t>
            </w:r>
            <w:r w:rsidRPr="0098259C">
              <w:t>, if</w:t>
            </w:r>
            <w:proofErr w:type="gramEnd"/>
            <w:r w:rsidRPr="0098259C">
              <w:t xml:space="preserve"> the slave wants to terminate the simulation.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284" w:name="_Toc247964774"/>
      <w:bookmarkStart w:id="285" w:name="_Ref248821801"/>
      <w:bookmarkStart w:id="286" w:name="_Toc274647157"/>
    </w:p>
    <w:p w14:paraId="0A5EDE80" w14:textId="77777777" w:rsidR="00966C27" w:rsidRPr="0098259C" w:rsidRDefault="00966C27" w:rsidP="007137D7">
      <w:pPr>
        <w:pStyle w:val="berschrift3"/>
      </w:pPr>
      <w:bookmarkStart w:id="287" w:name="_Ref349039747"/>
      <w:bookmarkStart w:id="288" w:name="_Toc55136521"/>
      <w:r w:rsidRPr="0098259C">
        <w:t>State Machine of Calling Sequenc</w:t>
      </w:r>
      <w:bookmarkEnd w:id="284"/>
      <w:r w:rsidRPr="0098259C">
        <w:t>e from Master to Slave</w:t>
      </w:r>
      <w:bookmarkEnd w:id="285"/>
      <w:bookmarkEnd w:id="286"/>
      <w:bookmarkEnd w:id="287"/>
      <w:bookmarkEnd w:id="288"/>
    </w:p>
    <w:p w14:paraId="748A966F" w14:textId="77777777" w:rsidR="00966C27" w:rsidRPr="0098259C" w:rsidRDefault="00966C27" w:rsidP="00F9660A">
      <w:pPr>
        <w:pStyle w:val="Textkrper"/>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Textkrper"/>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Textkrper"/>
        <w:jc w:val="center"/>
        <w:rPr>
          <w:lang w:val="de-DE" w:eastAsia="de-DE"/>
        </w:rPr>
      </w:pPr>
    </w:p>
    <w:p w14:paraId="1598B724" w14:textId="73FDA501"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EE265D">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Textkrper"/>
        <w:rPr>
          <w:lang w:eastAsia="en-US"/>
        </w:rPr>
      </w:pPr>
      <w:r w:rsidRPr="0098259C">
        <w:rPr>
          <w:lang w:eastAsia="en-US"/>
        </w:rPr>
        <w:t>Each state of the state machine corresponds to a certain phase of a simulation as follows:</w:t>
      </w:r>
    </w:p>
    <w:p w14:paraId="4CDBC969" w14:textId="5A49540F" w:rsidR="00A018E9" w:rsidRDefault="002F127B" w:rsidP="002F127B">
      <w:pPr>
        <w:pStyle w:val="BulletItemFirst"/>
        <w:spacing w:before="120"/>
        <w:rPr>
          <w:lang w:eastAsia="en-US"/>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r w:rsidR="00614FA9" w:rsidRPr="00FA3E81">
        <w:rPr>
          <w:rFonts w:ascii="Courier New" w:hAnsi="Courier New" w:cs="Courier New"/>
          <w:sz w:val="19"/>
          <w:szCs w:val="19"/>
        </w:rPr>
        <w:t>"</w:t>
      </w:r>
      <w:r w:rsidRPr="006F760E">
        <w:rPr>
          <w:rStyle w:val="CODE"/>
        </w:rPr>
        <w:t>exact</w:t>
      </w:r>
      <w:r w:rsidR="00614FA9" w:rsidRPr="00FA3E81">
        <w:rPr>
          <w:rFonts w:ascii="Courier New" w:hAnsi="Courier New" w:cs="Courier New"/>
          <w:sz w:val="19"/>
          <w:szCs w:val="19"/>
        </w:rPr>
        <w:t>"</w:t>
      </w:r>
      <w:r>
        <w:rPr>
          <w:lang w:eastAsia="en-US"/>
        </w:rPr>
        <w:t xml:space="preserve"> or </w:t>
      </w:r>
      <w:r w:rsidR="00614FA9" w:rsidRPr="00FA3E81">
        <w:rPr>
          <w:rFonts w:ascii="Courier New" w:hAnsi="Courier New" w:cs="Courier New"/>
          <w:sz w:val="19"/>
          <w:szCs w:val="19"/>
        </w:rPr>
        <w:t>"</w:t>
      </w:r>
      <w:proofErr w:type="spellStart"/>
      <w:r w:rsidRPr="006F760E">
        <w:rPr>
          <w:rStyle w:val="CODE"/>
        </w:rPr>
        <w:t>approx</w:t>
      </w:r>
      <w:proofErr w:type="spellEnd"/>
      <w:r w:rsidR="00614FA9" w:rsidRPr="00FA3E81">
        <w:rPr>
          <w:rFonts w:ascii="Courier New" w:hAnsi="Courier New" w:cs="Courier New"/>
          <w:sz w:val="19"/>
          <w:szCs w:val="19"/>
        </w:rPr>
        <w:t>"</w:t>
      </w:r>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r w:rsidR="00C864CB">
        <w:t xml:space="preserve"> can be set, this does not include inputs as they do not have an </w:t>
      </w:r>
      <w:r w:rsidR="00C864CB" w:rsidRPr="00D2781E">
        <w:rPr>
          <w:rFonts w:ascii="Courier New" w:hAnsi="Courier New" w:cs="Courier New"/>
          <w:sz w:val="19"/>
          <w:szCs w:val="19"/>
        </w:rPr>
        <w:t>initial</w:t>
      </w:r>
      <w:r w:rsidR="00C864CB">
        <w:t xml:space="preserve"> </w:t>
      </w:r>
      <w:proofErr w:type="gramStart"/>
      <w:r w:rsidR="00C864CB">
        <w:t>attribute</w:t>
      </w:r>
      <w:proofErr w:type="gramEnd"/>
      <w:r w:rsidR="00C864CB">
        <w:t xml:space="preserve"> but one can set input derivatives with the function </w:t>
      </w:r>
      <w:r w:rsidR="00C864CB" w:rsidRPr="00FA3E81">
        <w:rPr>
          <w:rFonts w:ascii="Courier New" w:hAnsi="Courier New" w:cs="Courier New"/>
          <w:sz w:val="19"/>
          <w:szCs w:val="19"/>
        </w:rPr>
        <w:t>fmi2SetRealInputDerivatives</w:t>
      </w:r>
      <w:r w:rsidR="00C864CB">
        <w:t>.</w:t>
      </w:r>
      <w:r w:rsidR="00C864CB" w:rsidRPr="0098259C" w:rsidDel="00C864CB">
        <w:rPr>
          <w:lang w:eastAsia="en-US"/>
        </w:rPr>
        <w:t xml:space="preserve"> </w:t>
      </w:r>
    </w:p>
    <w:p w14:paraId="64649457" w14:textId="3BA7B66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r w:rsidR="00726852">
        <w:rPr>
          <w:lang w:eastAsia="en-US"/>
        </w:rPr>
        <w:t>,</w:t>
      </w:r>
      <w:r w:rsidR="00EC5AE1">
        <w:rPr>
          <w:lang w:eastAsia="en-US"/>
        </w:rPr>
        <w:t xml:space="preserve"> equations are active to determine all outputs (and optionally other variables exposed by the exporting tool). The variables that can be retrieved by </w:t>
      </w:r>
      <w:r w:rsidR="00EC5AE1" w:rsidRPr="00D2781E">
        <w:rPr>
          <w:rStyle w:val="CODE"/>
        </w:rPr>
        <w:t>fmi2GetXXX</w:t>
      </w:r>
      <w:r w:rsidR="00EC5AE1">
        <w:rPr>
          <w:lang w:eastAsia="en-US"/>
        </w:rPr>
        <w:t xml:space="preserve"> calls are (1) defined in the xml file under </w:t>
      </w:r>
      <w:r w:rsidR="00EC5AE1" w:rsidRPr="006F760E">
        <w:rPr>
          <w:rStyle w:val="CODE"/>
        </w:rPr>
        <w:t>&lt;</w:t>
      </w:r>
      <w:proofErr w:type="spellStart"/>
      <w:r w:rsidR="00EC5AE1" w:rsidRPr="006F760E">
        <w:rPr>
          <w:rStyle w:val="CODE"/>
        </w:rPr>
        <w:t>ModelStructure</w:t>
      </w:r>
      <w:proofErr w:type="spellEnd"/>
      <w:r w:rsidR="00EC5AE1" w:rsidRPr="006F760E">
        <w:rPr>
          <w:rStyle w:val="CODE"/>
        </w:rPr>
        <w:t>&gt;&lt;</w:t>
      </w:r>
      <w:proofErr w:type="spellStart"/>
      <w:r w:rsidR="00EC5AE1" w:rsidRPr="006F760E">
        <w:rPr>
          <w:rStyle w:val="CODE"/>
        </w:rPr>
        <w:t>InitialUnknowns</w:t>
      </w:r>
      <w:proofErr w:type="spellEnd"/>
      <w:r w:rsidR="00EC5AE1" w:rsidRPr="006F760E">
        <w:rPr>
          <w:rStyle w:val="CODE"/>
        </w:rPr>
        <w:t>&gt;</w:t>
      </w:r>
      <w:r w:rsidR="00726852">
        <w:rPr>
          <w:rStyle w:val="CODE"/>
          <w:rFonts w:ascii="Arial" w:hAnsi="Arial" w:cs="Arial"/>
        </w:rPr>
        <w:t>,</w:t>
      </w:r>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 xml:space="preserve">, as well as variables with </w:t>
      </w:r>
      <w:r w:rsidR="00C864CB" w:rsidRPr="00C864CB">
        <w:rPr>
          <w:rStyle w:val="CODE"/>
        </w:rPr>
        <w:t>causality</w:t>
      </w:r>
      <w:r w:rsidR="00A018E9">
        <w:rPr>
          <w:rStyle w:val="CODE"/>
        </w:rPr>
        <w:t xml:space="preserve"> </w:t>
      </w:r>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proofErr w:type="spellStart"/>
      <w:r>
        <w:rPr>
          <w:b/>
          <w:lang w:eastAsia="en-US"/>
        </w:rPr>
        <w:t>slaveInitialized</w:t>
      </w:r>
      <w:proofErr w:type="spellEnd"/>
      <w:r w:rsidR="002F127B" w:rsidRPr="0098259C">
        <w:rPr>
          <w:lang w:eastAsia="en-US"/>
        </w:rPr>
        <w:t>:</w:t>
      </w:r>
      <w:r w:rsidR="002F127B" w:rsidRPr="0098259C">
        <w:rPr>
          <w:lang w:eastAsia="en-US"/>
        </w:rPr>
        <w:br/>
        <w:t>In this state</w:t>
      </w:r>
      <w:r w:rsidR="00726852">
        <w:rPr>
          <w:lang w:eastAsia="en-US"/>
        </w:rPr>
        <w:t>,</w:t>
      </w:r>
      <w:r w:rsidR="002F127B">
        <w:rPr>
          <w:lang w:eastAsia="en-US"/>
        </w:rPr>
        <w:t xml:space="preserve"> the </w:t>
      </w:r>
      <w:r>
        <w:rPr>
          <w:lang w:eastAsia="en-US"/>
        </w:rPr>
        <w:t xml:space="preserve">slave is </w:t>
      </w:r>
      <w:proofErr w:type="gramStart"/>
      <w:r>
        <w:rPr>
          <w:lang w:eastAsia="en-US"/>
        </w:rPr>
        <w:t>initialized</w:t>
      </w:r>
      <w:proofErr w:type="gramEnd"/>
      <w:r>
        <w:rPr>
          <w:lang w:eastAsia="en-US"/>
        </w:rPr>
        <w:t xml:space="preserve"> and the co-simulation computation is performed. The calculation until the next communication point is performed </w:t>
      </w:r>
      <w:r w:rsidR="00932E38">
        <w:rPr>
          <w:lang w:eastAsia="en-US"/>
        </w:rPr>
        <w:t>with function “</w:t>
      </w:r>
      <w:r w:rsidR="00140C25" w:rsidRPr="00D2781E">
        <w:rPr>
          <w:rFonts w:ascii="Courier New" w:hAnsi="Courier New" w:cs="Courier New"/>
          <w:sz w:val="19"/>
          <w:szCs w:val="19"/>
        </w:rPr>
        <w:t>fmi2</w:t>
      </w:r>
      <w:r w:rsidR="00932E38" w:rsidRPr="00D2781E">
        <w:rPr>
          <w:rFonts w:ascii="Courier New" w:hAnsi="Courier New" w:cs="Courier New"/>
          <w:sz w:val="19"/>
          <w:szCs w:val="19"/>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4451F953" w:rsidR="002F127B" w:rsidRPr="0098259C" w:rsidRDefault="002F127B" w:rsidP="002F127B">
      <w:pPr>
        <w:pStyle w:val="Textkrper"/>
        <w:rPr>
          <w:lang w:eastAsia="en-US"/>
        </w:rPr>
      </w:pPr>
      <w:r>
        <w:rPr>
          <w:lang w:eastAsia="en-US"/>
        </w:rPr>
        <w:t>Note</w:t>
      </w:r>
      <w:r w:rsidR="00726852">
        <w:rPr>
          <w:lang w:eastAsia="en-US"/>
        </w:rPr>
        <w:t xml:space="preserve"> that</w:t>
      </w:r>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sidR="00932E38">
        <w:rPr>
          <w:rStyle w:val="CODE"/>
        </w:rPr>
        <w:t>&lt;</w:t>
      </w:r>
      <w:proofErr w:type="spellStart"/>
      <w:r w:rsidR="00932E38">
        <w:rPr>
          <w:rStyle w:val="CODE"/>
        </w:rPr>
        <w:t>InitialUnknowns</w:t>
      </w:r>
      <w:proofErr w:type="spellEnd"/>
      <w:r w:rsidR="00932E38">
        <w:rPr>
          <w:rStyle w:val="CODE"/>
        </w:rPr>
        <w:t>&gt;</w:t>
      </w:r>
      <w:r>
        <w:rPr>
          <w:lang w:eastAsia="en-US"/>
        </w:rPr>
        <w:t xml:space="preserve"> in the xml-file. [</w:t>
      </w:r>
      <w:r w:rsidRPr="00044F2D">
        <w:rPr>
          <w:i/>
          <w:lang w:eastAsia="en-US"/>
        </w:rPr>
        <w:t>For example</w:t>
      </w:r>
      <w:r w:rsidR="00726852">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w:t>
      </w:r>
      <w:proofErr w:type="gramStart"/>
      <w:r>
        <w:rPr>
          <w:i/>
          <w:lang w:eastAsia="en-US"/>
        </w:rPr>
        <w:t>additionally</w:t>
      </w:r>
      <w:proofErr w:type="gramEnd"/>
      <w:r>
        <w:rPr>
          <w:i/>
          <w:lang w:eastAsia="en-US"/>
        </w:rPr>
        <w:t xml:space="preserve">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56FF7F04" w:rsidR="00835952" w:rsidRDefault="00835952" w:rsidP="00D2781E">
      <w:pPr>
        <w:pStyle w:val="Textkrper"/>
        <w:rPr>
          <w:lang w:eastAsia="en-US"/>
        </w:rPr>
      </w:pPr>
      <w:r>
        <w:rPr>
          <w:lang w:eastAsia="en-US"/>
        </w:rPr>
        <w:t xml:space="preserve">There is the additional restriction </w:t>
      </w:r>
      <w:r w:rsidR="00932E38">
        <w:rPr>
          <w:lang w:eastAsia="en-US"/>
        </w:rPr>
        <w:t>in “</w:t>
      </w:r>
      <w:proofErr w:type="spellStart"/>
      <w:r w:rsidR="00932E38">
        <w:rPr>
          <w:lang w:eastAsia="en-US"/>
        </w:rPr>
        <w:t>slaveInitialized</w:t>
      </w:r>
      <w:proofErr w:type="spellEnd"/>
      <w:r w:rsidR="00932E38">
        <w:rPr>
          <w:lang w:eastAsia="en-US"/>
        </w:rPr>
        <w:t xml:space="preserve">” state </w:t>
      </w:r>
      <w:r>
        <w:rPr>
          <w:lang w:eastAsia="en-US"/>
        </w:rPr>
        <w:t xml:space="preserve">that it is not allowed to call </w:t>
      </w:r>
      <w:r w:rsidR="00140C25">
        <w:rPr>
          <w:lang w:eastAsia="en-US"/>
        </w:rPr>
        <w:t>fmi2</w:t>
      </w:r>
      <w:r>
        <w:rPr>
          <w:lang w:eastAsia="en-US"/>
        </w:rPr>
        <w:t xml:space="preserve">GetXXX functions after </w:t>
      </w:r>
      <w:r w:rsidR="00140C25" w:rsidRPr="00D2781E">
        <w:rPr>
          <w:rStyle w:val="CODE"/>
        </w:rPr>
        <w:t>fmi2</w:t>
      </w:r>
      <w:r w:rsidRPr="00D2781E">
        <w:rPr>
          <w:rStyle w:val="CODE"/>
        </w:rPr>
        <w:t>SetXXX</w:t>
      </w:r>
      <w:r>
        <w:rPr>
          <w:lang w:eastAsia="en-US"/>
        </w:rPr>
        <w:t xml:space="preserve"> functions without an </w:t>
      </w:r>
      <w:r w:rsidR="00140C25" w:rsidRPr="00D2781E">
        <w:rPr>
          <w:rStyle w:val="CODE"/>
        </w:rPr>
        <w:t>fmi2</w:t>
      </w:r>
      <w:r w:rsidRPr="00D2781E">
        <w:rPr>
          <w:rStyle w:val="CODE"/>
        </w:rPr>
        <w:t>DoStep</w:t>
      </w:r>
      <w:r>
        <w:rPr>
          <w:lang w:eastAsia="en-US"/>
        </w:rPr>
        <w:t xml:space="preserve"> call in between. [</w:t>
      </w:r>
      <w:r w:rsidRPr="004865EB">
        <w:rPr>
          <w:i/>
          <w:lang w:eastAsia="en-US"/>
        </w:rPr>
        <w:t>The reason is to avoid different interpretations of the caching, since contrary to FMI for Model</w:t>
      </w:r>
      <w:r w:rsidR="00935E81">
        <w:rPr>
          <w:i/>
          <w:lang w:eastAsia="en-US"/>
        </w:rPr>
        <w:t xml:space="preserve"> </w:t>
      </w:r>
      <w:r w:rsidRPr="004865EB">
        <w:rPr>
          <w:i/>
          <w:lang w:eastAsia="en-US"/>
        </w:rPr>
        <w:t>Exchange</w:t>
      </w:r>
      <w:r w:rsidR="00417784">
        <w:rPr>
          <w:i/>
          <w:lang w:eastAsia="en-US"/>
        </w:rPr>
        <w:t>,</w:t>
      </w:r>
      <w:r w:rsidRPr="004865EB">
        <w:rPr>
          <w:i/>
          <w:lang w:eastAsia="en-US"/>
        </w:rPr>
        <w:t xml:space="preserve"> </w:t>
      </w:r>
      <w:r w:rsidR="00140C25">
        <w:rPr>
          <w:i/>
          <w:lang w:eastAsia="en-US"/>
        </w:rPr>
        <w:t>fmi2</w:t>
      </w:r>
      <w:r w:rsidRPr="004865EB">
        <w:rPr>
          <w:i/>
          <w:lang w:eastAsia="en-US"/>
        </w:rPr>
        <w:t xml:space="preserve">DoStep will perform the actual calculation </w:t>
      </w:r>
      <w:r w:rsidR="002567B2">
        <w:rPr>
          <w:i/>
          <w:lang w:eastAsia="en-US"/>
        </w:rPr>
        <w:t>instead of</w:t>
      </w:r>
      <w:r w:rsidRPr="004865EB">
        <w:rPr>
          <w:i/>
          <w:lang w:eastAsia="en-US"/>
        </w:rPr>
        <w:t xml:space="preserve"> </w:t>
      </w:r>
      <w:r w:rsidR="00140C25" w:rsidRPr="00D2781E">
        <w:rPr>
          <w:rStyle w:val="CODE"/>
        </w:rPr>
        <w:t>fmi2</w:t>
      </w:r>
      <w:r w:rsidRPr="00D2781E">
        <w:rPr>
          <w:rStyle w:val="CODE"/>
        </w:rPr>
        <w:t>GetXXX</w:t>
      </w:r>
      <w:r w:rsidR="006E6F42">
        <w:rPr>
          <w:i/>
          <w:lang w:eastAsia="en-US"/>
        </w:rPr>
        <w:t>,</w:t>
      </w:r>
      <w:r>
        <w:rPr>
          <w:i/>
          <w:lang w:eastAsia="en-US"/>
        </w:rPr>
        <w:t xml:space="preserve"> and therefore</w:t>
      </w:r>
      <w:r w:rsidR="006E6F42">
        <w:rPr>
          <w:i/>
          <w:lang w:eastAsia="en-US"/>
        </w:rPr>
        <w:t>,</w:t>
      </w:r>
      <w:r>
        <w:rPr>
          <w:i/>
          <w:lang w:eastAsia="en-US"/>
        </w:rPr>
        <w:t xml:space="preserve"> dummy algebraic loops at communication points cannot be </w:t>
      </w:r>
      <w:proofErr w:type="spellStart"/>
      <w:r>
        <w:rPr>
          <w:i/>
          <w:lang w:eastAsia="en-US"/>
        </w:rPr>
        <w:t>handeled</w:t>
      </w:r>
      <w:proofErr w:type="spellEnd"/>
      <w:r>
        <w:rPr>
          <w:i/>
          <w:lang w:eastAsia="en-US"/>
        </w:rPr>
        <w:t xml:space="preserve"> by an appropriate sequence of </w:t>
      </w:r>
      <w:r w:rsidR="00140C25" w:rsidRPr="00D2781E">
        <w:rPr>
          <w:rStyle w:val="CODE"/>
        </w:rPr>
        <w:t>fmi2</w:t>
      </w:r>
      <w:r w:rsidRPr="00D2781E">
        <w:rPr>
          <w:rStyle w:val="CODE"/>
        </w:rPr>
        <w:t>GetXXX</w:t>
      </w:r>
      <w:r w:rsidR="00417784">
        <w:rPr>
          <w:i/>
          <w:lang w:eastAsia="en-US"/>
        </w:rPr>
        <w:t xml:space="preserve"> and</w:t>
      </w:r>
      <w:r>
        <w:rPr>
          <w:i/>
          <w:lang w:eastAsia="en-US"/>
        </w:rPr>
        <w:t xml:space="preserve"> </w:t>
      </w:r>
      <w:r w:rsidR="00140C25" w:rsidRPr="00D2781E">
        <w:rPr>
          <w:rStyle w:val="CODE"/>
        </w:rPr>
        <w:t>fmi2</w:t>
      </w:r>
      <w:r w:rsidRPr="00D2781E">
        <w:rPr>
          <w:rStyle w:val="CODE"/>
        </w:rPr>
        <w:t>SetXXX</w:t>
      </w:r>
      <w:r>
        <w:rPr>
          <w:i/>
          <w:lang w:eastAsia="en-US"/>
        </w:rPr>
        <w:t xml:space="preserve"> calls as for </w:t>
      </w:r>
      <w:proofErr w:type="spellStart"/>
      <w:r>
        <w:rPr>
          <w:i/>
          <w:lang w:eastAsia="en-US"/>
        </w:rPr>
        <w:t>ModelExchange</w:t>
      </w:r>
      <w:proofErr w:type="spellEnd"/>
      <w:r>
        <w:rPr>
          <w:i/>
          <w:lang w:eastAsia="en-US"/>
        </w:rPr>
        <w:t>.</w:t>
      </w:r>
    </w:p>
    <w:p w14:paraId="4456AE90" w14:textId="77777777" w:rsidR="00835952" w:rsidRPr="004865EB" w:rsidRDefault="00835952" w:rsidP="007D5356">
      <w:pPr>
        <w:pStyle w:val="Textkrper"/>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3CD49F8D" w14:textId="3F96DBD5"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3F9A6E9" w14:textId="197C61A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192EC739" w14:textId="2BA40F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329DA342" w14:textId="4FEAB4FD"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D2781E">
              <w:rPr>
                <w:rFonts w:ascii="Courier New" w:hAnsi="Courier New" w:cs="Courier New"/>
                <w:i/>
                <w:sz w:val="19"/>
                <w:szCs w:val="19"/>
              </w:rPr>
              <w:t>fmi2</w:t>
            </w:r>
            <w:proofErr w:type="gramStart"/>
            <w:r w:rsidR="00835952" w:rsidRPr="00D2781E">
              <w:rPr>
                <w:rFonts w:ascii="Courier New" w:hAnsi="Courier New" w:cs="Courier New"/>
                <w:i/>
                <w:sz w:val="19"/>
                <w:szCs w:val="19"/>
              </w:rPr>
              <w:t>SetXXX</w:t>
            </w:r>
            <w:r w:rsidR="00835952" w:rsidRPr="004865EB">
              <w:rPr>
                <w:i/>
              </w:rPr>
              <w:t xml:space="preserve">  on</w:t>
            </w:r>
            <w:proofErr w:type="gramEnd"/>
            <w:r w:rsidR="00835952" w:rsidRPr="004865EB">
              <w:rPr>
                <w:i/>
              </w:rPr>
              <w:t xml:space="preserve"> inputs</w:t>
            </w:r>
          </w:p>
          <w:p w14:paraId="0E95E7BB" w14:textId="58DFD51A"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27E7A815" w14:textId="1DFF1D71"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1E76CF6" w14:textId="62FE1358"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   // not </w:t>
            </w:r>
            <w:proofErr w:type="gramStart"/>
            <w:r w:rsidR="00835952" w:rsidRPr="004865EB">
              <w:rPr>
                <w:i/>
              </w:rPr>
              <w:t>allowed</w:t>
            </w:r>
            <w:proofErr w:type="gramEnd"/>
          </w:p>
          <w:p w14:paraId="264BD3BD" w14:textId="4838FD5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606C03F" w14:textId="4D5B11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r>
    </w:tbl>
    <w:p w14:paraId="769846C4" w14:textId="77777777" w:rsidR="00835952" w:rsidRDefault="00835952" w:rsidP="007D5356">
      <w:pPr>
        <w:pStyle w:val="Textkrper"/>
        <w:spacing w:after="120"/>
        <w:rPr>
          <w:lang w:eastAsia="en-US"/>
        </w:rPr>
      </w:pPr>
      <w:r>
        <w:rPr>
          <w:lang w:eastAsia="en-US"/>
        </w:rPr>
        <w:t>]</w:t>
      </w:r>
    </w:p>
    <w:p w14:paraId="4ADFD56C" w14:textId="77777777" w:rsidR="00932E38" w:rsidRDefault="007D5356" w:rsidP="007D5356">
      <w:pPr>
        <w:pStyle w:val="Textkrper"/>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Textkrper"/>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 xml:space="preserve">FMI 2.0 </w:t>
            </w:r>
            <w:proofErr w:type="spellStart"/>
            <w:r w:rsidRPr="00542C2C">
              <w:rPr>
                <w:rFonts w:cs="Arial"/>
                <w:b/>
                <w:bCs/>
                <w:sz w:val="22"/>
                <w:szCs w:val="22"/>
                <w:lang w:val="de-DE" w:eastAsia="de-DE"/>
              </w:rPr>
              <w:t>forCo</w:t>
            </w:r>
            <w:proofErr w:type="spellEnd"/>
            <w:r w:rsidRPr="00542C2C">
              <w:rPr>
                <w:rFonts w:cs="Arial"/>
                <w:b/>
                <w:bCs/>
                <w:sz w:val="22"/>
                <w:szCs w:val="22"/>
                <w:lang w:val="de-DE" w:eastAsia="de-DE"/>
              </w:rPr>
              <w:t>-Simulation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proofErr w:type="spellStart"/>
            <w:r w:rsidRPr="00542C2C">
              <w:rPr>
                <w:rFonts w:cs="Arial"/>
                <w:b/>
                <w:bCs/>
                <w:sz w:val="22"/>
                <w:szCs w:val="22"/>
                <w:lang w:val="de-DE" w:eastAsia="de-DE"/>
              </w:rPr>
              <w:t>Function</w:t>
            </w:r>
            <w:proofErr w:type="spellEnd"/>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start</w:t>
            </w:r>
            <w:proofErr w:type="spellEnd"/>
            <w:r w:rsidRPr="00542C2C">
              <w:rPr>
                <w:rFonts w:cs="Arial"/>
                <w:szCs w:val="20"/>
                <w:lang w:val="de-DE" w:eastAsia="de-DE"/>
              </w:rPr>
              <w: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instantiated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Initialization</w:t>
            </w:r>
            <w:proofErr w:type="spellEnd"/>
            <w:r w:rsidRPr="00542C2C">
              <w:rPr>
                <w:rFonts w:cs="Arial"/>
                <w:szCs w:val="20"/>
                <w:lang w:val="de-DE" w:eastAsia="de-DE"/>
              </w:rPr>
              <w:t xml:space="preserve">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stepComplete</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stepInProgress</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stepFailed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proofErr w:type="spellStart"/>
            <w:r w:rsidRPr="00542C2C">
              <w:rPr>
                <w:rFonts w:cs="Arial"/>
                <w:color w:val="000000"/>
                <w:szCs w:val="20"/>
                <w:lang w:val="de-DE" w:eastAsia="de-DE"/>
              </w:rPr>
              <w:t>stepCanceled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terminated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error</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D2781E">
      <w:pPr>
        <w:pStyle w:val="Textkrper"/>
        <w:spacing w:before="0" w:line="240" w:lineRule="auto"/>
        <w:rPr>
          <w:lang w:eastAsia="en-US"/>
        </w:rPr>
      </w:pPr>
      <w:bookmarkStart w:id="289" w:name="_Toc247964775"/>
      <w:bookmarkStart w:id="290" w:name="_Toc274647158"/>
      <w:bookmarkStart w:id="291" w:name="_Ref289781010"/>
      <w:bookmarkStart w:id="292" w:name="_Ref304988467"/>
      <w:r w:rsidRPr="002920AB">
        <w:rPr>
          <w:b/>
          <w:lang w:eastAsia="en-US"/>
        </w:rPr>
        <w:t>x</w:t>
      </w:r>
      <w:r>
        <w:rPr>
          <w:lang w:eastAsia="en-US"/>
        </w:rPr>
        <w:t xml:space="preserve"> </w:t>
      </w:r>
      <w:proofErr w:type="gramStart"/>
      <w:r>
        <w:rPr>
          <w:lang w:eastAsia="en-US"/>
        </w:rPr>
        <w:t>means:</w:t>
      </w:r>
      <w:proofErr w:type="gramEnd"/>
      <w:r>
        <w:rPr>
          <w:lang w:eastAsia="en-US"/>
        </w:rPr>
        <w:t xml:space="preserve"> call is allowed in the corresponding state</w:t>
      </w:r>
    </w:p>
    <w:p w14:paraId="3F07E3C2" w14:textId="77777777" w:rsidR="002920AB" w:rsidRDefault="002920AB" w:rsidP="00D2781E">
      <w:pPr>
        <w:pStyle w:val="Textkrper"/>
        <w:spacing w:before="0" w:line="240" w:lineRule="auto"/>
        <w:rPr>
          <w:lang w:eastAsia="en-US"/>
        </w:rPr>
      </w:pPr>
      <w:r w:rsidRPr="002920AB">
        <w:rPr>
          <w:b/>
          <w:lang w:eastAsia="en-US"/>
        </w:rPr>
        <w:t>number</w:t>
      </w:r>
      <w:r>
        <w:rPr>
          <w:lang w:eastAsia="en-US"/>
        </w:rPr>
        <w:t xml:space="preserve"> means: call is allowed if the indicated condition holds:</w:t>
      </w:r>
    </w:p>
    <w:p w14:paraId="2CB96F4F" w14:textId="61970105" w:rsidR="002920AB" w:rsidRDefault="002920AB" w:rsidP="00D2781E">
      <w:pPr>
        <w:pStyle w:val="Textkrper"/>
        <w:spacing w:before="0" w:line="240" w:lineRule="auto"/>
        <w:rPr>
          <w:lang w:eastAsia="en-US"/>
        </w:rPr>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w:t>
      </w:r>
      <w:proofErr w:type="spellStart"/>
      <w:r w:rsidRPr="002920AB">
        <w:rPr>
          <w:rStyle w:val="CODE"/>
          <w:lang w:eastAsia="en-US"/>
        </w:rPr>
        <w:t>approx</w:t>
      </w:r>
      <w:proofErr w:type="spellEnd"/>
      <w:r w:rsidRPr="002920AB">
        <w:rPr>
          <w:rStyle w:val="CODE"/>
          <w:lang w:eastAsia="en-US"/>
        </w:rPr>
        <w:t>"</w:t>
      </w:r>
    </w:p>
    <w:p w14:paraId="18367D95" w14:textId="2B9B1348" w:rsidR="00704D3A" w:rsidRDefault="002920AB" w:rsidP="00B20A8B">
      <w:pPr>
        <w:pStyle w:val="Textkrper"/>
        <w:spacing w:before="0" w:line="240" w:lineRule="auto"/>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B20A8B">
        <w:rPr>
          <w:lang w:eastAsia="en-US"/>
        </w:rPr>
        <w:t xml:space="preserve"> </w:t>
      </w:r>
      <w:r w:rsidR="00B20A8B">
        <w:rPr>
          <w:rStyle w:val="blob-code-inner"/>
        </w:rPr>
        <w:t xml:space="preserve">or variables listed under </w:t>
      </w:r>
      <w:r w:rsidR="00B20A8B" w:rsidRPr="00036E74">
        <w:rPr>
          <w:rStyle w:val="CODE"/>
        </w:rPr>
        <w:t>&lt;</w:t>
      </w:r>
      <w:proofErr w:type="spellStart"/>
      <w:r w:rsidR="00B20A8B" w:rsidRPr="00036E74">
        <w:rPr>
          <w:rStyle w:val="CODE"/>
        </w:rPr>
        <w:t>ModelStructure</w:t>
      </w:r>
      <w:proofErr w:type="spellEnd"/>
      <w:r w:rsidR="00B20A8B" w:rsidRPr="00036E74">
        <w:rPr>
          <w:rStyle w:val="CODE"/>
        </w:rPr>
        <w:t>&gt;&lt;</w:t>
      </w:r>
      <w:proofErr w:type="spellStart"/>
      <w:r w:rsidR="00B20A8B" w:rsidRPr="00036E74">
        <w:rPr>
          <w:rStyle w:val="CODE"/>
        </w:rPr>
        <w:t>InitalUnkowns</w:t>
      </w:r>
      <w:proofErr w:type="spellEnd"/>
      <w:r w:rsidR="00B20A8B" w:rsidRPr="00036E74">
        <w:rPr>
          <w:rStyle w:val="CODE"/>
        </w:rPr>
        <w:t>&gt;</w:t>
      </w:r>
      <w:r w:rsidR="00B20A8B">
        <w:rPr>
          <w:lang w:eastAsia="en-US"/>
        </w:rPr>
        <w:t xml:space="preserve"> </w:t>
      </w:r>
    </w:p>
    <w:p w14:paraId="6F99FB46" w14:textId="068D6467" w:rsidR="002920AB" w:rsidRDefault="002920AB" w:rsidP="00D2781E">
      <w:pPr>
        <w:pStyle w:val="Textkrper"/>
        <w:spacing w:before="0" w:line="240" w:lineRule="auto"/>
        <w:rPr>
          <w:lang w:eastAsia="en-US"/>
        </w:rPr>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r w:rsidR="00614FA9">
        <w:rPr>
          <w:rStyle w:val="CODE"/>
        </w:rPr>
        <w:t xml:space="preserve"> </w:t>
      </w:r>
      <w:r w:rsidR="00515452">
        <w:rPr>
          <w:rStyle w:val="CODE"/>
          <w:rFonts w:cs="Courier New"/>
        </w:rPr>
        <w:t>≠</w:t>
      </w:r>
      <w:r w:rsidR="00614FA9">
        <w:rPr>
          <w:rStyle w:val="CODE"/>
          <w:rFonts w:cs="Courier New"/>
        </w:rPr>
        <w:t xml:space="preserve"> </w:t>
      </w:r>
      <w:r w:rsidR="00515452">
        <w:rPr>
          <w:rStyle w:val="CODE"/>
          <w:lang w:eastAsia="en-US"/>
        </w:rPr>
        <w:t>"constant</w:t>
      </w:r>
      <w:r w:rsidR="00515452" w:rsidRPr="002920AB">
        <w:rPr>
          <w:rStyle w:val="CODE"/>
          <w:lang w:eastAsia="en-US"/>
        </w:rPr>
        <w:t>"</w:t>
      </w:r>
      <w:r w:rsidR="00614FA9">
        <w:rPr>
          <w:rStyle w:val="CODE"/>
          <w:lang w:eastAsia="en-US"/>
        </w:rPr>
        <w:br/>
        <w:t xml:space="preserve"> </w:t>
      </w:r>
      <w:r w:rsidR="00515452">
        <w:rPr>
          <w:lang w:eastAsia="en-US"/>
        </w:rPr>
        <w:t xml:space="preserve"> that has</w:t>
      </w:r>
      <w:r>
        <w:rPr>
          <w:lang w:eastAsia="en-US"/>
        </w:rPr>
        <w:t xml:space="preserve"> </w:t>
      </w:r>
      <w:r w:rsidRPr="002920AB">
        <w:rPr>
          <w:rStyle w:val="CODE"/>
          <w:lang w:eastAsia="en-US"/>
        </w:rPr>
        <w:t>initial</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"exact"</w:t>
      </w:r>
      <w:r>
        <w:rPr>
          <w:lang w:eastAsia="en-US"/>
        </w:rPr>
        <w:t xml:space="preserve">, or </w:t>
      </w:r>
      <w:r w:rsidRPr="002920AB">
        <w:rPr>
          <w:rStyle w:val="CODE"/>
          <w:lang w:eastAsia="en-US"/>
        </w:rPr>
        <w:t>causality</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"input"</w:t>
      </w:r>
    </w:p>
    <w:p w14:paraId="2EC95A2E" w14:textId="06C6EC15" w:rsidR="002920AB" w:rsidRDefault="002920AB" w:rsidP="00D2781E">
      <w:pPr>
        <w:pStyle w:val="Textkrper"/>
        <w:spacing w:before="0" w:line="240" w:lineRule="auto"/>
        <w:rPr>
          <w:lang w:eastAsia="en-US"/>
        </w:rPr>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proofErr w:type="gramStart"/>
      <w:r w:rsidR="00A85BC7">
        <w:rPr>
          <w:lang w:eastAsia="en-US"/>
        </w:rPr>
        <w:t xml:space="preserve">   (</w:t>
      </w:r>
      <w:proofErr w:type="gramEnd"/>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D2781E">
      <w:pPr>
        <w:pStyle w:val="Textkrper"/>
        <w:spacing w:before="0" w:line="240" w:lineRule="auto"/>
        <w:rPr>
          <w:lang w:eastAsia="en-US"/>
        </w:rPr>
      </w:pPr>
      <w:r w:rsidRPr="002920AB">
        <w:rPr>
          <w:b/>
          <w:lang w:eastAsia="en-US"/>
        </w:rPr>
        <w:t>7</w:t>
      </w:r>
      <w:r>
        <w:rPr>
          <w:lang w:eastAsia="en-US"/>
        </w:rPr>
        <w:t xml:space="preserve"> always, but retrieved values are usable for debugging </w:t>
      </w:r>
      <w:proofErr w:type="gramStart"/>
      <w:r>
        <w:rPr>
          <w:lang w:eastAsia="en-US"/>
        </w:rPr>
        <w:t>only</w:t>
      </w:r>
      <w:proofErr w:type="gramEnd"/>
    </w:p>
    <w:p w14:paraId="6500D173" w14:textId="78415DF8" w:rsidR="002920AB" w:rsidRDefault="002920AB" w:rsidP="00D2781E">
      <w:pPr>
        <w:pStyle w:val="Textkrper"/>
        <w:spacing w:before="0" w:line="240" w:lineRule="auto"/>
        <w:rPr>
          <w:lang w:eastAsia="en-US"/>
        </w:rPr>
      </w:pPr>
      <w:r w:rsidRPr="002920AB">
        <w:rPr>
          <w:b/>
          <w:lang w:eastAsia="en-US"/>
        </w:rPr>
        <w:t>8</w:t>
      </w:r>
      <w:r>
        <w:rPr>
          <w:lang w:eastAsia="en-US"/>
        </w:rPr>
        <w:t xml:space="preserve"> always, but if status is other than </w:t>
      </w:r>
      <w:r w:rsidR="00140C25" w:rsidRPr="00D2781E">
        <w:rPr>
          <w:rStyle w:val="CODE"/>
        </w:rPr>
        <w:t>fmi2</w:t>
      </w:r>
      <w:r w:rsidRPr="00D2781E">
        <w:rPr>
          <w:rStyle w:val="CODE"/>
        </w:rPr>
        <w:t>Terminated</w:t>
      </w:r>
      <w:r>
        <w:rPr>
          <w:lang w:eastAsia="en-US"/>
        </w:rPr>
        <w:t xml:space="preserve">, retrieved values are useable for debugging </w:t>
      </w:r>
      <w:proofErr w:type="gramStart"/>
      <w:r>
        <w:rPr>
          <w:lang w:eastAsia="en-US"/>
        </w:rPr>
        <w:t>only</w:t>
      </w:r>
      <w:proofErr w:type="gramEnd"/>
    </w:p>
    <w:p w14:paraId="76C9FFD5" w14:textId="22B8B2B1" w:rsidR="00966C27" w:rsidRPr="0098259C" w:rsidRDefault="00966C27" w:rsidP="001D6859">
      <w:pPr>
        <w:pStyle w:val="berschrift3"/>
      </w:pPr>
      <w:bookmarkStart w:id="293" w:name="_Toc55136522"/>
      <w:r w:rsidRPr="0098259C">
        <w:t>Pseudo</w:t>
      </w:r>
      <w:r w:rsidR="00C34D46">
        <w:t>c</w:t>
      </w:r>
      <w:r w:rsidRPr="0098259C">
        <w:t>ode Example</w:t>
      </w:r>
      <w:bookmarkEnd w:id="289"/>
      <w:bookmarkEnd w:id="290"/>
      <w:bookmarkEnd w:id="291"/>
      <w:bookmarkEnd w:id="292"/>
      <w:bookmarkEnd w:id="293"/>
    </w:p>
    <w:p w14:paraId="3E6879E7" w14:textId="7EFE7FE9" w:rsidR="00966C27" w:rsidRPr="0098259C" w:rsidRDefault="00966C27" w:rsidP="00966C27">
      <w:pPr>
        <w:pStyle w:val="Textkrper"/>
      </w:pPr>
      <w:r w:rsidRPr="0098259C">
        <w:t xml:space="preserve">In the following example, the usage of the FMI functions is sketched </w:t>
      </w:r>
      <w:proofErr w:type="gramStart"/>
      <w:r w:rsidRPr="0098259C">
        <w:t>in order to</w:t>
      </w:r>
      <w:proofErr w:type="gramEnd"/>
      <w:r w:rsidRPr="0098259C">
        <w:t xml:space="preserve"> clarify the typical calling sequence of the functions in a simulation environment. The example is given in a mix of pseudocode and </w:t>
      </w:r>
      <w:r w:rsidR="00377D83">
        <w:t>C Code</w:t>
      </w:r>
      <w:r w:rsidRPr="0098259C">
        <w:t xml:space="preserve">, </w:t>
      </w:r>
      <w:proofErr w:type="gramStart"/>
      <w:r w:rsidRPr="0098259C">
        <w:t>in order to</w:t>
      </w:r>
      <w:proofErr w:type="gramEnd"/>
      <w:r w:rsidRPr="0098259C">
        <w:t xml:space="preserve"> keep it small and understandable. We consider two slaves</w:t>
      </w:r>
      <w:r w:rsidR="00C64DD0">
        <w:t>, where</w:t>
      </w:r>
      <w:r w:rsidRPr="0098259C">
        <w:t xml:space="preserve"> </w:t>
      </w:r>
      <w:r w:rsidR="00C64DD0">
        <w:t>b</w:t>
      </w:r>
      <w:r w:rsidRPr="0098259C">
        <w:t>oth have one continuous real input and one continuous real output which are connected in the following way:</w:t>
      </w:r>
    </w:p>
    <w:p w14:paraId="79508B8E" w14:textId="77777777" w:rsidR="00390234" w:rsidRDefault="00B55EEC" w:rsidP="00D2781E">
      <w:pPr>
        <w:keepNext/>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1FF27522" w:rsidR="00966C27" w:rsidRPr="0098259C" w:rsidRDefault="00390234" w:rsidP="00016818">
      <w:pPr>
        <w:pStyle w:val="Beschriftung"/>
        <w:jc w:val="center"/>
      </w:pPr>
      <w:r>
        <w:t xml:space="preserve">Figure </w:t>
      </w:r>
      <w:r>
        <w:fldChar w:fldCharType="begin"/>
      </w:r>
      <w:r>
        <w:instrText xml:space="preserve"> SEQ Figure \* ARABIC </w:instrText>
      </w:r>
      <w:r>
        <w:fldChar w:fldCharType="separate"/>
      </w:r>
      <w:r w:rsidR="00EE265D">
        <w:rPr>
          <w:noProof/>
        </w:rPr>
        <w:t>12</w:t>
      </w:r>
      <w:r>
        <w:fldChar w:fldCharType="end"/>
      </w:r>
      <w:r>
        <w:t xml:space="preserve"> </w:t>
      </w:r>
      <w:r w:rsidRPr="003F517C">
        <w:t>Connection graph of the slaves.</w:t>
      </w:r>
    </w:p>
    <w:p w14:paraId="1E6B5E71" w14:textId="75E8CE28"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EE265D">
        <w:t>4.1</w:t>
      </w:r>
      <w:r w:rsidR="006F1088" w:rsidRPr="0098259C">
        <w:fldChar w:fldCharType="end"/>
      </w:r>
      <w:r w:rsidR="008E6A14">
        <w:t>:</w:t>
      </w:r>
    </w:p>
    <w:p w14:paraId="1812C7C8"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w:t>
      </w:r>
      <w:proofErr w:type="spellStart"/>
      <w:r w:rsidRPr="00214A6F">
        <w:rPr>
          <w:rFonts w:ascii="Arial" w:hAnsi="Arial" w:cs="Arial"/>
          <w:sz w:val="20"/>
          <w:szCs w:val="20"/>
        </w:rPr>
        <w:t>step</w:t>
      </w:r>
      <w:proofErr w:type="spellEnd"/>
      <w:r w:rsidRPr="00214A6F">
        <w:rPr>
          <w:rFonts w:ascii="Arial" w:hAnsi="Arial" w:cs="Arial"/>
          <w:sz w:val="20"/>
          <w:szCs w:val="20"/>
        </w:rPr>
        <w:t xml:space="preserve"> size.</w:t>
      </w:r>
    </w:p>
    <w:p w14:paraId="2386F603"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w:t>
      </w:r>
      <w:proofErr w:type="spellStart"/>
      <w:r w:rsidRPr="00214A6F">
        <w:rPr>
          <w:rFonts w:ascii="Arial" w:hAnsi="Arial" w:cs="Arial"/>
          <w:sz w:val="20"/>
          <w:szCs w:val="20"/>
        </w:rPr>
        <w:t>steps</w:t>
      </w:r>
      <w:proofErr w:type="spellEnd"/>
      <w:r w:rsidRPr="00214A6F">
        <w:rPr>
          <w:rFonts w:ascii="Arial" w:hAnsi="Arial" w:cs="Arial"/>
          <w:sz w:val="20"/>
          <w:szCs w:val="20"/>
        </w:rPr>
        <w:t>.</w:t>
      </w:r>
    </w:p>
    <w:p w14:paraId="0B9886F8" w14:textId="28F3E1A6" w:rsidR="00966C27" w:rsidRPr="0098259C" w:rsidRDefault="00966C27" w:rsidP="00214A6F">
      <w:pPr>
        <w:pStyle w:val="Listenabsatz"/>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w:t>
      </w:r>
      <w:proofErr w:type="spellStart"/>
      <w:r w:rsidRPr="00214A6F">
        <w:rPr>
          <w:rFonts w:ascii="Arial" w:hAnsi="Arial" w:cs="Arial"/>
          <w:sz w:val="20"/>
          <w:szCs w:val="20"/>
        </w:rPr>
        <w:t>asynchronous</w:t>
      </w:r>
      <w:proofErr w:type="spellEnd"/>
      <w:r w:rsidRPr="00214A6F">
        <w:rPr>
          <w:rFonts w:ascii="Arial" w:hAnsi="Arial" w:cs="Arial"/>
          <w:sz w:val="20"/>
          <w:szCs w:val="20"/>
        </w:rPr>
        <w:t xml:space="preserve"> </w:t>
      </w:r>
      <w:proofErr w:type="spellStart"/>
      <w:r w:rsidRPr="00214A6F">
        <w:rPr>
          <w:rFonts w:ascii="Arial" w:hAnsi="Arial" w:cs="Arial"/>
          <w:sz w:val="20"/>
          <w:szCs w:val="20"/>
        </w:rPr>
        <w:t>execution</w:t>
      </w:r>
      <w:proofErr w:type="spellEnd"/>
      <w:r w:rsidRPr="00214A6F">
        <w:rPr>
          <w:rFonts w:ascii="Arial" w:hAnsi="Arial" w:cs="Arial"/>
          <w:sz w:val="20"/>
          <w:szCs w:val="20"/>
        </w:rPr>
        <w:t xml:space="preserve">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Textkrper"/>
        <w:spacing w:after="120"/>
      </w:pPr>
      <w:r w:rsidRPr="0098259C">
        <w:t>The error handling is implemented in a very rudimentary way.</w:t>
      </w:r>
    </w:p>
    <w:tbl>
      <w:tblPr>
        <w:tblStyle w:val="Tabellenraster"/>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 xml:space="preserve">CallbackFunctions </w:t>
            </w:r>
            <w:proofErr w:type="spellStart"/>
            <w:proofErr w:type="gram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w:t>
            </w:r>
            <w:proofErr w:type="gramEnd"/>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proofErr w:type="gramStart"/>
            <w:r w:rsidRPr="0098259C">
              <w:rPr>
                <w:rFonts w:ascii="Courier New" w:hAnsi="Courier New" w:cs="Courier New"/>
                <w:lang w:eastAsia="de-DE"/>
              </w:rPr>
              <w:t>cbf.logger</w:t>
            </w:r>
            <w:proofErr w:type="spellEnd"/>
            <w:proofErr w:type="gramEnd"/>
            <w:r w:rsidRPr="0098259C">
              <w:rPr>
                <w:rFonts w:ascii="Courier New" w:hAnsi="Courier New" w:cs="Courier New"/>
                <w:lang w:eastAsia="de-DE"/>
              </w:rPr>
              <w:t xml:space="preserve"> = </w:t>
            </w:r>
            <w:proofErr w:type="spellStart"/>
            <w:r w:rsidRPr="0098259C">
              <w:rPr>
                <w:rFonts w:ascii="Courier New" w:hAnsi="Courier New" w:cs="Courier New"/>
                <w:lang w:eastAsia="de-DE"/>
              </w:rPr>
              <w:t>loggerFunction</w:t>
            </w:r>
            <w:proofErr w:type="spellEnd"/>
            <w:r w:rsidRPr="0098259C">
              <w:rPr>
                <w:rFonts w:ascii="Courier New" w:hAnsi="Courier New" w:cs="Courier New"/>
                <w:lang w:eastAsia="de-DE"/>
              </w:rPr>
              <w:t>;</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proofErr w:type="gramStart"/>
            <w:r w:rsidRPr="0098259C">
              <w:rPr>
                <w:rFonts w:ascii="Courier New" w:hAnsi="Courier New" w:cs="Courier New"/>
                <w:lang w:eastAsia="de-DE"/>
              </w:rPr>
              <w:t>cbf.allocateMemory</w:t>
            </w:r>
            <w:proofErr w:type="spellEnd"/>
            <w:proofErr w:type="gramEnd"/>
            <w:r w:rsidRPr="0098259C">
              <w:rPr>
                <w:rFonts w:ascii="Courier New" w:hAnsi="Courier New" w:cs="Courier New"/>
                <w:lang w:eastAsia="de-DE"/>
              </w:rPr>
              <w:t xml:space="preserve"> = </w:t>
            </w:r>
            <w:proofErr w:type="spellStart"/>
            <w:r w:rsidRPr="0098259C">
              <w:rPr>
                <w:rFonts w:ascii="Courier New" w:hAnsi="Courier New" w:cs="Courier New"/>
                <w:lang w:eastAsia="de-DE"/>
              </w:rPr>
              <w:t>calloc</w:t>
            </w:r>
            <w:proofErr w:type="spellEnd"/>
            <w:r w:rsidRPr="0098259C">
              <w:rPr>
                <w:rFonts w:ascii="Courier New" w:hAnsi="Courier New" w:cs="Courier New"/>
                <w:lang w:eastAsia="de-DE"/>
              </w:rPr>
              <w:t>;</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proofErr w:type="gramStart"/>
            <w:r w:rsidRPr="0098259C">
              <w:rPr>
                <w:rFonts w:ascii="Courier New" w:hAnsi="Courier New" w:cs="Courier New"/>
                <w:lang w:eastAsia="de-DE"/>
              </w:rPr>
              <w:t>cbf.freeMemory</w:t>
            </w:r>
            <w:proofErr w:type="spellEnd"/>
            <w:proofErr w:type="gramEnd"/>
            <w:r w:rsidRPr="0098259C">
              <w:rPr>
                <w:rFonts w:ascii="Courier New" w:hAnsi="Courier New" w:cs="Courier New"/>
                <w:lang w:eastAsia="de-DE"/>
              </w:rPr>
              <w:t xml:space="preserve">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proofErr w:type="gramStart"/>
            <w:r w:rsidRPr="0098259C">
              <w:rPr>
                <w:rFonts w:ascii="Courier New" w:hAnsi="Courier New" w:cs="Courier New"/>
                <w:lang w:eastAsia="de-DE"/>
              </w:rPr>
              <w:t>cbf.stepFinished</w:t>
            </w:r>
            <w:proofErr w:type="spellEnd"/>
            <w:proofErr w:type="gramEnd"/>
            <w:r w:rsidRPr="0098259C">
              <w:rPr>
                <w:rFonts w:ascii="Courier New" w:hAnsi="Courier New" w:cs="Courier New"/>
                <w:lang w:eastAsia="de-DE"/>
              </w:rPr>
              <w:t xml:space="preserve">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proofErr w:type="gramStart"/>
            <w:r w:rsidRPr="0098259C">
              <w:rPr>
                <w:rFonts w:ascii="Courier New" w:hAnsi="Courier New" w:cs="Courier New"/>
                <w:lang w:eastAsia="de-DE"/>
              </w:rPr>
              <w:t>cbf.componentEnvironment</w:t>
            </w:r>
            <w:proofErr w:type="spellEnd"/>
            <w:proofErr w:type="gramEnd"/>
            <w:r w:rsidRPr="0098259C">
              <w:rPr>
                <w:rFonts w:ascii="Courier New" w:hAnsi="Courier New" w:cs="Courier New"/>
                <w:lang w:eastAsia="de-DE"/>
              </w:rPr>
              <w:t xml:space="preserve">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proofErr w:type="gramStart"/>
            <w:r w:rsidR="00850C66">
              <w:rPr>
                <w:rFonts w:ascii="Courier New" w:hAnsi="Courier New" w:cs="Courier New"/>
                <w:lang w:eastAsia="de-DE"/>
              </w:rPr>
              <w:t>Instantiate</w:t>
            </w:r>
            <w:r w:rsidR="00F4419E" w:rsidRPr="0098259C">
              <w:rPr>
                <w:rFonts w:ascii="Courier New" w:hAnsi="Courier New" w:cs="Courier New"/>
                <w:lang w:eastAsia="de-DE"/>
              </w:rPr>
              <w:t>(</w:t>
            </w:r>
            <w:proofErr w:type="gramEnd"/>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roofErr w:type="gramStart"/>
            <w:r w:rsidR="00F4419E" w:rsidRPr="0098259C">
              <w:rPr>
                <w:rFonts w:ascii="Courier New" w:hAnsi="Courier New" w:cs="Courier New"/>
                <w:lang w:eastAsia="de-DE"/>
              </w:rPr>
              <w:t>);</w:t>
            </w:r>
            <w:proofErr w:type="gramEnd"/>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proofErr w:type="gramStart"/>
            <w:r w:rsidR="00F4419E" w:rsidRPr="0098259C">
              <w:rPr>
                <w:rFonts w:ascii="Courier New" w:hAnsi="Courier New" w:cs="Courier New"/>
                <w:lang w:eastAsia="de-DE"/>
              </w:rPr>
              <w:t>Instantiate(</w:t>
            </w:r>
            <w:proofErr w:type="gramEnd"/>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roofErr w:type="gramStart"/>
            <w:r w:rsidR="00F4419E" w:rsidRPr="0098259C">
              <w:rPr>
                <w:rFonts w:ascii="Courier New" w:hAnsi="Courier New" w:cs="Courier New"/>
                <w:lang w:eastAsia="de-DE"/>
              </w:rPr>
              <w:t>);</w:t>
            </w:r>
            <w:proofErr w:type="gramEnd"/>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 xml:space="preserve">return </w:t>
            </w:r>
            <w:proofErr w:type="gramStart"/>
            <w:r w:rsidRPr="0098259C">
              <w:rPr>
                <w:rFonts w:ascii="Courier New" w:hAnsi="Courier New" w:cs="Courier New"/>
                <w:lang w:eastAsia="de-DE"/>
              </w:rPr>
              <w:t>FAILURE;</w:t>
            </w:r>
            <w:proofErr w:type="gramEnd"/>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 xml:space="preserve"> = </w:t>
            </w:r>
            <w:proofErr w:type="gramStart"/>
            <w:r w:rsidR="00F4419E" w:rsidRPr="0098259C">
              <w:rPr>
                <w:rFonts w:ascii="Courier New" w:hAnsi="Courier New" w:cs="Courier New"/>
                <w:lang w:eastAsia="de-DE"/>
              </w:rPr>
              <w:t>0;</w:t>
            </w:r>
            <w:proofErr w:type="gramEnd"/>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stopTime</w:t>
            </w:r>
            <w:proofErr w:type="spellEnd"/>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 xml:space="preserve">h = </w:t>
            </w:r>
            <w:proofErr w:type="gramStart"/>
            <w:r w:rsidRPr="0098259C">
              <w:rPr>
                <w:rFonts w:ascii="Courier New" w:hAnsi="Courier New" w:cs="Courier New"/>
                <w:lang w:eastAsia="de-DE"/>
              </w:rPr>
              <w:t>0.01;</w:t>
            </w:r>
            <w:proofErr w:type="gramEnd"/>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Vorformatiert"/>
              <w:rPr>
                <w:color w:val="008000"/>
                <w:lang w:val="en-US"/>
              </w:rPr>
            </w:pPr>
            <w:r w:rsidRPr="0098259C">
              <w:rPr>
                <w:color w:val="008000"/>
                <w:lang w:val="en-US"/>
              </w:rPr>
              <w:t>// set all variable start va</w:t>
            </w:r>
            <w:r>
              <w:rPr>
                <w:color w:val="008000"/>
                <w:lang w:val="en-US"/>
              </w:rPr>
              <w:t>lues (of "</w:t>
            </w:r>
            <w:proofErr w:type="spellStart"/>
            <w:r>
              <w:rPr>
                <w:color w:val="008000"/>
                <w:lang w:val="en-US"/>
              </w:rPr>
              <w:t>ScalarVariable</w:t>
            </w:r>
            <w:proofErr w:type="spellEnd"/>
            <w:r>
              <w:rPr>
                <w:color w:val="008000"/>
                <w:lang w:val="en-US"/>
              </w:rPr>
              <w:t xml:space="preserve"> / &lt;type</w:t>
            </w:r>
            <w:r w:rsidR="0010150D">
              <w:rPr>
                <w:color w:val="008000"/>
                <w:lang w:val="en-US"/>
              </w:rPr>
              <w:t>&gt; / start")</w:t>
            </w:r>
          </w:p>
          <w:p w14:paraId="163EEDCA" w14:textId="70E40BD6" w:rsidR="00F4419E" w:rsidRDefault="00F4419E" w:rsidP="00F4419E">
            <w:pPr>
              <w:pStyle w:val="HTMLVorformatiert"/>
              <w:rPr>
                <w:lang w:val="en-US"/>
              </w:rPr>
            </w:pPr>
            <w:r>
              <w:rPr>
                <w:lang w:val="en-US"/>
              </w:rPr>
              <w:t>s1</w:t>
            </w:r>
            <w:r w:rsidRPr="0098259C">
              <w:rPr>
                <w:lang w:val="en-US"/>
              </w:rPr>
              <w:t>_</w:t>
            </w:r>
            <w:r w:rsidR="00140C25">
              <w:rPr>
                <w:lang w:val="en-US"/>
              </w:rPr>
              <w:t>fmi2</w:t>
            </w:r>
            <w:r w:rsidRPr="0098259C">
              <w:rPr>
                <w:lang w:val="en-US"/>
              </w:rPr>
              <w:t>SetReal/Integer/Boolean/</w:t>
            </w:r>
            <w:proofErr w:type="gramStart"/>
            <w:r w:rsidRPr="0098259C">
              <w:rPr>
                <w:lang w:val="en-US"/>
              </w:rPr>
              <w:t>String(</w:t>
            </w:r>
            <w:proofErr w:type="gramEnd"/>
            <w:r>
              <w:rPr>
                <w:lang w:val="en-US"/>
              </w:rPr>
              <w:t>s1</w:t>
            </w:r>
            <w:r w:rsidRPr="0098259C">
              <w:rPr>
                <w:lang w:val="en-US"/>
              </w:rPr>
              <w:t>, ...)</w:t>
            </w:r>
            <w:r>
              <w:rPr>
                <w:lang w:val="en-US"/>
              </w:rPr>
              <w:t>;</w:t>
            </w:r>
          </w:p>
          <w:p w14:paraId="07350FFD" w14:textId="77A70C98" w:rsidR="00F4419E" w:rsidRPr="0098259C" w:rsidRDefault="0010150D" w:rsidP="00F4419E">
            <w:pPr>
              <w:pStyle w:val="HTMLVorformatiert"/>
              <w:rPr>
                <w:lang w:val="en-US"/>
              </w:rPr>
            </w:pPr>
            <w:r>
              <w:rPr>
                <w:lang w:val="en-US"/>
              </w:rPr>
              <w:t>s2</w:t>
            </w:r>
            <w:r w:rsidR="00F4419E" w:rsidRPr="0098259C">
              <w:rPr>
                <w:lang w:val="en-US"/>
              </w:rPr>
              <w:t>_</w:t>
            </w:r>
            <w:r w:rsidR="00140C25">
              <w:rPr>
                <w:lang w:val="en-US"/>
              </w:rPr>
              <w:t>fmi2</w:t>
            </w:r>
            <w:r w:rsidR="00F4419E" w:rsidRPr="0098259C">
              <w:rPr>
                <w:lang w:val="en-US"/>
              </w:rPr>
              <w:t>SetReal/Integer/Boolean/</w:t>
            </w:r>
            <w:proofErr w:type="gramStart"/>
            <w:r w:rsidR="00F4419E" w:rsidRPr="0098259C">
              <w:rPr>
                <w:lang w:val="en-US"/>
              </w:rPr>
              <w:t>String(</w:t>
            </w:r>
            <w:proofErr w:type="gramEnd"/>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proofErr w:type="gramStart"/>
            <w:r>
              <w:rPr>
                <w:rFonts w:ascii="Courier New" w:hAnsi="Courier New" w:cs="Courier New"/>
                <w:lang w:eastAsia="de-DE"/>
              </w:rPr>
              <w:t>SetupExpe</w:t>
            </w:r>
            <w:r w:rsidR="00CD193A">
              <w:rPr>
                <w:rFonts w:ascii="Courier New" w:hAnsi="Courier New" w:cs="Courier New"/>
                <w:lang w:eastAsia="de-DE"/>
              </w:rPr>
              <w:t>riment(</w:t>
            </w:r>
            <w:proofErr w:type="gramEnd"/>
            <w:r w:rsidR="00CD193A">
              <w:rPr>
                <w:rFonts w:ascii="Courier New" w:hAnsi="Courier New" w:cs="Courier New"/>
                <w:lang w:eastAsia="de-DE"/>
              </w:rPr>
              <w:t xml:space="preserve">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proofErr w:type="gramStart"/>
            <w:r>
              <w:rPr>
                <w:rFonts w:ascii="Courier New" w:hAnsi="Courier New" w:cs="Courier New"/>
                <w:lang w:eastAsia="de-DE"/>
              </w:rPr>
              <w:t>SetupExpe</w:t>
            </w:r>
            <w:r w:rsidR="00CD193A">
              <w:rPr>
                <w:rFonts w:ascii="Courier New" w:hAnsi="Courier New" w:cs="Courier New"/>
                <w:lang w:eastAsia="de-DE"/>
              </w:rPr>
              <w:t>riment(</w:t>
            </w:r>
            <w:proofErr w:type="gramEnd"/>
            <w:r w:rsidR="00CD193A">
              <w:rPr>
                <w:rFonts w:ascii="Courier New" w:hAnsi="Courier New" w:cs="Courier New"/>
                <w:lang w:eastAsia="de-DE"/>
              </w:rPr>
              <w:t xml:space="preserve">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proofErr w:type="gramStart"/>
            <w:r w:rsidRPr="0098259C">
              <w:rPr>
                <w:rFonts w:ascii="Courier New" w:hAnsi="Courier New" w:cs="Courier New"/>
                <w:lang w:eastAsia="de-DE"/>
              </w:rPr>
              <w:t>);</w:t>
            </w:r>
            <w:proofErr w:type="gramEnd"/>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roofErr w:type="gramStart"/>
            <w:r w:rsidRPr="0098259C">
              <w:rPr>
                <w:rFonts w:ascii="Courier New" w:hAnsi="Courier New" w:cs="Courier New"/>
                <w:lang w:eastAsia="de-DE"/>
              </w:rPr>
              <w:t>);</w:t>
            </w:r>
            <w:proofErr w:type="gramEnd"/>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Vorformatiert"/>
              <w:rPr>
                <w:color w:val="008000"/>
                <w:lang w:val="en-US"/>
              </w:rPr>
            </w:pPr>
            <w:r>
              <w:rPr>
                <w:color w:val="008000"/>
                <w:lang w:val="en-US"/>
              </w:rPr>
              <w:t xml:space="preserve">   </w:t>
            </w:r>
            <w:r w:rsidRPr="0098259C">
              <w:rPr>
                <w:color w:val="008000"/>
                <w:lang w:val="en-US"/>
              </w:rPr>
              <w:t xml:space="preserve">// set the input values at time = </w:t>
            </w:r>
            <w:proofErr w:type="spellStart"/>
            <w:r w:rsidR="00CD193A">
              <w:rPr>
                <w:color w:val="008000"/>
                <w:lang w:val="en-US"/>
              </w:rPr>
              <w:t>startTime</w:t>
            </w:r>
            <w:proofErr w:type="spellEnd"/>
          </w:p>
          <w:p w14:paraId="30FB6860" w14:textId="5529D045" w:rsidR="0010150D" w:rsidRDefault="0010150D" w:rsidP="0010150D">
            <w:pPr>
              <w:pStyle w:val="HTMLVorformatiert"/>
              <w:rPr>
                <w:lang w:val="en-US"/>
              </w:rPr>
            </w:pPr>
            <w:r>
              <w:rPr>
                <w:lang w:val="en-US"/>
              </w:rPr>
              <w:t xml:space="preserve">   s1</w:t>
            </w:r>
            <w:r w:rsidRPr="0098259C">
              <w:rPr>
                <w:lang w:val="en-US"/>
              </w:rPr>
              <w:t>_</w:t>
            </w:r>
            <w:r w:rsidR="00140C25">
              <w:rPr>
                <w:lang w:val="en-US"/>
              </w:rPr>
              <w:t>fmi2</w:t>
            </w:r>
            <w:r w:rsidRPr="0098259C">
              <w:rPr>
                <w:lang w:val="en-US"/>
              </w:rPr>
              <w:t>SetReal/Integer/Boolean/</w:t>
            </w:r>
            <w:proofErr w:type="gramStart"/>
            <w:r w:rsidRPr="0098259C">
              <w:rPr>
                <w:lang w:val="en-US"/>
              </w:rPr>
              <w:t>String(</w:t>
            </w:r>
            <w:proofErr w:type="gramEnd"/>
            <w:r>
              <w:rPr>
                <w:lang w:val="en-US"/>
              </w:rPr>
              <w:t>s1</w:t>
            </w:r>
            <w:r w:rsidRPr="0098259C">
              <w:rPr>
                <w:lang w:val="en-US"/>
              </w:rPr>
              <w:t>, ...)</w:t>
            </w:r>
            <w:r>
              <w:rPr>
                <w:lang w:val="en-US"/>
              </w:rPr>
              <w:t>;</w:t>
            </w:r>
          </w:p>
          <w:p w14:paraId="37E00025" w14:textId="4027B84A" w:rsidR="0010150D" w:rsidRPr="0098259C" w:rsidRDefault="0010150D" w:rsidP="0010150D">
            <w:pPr>
              <w:pStyle w:val="HTMLVorformatiert"/>
              <w:rPr>
                <w:lang w:val="en-US"/>
              </w:rPr>
            </w:pPr>
            <w:r>
              <w:rPr>
                <w:lang w:val="en-US"/>
              </w:rPr>
              <w:t xml:space="preserve">   s2</w:t>
            </w:r>
            <w:r w:rsidRPr="0098259C">
              <w:rPr>
                <w:lang w:val="en-US"/>
              </w:rPr>
              <w:t>_</w:t>
            </w:r>
            <w:r w:rsidR="00140C25">
              <w:rPr>
                <w:lang w:val="en-US"/>
              </w:rPr>
              <w:t>fmi2</w:t>
            </w:r>
            <w:r w:rsidRPr="0098259C">
              <w:rPr>
                <w:lang w:val="en-US"/>
              </w:rPr>
              <w:t>SetReal/Integer/Boolean/</w:t>
            </w:r>
            <w:proofErr w:type="gramStart"/>
            <w:r w:rsidRPr="0098259C">
              <w:rPr>
                <w:lang w:val="en-US"/>
              </w:rPr>
              <w:t>String(</w:t>
            </w:r>
            <w:proofErr w:type="gramEnd"/>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proofErr w:type="gramStart"/>
            <w:r w:rsidRPr="0098259C">
              <w:rPr>
                <w:rFonts w:ascii="Courier New" w:hAnsi="Courier New" w:cs="Courier New"/>
                <w:lang w:eastAsia="de-DE"/>
              </w:rPr>
              <w:t>);</w:t>
            </w:r>
            <w:proofErr w:type="gramEnd"/>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roofErr w:type="gramStart"/>
            <w:r w:rsidRPr="0098259C">
              <w:rPr>
                <w:rFonts w:ascii="Courier New" w:hAnsi="Courier New" w:cs="Courier New"/>
                <w:lang w:eastAsia="de-DE"/>
              </w:rPr>
              <w:t>);</w:t>
            </w:r>
            <w:proofErr w:type="gramEnd"/>
          </w:p>
          <w:p w14:paraId="1EE22ECF" w14:textId="77777777" w:rsidR="0010150D" w:rsidRPr="0010150D" w:rsidRDefault="0010150D" w:rsidP="0010150D">
            <w:pPr>
              <w:pStyle w:val="Textkrper"/>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proofErr w:type="spellStart"/>
            <w:r>
              <w:rPr>
                <w:rFonts w:ascii="Courier New" w:hAnsi="Courier New" w:cs="Courier New"/>
                <w:lang w:eastAsia="de-DE"/>
              </w:rPr>
              <w:t>tc</w:t>
            </w:r>
            <w:proofErr w:type="spellEnd"/>
            <w:r>
              <w:rPr>
                <w:rFonts w:ascii="Courier New" w:hAnsi="Courier New" w:cs="Courier New"/>
                <w:lang w:eastAsia="de-DE"/>
              </w:rPr>
              <w:t xml:space="preserve"> = </w:t>
            </w: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w:t>
            </w:r>
            <w:proofErr w:type="spellStart"/>
            <w:r w:rsidR="00CD193A">
              <w:rPr>
                <w:rFonts w:ascii="Courier New" w:hAnsi="Courier New" w:cs="Courier New"/>
                <w:lang w:eastAsia="de-DE"/>
              </w:rPr>
              <w:t>tc</w:t>
            </w:r>
            <w:proofErr w:type="spellEnd"/>
            <w:r w:rsidR="00CD193A">
              <w:rPr>
                <w:rFonts w:ascii="Courier New" w:hAnsi="Courier New" w:cs="Courier New"/>
                <w:lang w:eastAsia="de-DE"/>
              </w:rPr>
              <w:t xml:space="preserve"> &lt; </w:t>
            </w:r>
            <w:proofErr w:type="spellStart"/>
            <w:r w:rsidR="00CD193A">
              <w:rPr>
                <w:rFonts w:ascii="Courier New" w:hAnsi="Courier New" w:cs="Courier New"/>
                <w:lang w:eastAsia="de-DE"/>
              </w:rPr>
              <w:t>stopTime</w:t>
            </w:r>
            <w:proofErr w:type="spellEnd"/>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proofErr w:type="gramStart"/>
            <w:r w:rsidRPr="0098259C">
              <w:rPr>
                <w:rFonts w:ascii="Courier New" w:hAnsi="Courier New" w:cs="Courier New"/>
                <w:lang w:eastAsia="de-DE"/>
              </w:rPr>
              <w:t>GetReal(</w:t>
            </w:r>
            <w:proofErr w:type="gramEnd"/>
            <w:r w:rsidRPr="0098259C">
              <w:rPr>
                <w:rFonts w:ascii="Courier New" w:hAnsi="Courier New" w:cs="Courier New"/>
                <w:lang w:eastAsia="de-DE"/>
              </w:rPr>
              <w:t>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proofErr w:type="gramStart"/>
            <w:r w:rsidRPr="0098259C">
              <w:rPr>
                <w:rFonts w:ascii="Courier New" w:hAnsi="Courier New" w:cs="Courier New"/>
                <w:lang w:eastAsia="de-DE"/>
              </w:rPr>
              <w:t>GetReal(</w:t>
            </w:r>
            <w:proofErr w:type="gramEnd"/>
            <w:r w:rsidRPr="0098259C">
              <w:rPr>
                <w:rFonts w:ascii="Courier New" w:hAnsi="Courier New" w:cs="Courier New"/>
                <w:lang w:eastAsia="de-DE"/>
              </w:rPr>
              <w:t>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proofErr w:type="gramStart"/>
            <w:r w:rsidRPr="0098259C">
              <w:rPr>
                <w:rFonts w:ascii="Courier New" w:hAnsi="Courier New" w:cs="Courier New"/>
                <w:lang w:eastAsia="de-DE"/>
              </w:rPr>
              <w:t>SetReal(</w:t>
            </w:r>
            <w:proofErr w:type="gramEnd"/>
            <w:r w:rsidRPr="0098259C">
              <w:rPr>
                <w:rFonts w:ascii="Courier New" w:hAnsi="Courier New" w:cs="Courier New"/>
                <w:lang w:eastAsia="de-DE"/>
              </w:rPr>
              <w:t>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proofErr w:type="gramStart"/>
            <w:r w:rsidRPr="0098259C">
              <w:rPr>
                <w:rFonts w:ascii="Courier New" w:hAnsi="Courier New" w:cs="Courier New"/>
                <w:lang w:eastAsia="de-DE"/>
              </w:rPr>
              <w:t>SetReal(</w:t>
            </w:r>
            <w:proofErr w:type="gramEnd"/>
            <w:r w:rsidRPr="0098259C">
              <w:rPr>
                <w:rFonts w:ascii="Courier New" w:hAnsi="Courier New" w:cs="Courier New"/>
                <w:lang w:eastAsia="de-DE"/>
              </w:rPr>
              <w:t>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proofErr w:type="gramStart"/>
            <w:r w:rsidRPr="0098259C">
              <w:rPr>
                <w:rFonts w:ascii="Courier New" w:hAnsi="Courier New" w:cs="Courier New"/>
                <w:lang w:eastAsia="de-DE"/>
              </w:rPr>
              <w:t>DoStep(</w:t>
            </w:r>
            <w:proofErr w:type="gramEnd"/>
            <w:r w:rsidRPr="0098259C">
              <w:rPr>
                <w:rFonts w:ascii="Courier New" w:hAnsi="Courier New" w:cs="Courier New"/>
                <w:lang w:eastAsia="de-DE"/>
              </w:rPr>
              <w:t xml:space="preserve">s1,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proofErr w:type="gramStart"/>
            <w:r w:rsidRPr="0098259C">
              <w:rPr>
                <w:rFonts w:ascii="Courier New" w:hAnsi="Courier New" w:cs="Courier New"/>
                <w:lang w:eastAsia="de-DE"/>
              </w:rPr>
              <w:t>GetBooleanStatus(</w:t>
            </w:r>
            <w:proofErr w:type="gramEnd"/>
            <w:r w:rsidRPr="0098259C">
              <w:rPr>
                <w:rFonts w:ascii="Courier New" w:hAnsi="Courier New" w:cs="Courier New"/>
                <w:lang w:eastAsia="de-DE"/>
              </w:rPr>
              <w:t xml:space="preserve">s1, </w:t>
            </w:r>
            <w:r w:rsidR="00140C25">
              <w:rPr>
                <w:rFonts w:ascii="Courier New" w:hAnsi="Courier New" w:cs="Courier New"/>
                <w:lang w:eastAsia="de-DE"/>
              </w:rPr>
              <w:t>fmi2</w:t>
            </w:r>
            <w:r w:rsidRPr="0098259C">
              <w:rPr>
                <w:rFonts w:ascii="Courier New" w:hAnsi="Courier New" w:cs="Courier New"/>
                <w:lang w:eastAsia="de-DE"/>
              </w:rPr>
              <w:t>Terminated, &amp;</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 xml:space="preserve">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proofErr w:type="gramStart"/>
            <w:r w:rsidRPr="0098259C">
              <w:rPr>
                <w:rFonts w:ascii="Courier New" w:hAnsi="Courier New" w:cs="Courier New"/>
                <w:lang w:eastAsia="de-DE"/>
              </w:rPr>
              <w:t>printf</w:t>
            </w:r>
            <w:proofErr w:type="spellEnd"/>
            <w:r w:rsidRPr="0098259C">
              <w:rPr>
                <w:rFonts w:ascii="Courier New" w:hAnsi="Courier New" w:cs="Courier New"/>
                <w:lang w:eastAsia="de-DE"/>
              </w:rPr>
              <w:t>(</w:t>
            </w:r>
            <w:proofErr w:type="gramEnd"/>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 xml:space="preserve"> = </w:t>
            </w:r>
            <w:proofErr w:type="gramStart"/>
            <w:r w:rsidRPr="0098259C">
              <w:rPr>
                <w:rFonts w:ascii="Courier New" w:hAnsi="Courier New" w:cs="Courier New"/>
                <w:lang w:eastAsia="de-DE"/>
              </w:rPr>
              <w:t>true;</w:t>
            </w:r>
            <w:proofErr w:type="gramEnd"/>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gramStart"/>
            <w:r w:rsidRPr="0098259C">
              <w:rPr>
                <w:rFonts w:ascii="Courier New" w:hAnsi="Courier New" w:cs="Courier New"/>
                <w:color w:val="0000FF"/>
                <w:lang w:eastAsia="de-DE"/>
              </w:rPr>
              <w:t>break</w:t>
            </w:r>
            <w:r w:rsidRPr="0098259C">
              <w:rPr>
                <w:rFonts w:ascii="Courier New" w:hAnsi="Courier New" w:cs="Courier New"/>
                <w:lang w:eastAsia="de-DE"/>
              </w:rPr>
              <w:t>;</w:t>
            </w:r>
            <w:proofErr w:type="gramEnd"/>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gramStart"/>
            <w:r w:rsidRPr="0098259C">
              <w:rPr>
                <w:rFonts w:ascii="Courier New" w:hAnsi="Courier New" w:cs="Courier New"/>
                <w:color w:val="0000FF"/>
                <w:lang w:eastAsia="de-DE"/>
              </w:rPr>
              <w:t>break</w:t>
            </w:r>
            <w:r w:rsidRPr="0098259C">
              <w:rPr>
                <w:rFonts w:ascii="Courier New" w:hAnsi="Courier New" w:cs="Courier New"/>
                <w:lang w:eastAsia="de-DE"/>
              </w:rPr>
              <w:t>;</w:t>
            </w:r>
            <w:proofErr w:type="gramEnd"/>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proofErr w:type="gramStart"/>
            <w:r w:rsidRPr="0098259C">
              <w:rPr>
                <w:rFonts w:ascii="Courier New" w:hAnsi="Courier New" w:cs="Courier New"/>
                <w:lang w:eastAsia="de-DE"/>
              </w:rPr>
              <w:t>DoStep(</w:t>
            </w:r>
            <w:proofErr w:type="gramEnd"/>
            <w:r w:rsidRPr="0098259C">
              <w:rPr>
                <w:rFonts w:ascii="Courier New" w:hAnsi="Courier New" w:cs="Courier New"/>
                <w:lang w:eastAsia="de-DE"/>
              </w:rPr>
              <w:t xml:space="preserve">s2,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 </w:t>
            </w:r>
            <w:proofErr w:type="gramStart"/>
            <w:r w:rsidRPr="0098259C">
              <w:rPr>
                <w:rFonts w:ascii="Courier New" w:hAnsi="Courier New" w:cs="Courier New"/>
                <w:lang w:eastAsia="de-DE"/>
              </w:rPr>
              <w:t>h;</w:t>
            </w:r>
            <w:proofErr w:type="gramEnd"/>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gramStart"/>
            <w:r w:rsidRPr="0098259C">
              <w:rPr>
                <w:rFonts w:ascii="Courier New" w:hAnsi="Courier New" w:cs="Courier New"/>
                <w:lang w:eastAsia="de-DE"/>
              </w:rPr>
              <w:t>status !</w:t>
            </w:r>
            <w:proofErr w:type="gramEnd"/>
            <w:r w:rsidRPr="0098259C">
              <w:rPr>
                <w:rFonts w:ascii="Courier New" w:hAnsi="Courier New" w:cs="Courier New"/>
                <w:lang w:eastAsia="de-DE"/>
              </w:rPr>
              <w:t xml:space="preserve">=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roofErr w:type="gramStart"/>
            <w:r w:rsidRPr="0098259C">
              <w:rPr>
                <w:rFonts w:ascii="Courier New" w:hAnsi="Courier New" w:cs="Courier New"/>
                <w:lang w:eastAsia="de-DE"/>
              </w:rPr>
              <w:t>);</w:t>
            </w:r>
            <w:proofErr w:type="gramEnd"/>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roofErr w:type="gramStart"/>
            <w:r w:rsidRPr="0098259C">
              <w:rPr>
                <w:rFonts w:ascii="Courier New" w:hAnsi="Courier New" w:cs="Courier New"/>
                <w:lang w:eastAsia="de-DE"/>
              </w:rPr>
              <w:t>);</w:t>
            </w:r>
            <w:proofErr w:type="gramEnd"/>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gramStart"/>
            <w:r w:rsidRPr="0098259C">
              <w:rPr>
                <w:rFonts w:ascii="Courier New" w:hAnsi="Courier New" w:cs="Courier New"/>
                <w:lang w:eastAsia="de-DE"/>
              </w:rPr>
              <w:t>status !</w:t>
            </w:r>
            <w:proofErr w:type="gramEnd"/>
            <w:r w:rsidRPr="0098259C">
              <w:rPr>
                <w:rFonts w:ascii="Courier New" w:hAnsi="Courier New" w:cs="Courier New"/>
                <w:lang w:eastAsia="de-DE"/>
              </w:rPr>
              <w:t xml:space="preserve">=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roofErr w:type="gramStart"/>
            <w:r w:rsidRPr="0098259C">
              <w:rPr>
                <w:rFonts w:ascii="Courier New" w:hAnsi="Courier New" w:cs="Courier New"/>
                <w:lang w:eastAsia="de-DE"/>
              </w:rPr>
              <w:t>);</w:t>
            </w:r>
            <w:proofErr w:type="gramEnd"/>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roofErr w:type="gramStart"/>
            <w:r w:rsidRPr="0098259C">
              <w:rPr>
                <w:rFonts w:ascii="Courier New" w:hAnsi="Courier New" w:cs="Courier New"/>
                <w:lang w:eastAsia="de-DE"/>
              </w:rPr>
              <w:t>);</w:t>
            </w:r>
            <w:proofErr w:type="gramEnd"/>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berschrift2"/>
      </w:pPr>
      <w:bookmarkStart w:id="294" w:name="_Toc55136523"/>
      <w:r w:rsidRPr="0098259C">
        <w:t>FMI Description Schema</w:t>
      </w:r>
      <w:bookmarkEnd w:id="294"/>
    </w:p>
    <w:p w14:paraId="2ECBD66C" w14:textId="69F352D6" w:rsidR="00A70D81" w:rsidRPr="0098259C" w:rsidRDefault="00A70D81" w:rsidP="00A70D81">
      <w:pPr>
        <w:pStyle w:val="Textkrper"/>
      </w:pPr>
      <w:r w:rsidRPr="0098259C">
        <w:t>This is defined in</w:t>
      </w:r>
      <w:r w:rsidR="00C64DD0">
        <w:t xml:space="preserve"> section</w:t>
      </w:r>
      <w:r w:rsidRPr="0098259C">
        <w:t xml:space="preserve"> </w:t>
      </w:r>
      <w:r w:rsidR="003B1168">
        <w:fldChar w:fldCharType="begin"/>
      </w:r>
      <w:r w:rsidR="003B1168">
        <w:instrText xml:space="preserve"> REF _Ref386213289 \n \h </w:instrText>
      </w:r>
      <w:r w:rsidR="003B1168">
        <w:fldChar w:fldCharType="separate"/>
      </w:r>
      <w:r w:rsidR="00EE265D">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berschrift3"/>
      </w:pPr>
      <w:bookmarkStart w:id="295" w:name="_Ref289268602"/>
      <w:bookmarkStart w:id="296" w:name="_Ref298170400"/>
      <w:bookmarkStart w:id="297" w:name="_Toc55136524"/>
      <w:r w:rsidRPr="0098259C">
        <w:t>Co</w:t>
      </w:r>
      <w:r w:rsidRPr="0098259C">
        <w:noBreakHyphen/>
        <w:t>Simulation</w:t>
      </w:r>
      <w:bookmarkEnd w:id="295"/>
      <w:r w:rsidR="00121EF8" w:rsidRPr="0098259C">
        <w:t xml:space="preserve"> FMU (</w:t>
      </w:r>
      <w:proofErr w:type="spellStart"/>
      <w:r w:rsidR="00121EF8" w:rsidRPr="0098259C">
        <w:t>CoSimulation</w:t>
      </w:r>
      <w:proofErr w:type="spellEnd"/>
      <w:r w:rsidR="00121EF8" w:rsidRPr="0098259C">
        <w:t>)</w:t>
      </w:r>
      <w:bookmarkEnd w:id="296"/>
      <w:bookmarkEnd w:id="297"/>
    </w:p>
    <w:p w14:paraId="296B1088" w14:textId="77777777" w:rsidR="00121EF8" w:rsidRPr="0098259C" w:rsidRDefault="00121EF8" w:rsidP="001A1048">
      <w:pPr>
        <w:pStyle w:val="Textkrper"/>
      </w:pPr>
      <w:r w:rsidRPr="0098259C">
        <w:t xml:space="preserve">If the </w:t>
      </w:r>
      <w:r w:rsidR="00374F39" w:rsidRPr="0098259C">
        <w:t>XML</w:t>
      </w:r>
      <w:r w:rsidR="005A2A81" w:rsidRPr="0098259C">
        <w:t xml:space="preserve"> file</w:t>
      </w:r>
      <w:r w:rsidRPr="0098259C">
        <w:t xml:space="preserve"> defines an FMU for Co-Simulation, element “</w:t>
      </w:r>
      <w:proofErr w:type="spellStart"/>
      <w:r w:rsidRPr="0098259C">
        <w:t>CoSimulation</w:t>
      </w:r>
      <w:proofErr w:type="spellEnd"/>
      <w:r w:rsidRPr="0098259C">
        <w:t>” must be present. It is defined as:</w:t>
      </w:r>
    </w:p>
    <w:p w14:paraId="5DC3B6F7" w14:textId="77777777" w:rsidR="00B64FF4" w:rsidRDefault="00266E8F" w:rsidP="00370202">
      <w:pPr>
        <w:pStyle w:val="Textkrper"/>
        <w:spacing w:after="120"/>
        <w:jc w:val="center"/>
        <w:rPr>
          <w:noProof/>
          <w:lang w:val="de-DE" w:eastAsia="de-DE"/>
        </w:rPr>
      </w:pPr>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632745" cy="6422844"/>
                    </a:xfrm>
                    <a:prstGeom prst="rect">
                      <a:avLst/>
                    </a:prstGeom>
                  </pic:spPr>
                </pic:pic>
              </a:graphicData>
            </a:graphic>
          </wp:inline>
        </w:drawing>
      </w:r>
    </w:p>
    <w:p w14:paraId="384F017D" w14:textId="77777777" w:rsidR="000D6DF0" w:rsidRPr="0098259C" w:rsidRDefault="00B55EEC" w:rsidP="00370202">
      <w:pPr>
        <w:pStyle w:val="Textkrper"/>
        <w:spacing w:after="120"/>
        <w:jc w:val="center"/>
      </w:pPr>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p>
    <w:p w14:paraId="49F8F77E" w14:textId="77777777" w:rsidR="00370202" w:rsidRPr="0098259C" w:rsidRDefault="00370202" w:rsidP="00141F38">
      <w:pPr>
        <w:pStyle w:val="Textkrper"/>
        <w:spacing w:after="120"/>
      </w:pPr>
      <w:r w:rsidRPr="0098259C">
        <w:t>These attributes have the following meaning</w:t>
      </w:r>
      <w:r w:rsidR="0028510F" w:rsidRPr="0098259C">
        <w:t xml:space="preserve"> (all attributes are optional with exception of “</w:t>
      </w:r>
      <w:proofErr w:type="spellStart"/>
      <w:r w:rsidR="0028510F" w:rsidRPr="0098259C">
        <w:rPr>
          <w:rStyle w:val="CODE"/>
        </w:rPr>
        <w:t>modelIdentifier</w:t>
      </w:r>
      <w:proofErr w:type="spellEnd"/>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Textkrper"/>
            </w:pPr>
            <w:r w:rsidRPr="0098259C">
              <w:t>Attribute Name</w:t>
            </w:r>
          </w:p>
        </w:tc>
        <w:tc>
          <w:tcPr>
            <w:tcW w:w="4395" w:type="dxa"/>
            <w:shd w:val="clear" w:color="auto" w:fill="auto"/>
          </w:tcPr>
          <w:p w14:paraId="5A24F578" w14:textId="77777777" w:rsidR="00D8119C" w:rsidRPr="0098259C" w:rsidRDefault="00D8119C" w:rsidP="008E3517">
            <w:pPr>
              <w:pStyle w:val="Textkrper"/>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Textkrper"/>
              <w:rPr>
                <w:rStyle w:val="CODE"/>
              </w:rPr>
            </w:pPr>
            <w:proofErr w:type="spellStart"/>
            <w:r w:rsidRPr="0098259C">
              <w:rPr>
                <w:rStyle w:val="CODE"/>
              </w:rPr>
              <w:t>modelIdentifier</w:t>
            </w:r>
            <w:proofErr w:type="spellEnd"/>
          </w:p>
        </w:tc>
        <w:tc>
          <w:tcPr>
            <w:tcW w:w="4395" w:type="dxa"/>
            <w:shd w:val="clear" w:color="auto" w:fill="auto"/>
          </w:tcPr>
          <w:p w14:paraId="4C77EF99" w14:textId="2958CADE" w:rsidR="00D8119C" w:rsidRPr="0098259C" w:rsidRDefault="004503AD" w:rsidP="0082183C">
            <w:pPr>
              <w:pStyle w:val="Textkrper"/>
            </w:pPr>
            <w:r w:rsidRPr="0098259C">
              <w:t xml:space="preserve">Short class name according to </w:t>
            </w:r>
            <w:r w:rsidR="003B3242">
              <w:t>C syntax</w:t>
            </w:r>
            <w:r w:rsidRPr="0098259C">
              <w:t xml:space="preserve">, </w:t>
            </w:r>
            <w:r w:rsidR="000061EF" w:rsidRPr="0098259C">
              <w:t>for example</w:t>
            </w:r>
            <w:r w:rsidR="00040A5C">
              <w:t>,</w:t>
            </w:r>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t xml:space="preserve">. </w:t>
            </w:r>
            <w:proofErr w:type="spellStart"/>
            <w:r w:rsidRPr="00473372">
              <w:rPr>
                <w:rStyle w:val="CODE"/>
              </w:rPr>
              <w:t>modelIdentifier</w:t>
            </w:r>
            <w:proofErr w:type="spellEnd"/>
            <w:r w:rsidRPr="0098259C">
              <w:t xml:space="preserve"> is also used as name of the static</w:t>
            </w:r>
            <w:r w:rsidR="00D17B68" w:rsidRPr="0098259C">
              <w:t xml:space="preserve"> library</w:t>
            </w:r>
            <w:r w:rsidRPr="0098259C">
              <w:t xml:space="preserve"> or </w:t>
            </w:r>
            <w:r w:rsidR="00D17B68" w:rsidRPr="0098259C">
              <w:rPr>
                <w:rStyle w:val="termdef"/>
              </w:rPr>
              <w:t>DLL/</w:t>
            </w:r>
            <w:proofErr w:type="spellStart"/>
            <w:r w:rsidR="00D17B68" w:rsidRPr="0098259C">
              <w:rPr>
                <w:rStyle w:val="termdef"/>
              </w:rPr>
              <w:t>SharedObject</w:t>
            </w:r>
            <w:proofErr w:type="spellEnd"/>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EE265D">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Textkrper"/>
              <w:rPr>
                <w:rStyle w:val="CODE"/>
              </w:rPr>
            </w:pPr>
            <w:proofErr w:type="spellStart"/>
            <w:r w:rsidRPr="0098259C">
              <w:rPr>
                <w:rStyle w:val="CODE"/>
              </w:rPr>
              <w:t>needsExecutionTool</w:t>
            </w:r>
            <w:proofErr w:type="spellEnd"/>
          </w:p>
        </w:tc>
        <w:tc>
          <w:tcPr>
            <w:tcW w:w="4395" w:type="dxa"/>
            <w:shd w:val="clear" w:color="auto" w:fill="auto"/>
          </w:tcPr>
          <w:p w14:paraId="6A0E376D" w14:textId="10EA0B79" w:rsidR="00D17B68" w:rsidRPr="0098259C" w:rsidRDefault="00D17B68">
            <w:pPr>
              <w:pStyle w:val="Textkrper"/>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r w:rsidR="00B17648">
              <w:rPr>
                <w:rStyle w:val="termdef"/>
              </w:rPr>
              <w:t xml:space="preserve"> </w:t>
            </w:r>
            <w:r w:rsidR="00B17648">
              <w:rPr>
                <w:rStyle w:val="termdef"/>
              </w:rPr>
              <w:fldChar w:fldCharType="begin"/>
            </w:r>
            <w:r w:rsidR="00B17648">
              <w:rPr>
                <w:rStyle w:val="termdef"/>
              </w:rPr>
              <w:instrText xml:space="preserve"> REF _Ref298337106 \h </w:instrText>
            </w:r>
            <w:r w:rsidR="00B17648">
              <w:rPr>
                <w:rStyle w:val="termdef"/>
              </w:rPr>
            </w:r>
            <w:r w:rsidR="00B17648">
              <w:rPr>
                <w:rStyle w:val="termdef"/>
              </w:rPr>
              <w:fldChar w:fldCharType="separate"/>
            </w:r>
            <w:r w:rsidR="00EE265D" w:rsidRPr="0098259C">
              <w:t xml:space="preserve">Figure </w:t>
            </w:r>
            <w:r w:rsidR="00EE265D">
              <w:rPr>
                <w:noProof/>
              </w:rPr>
              <w:t>8</w:t>
            </w:r>
            <w:r w:rsidR="00B17648">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r w:rsidR="00040A5C">
              <w:rPr>
                <w:rStyle w:val="termdef"/>
                <w:i/>
              </w:rPr>
              <w:t>,</w:t>
            </w:r>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Textkrper"/>
              <w:rPr>
                <w:rStyle w:val="CODE"/>
              </w:rPr>
            </w:pPr>
            <w:proofErr w:type="spellStart"/>
            <w:r w:rsidRPr="0098259C">
              <w:rPr>
                <w:rStyle w:val="CODE"/>
              </w:rPr>
              <w:t>canHandleVariableCommunicationStepSize</w:t>
            </w:r>
            <w:proofErr w:type="spellEnd"/>
          </w:p>
        </w:tc>
        <w:tc>
          <w:tcPr>
            <w:tcW w:w="4395" w:type="dxa"/>
            <w:shd w:val="clear" w:color="auto" w:fill="auto"/>
          </w:tcPr>
          <w:p w14:paraId="08BF389C" w14:textId="1C2B7A00" w:rsidR="004503AD" w:rsidRPr="0098259C" w:rsidRDefault="004503AD" w:rsidP="00327031">
            <w:pPr>
              <w:pStyle w:val="Textkrper"/>
            </w:pPr>
            <w:r w:rsidRPr="0098259C">
              <w:t xml:space="preserve">The slave can handle variable communication step size. The communication step size (parameter </w:t>
            </w:r>
            <w:proofErr w:type="spellStart"/>
            <w:r w:rsidRPr="0098259C">
              <w:rPr>
                <w:rStyle w:val="CODE"/>
              </w:rPr>
              <w:t>communicationStepSize</w:t>
            </w:r>
            <w:proofErr w:type="spellEnd"/>
            <w:r w:rsidRPr="0098259C">
              <w:t xml:space="preserve"> of </w:t>
            </w:r>
            <w:r w:rsidR="00140C25">
              <w:rPr>
                <w:rStyle w:val="CODE"/>
              </w:rPr>
              <w:t>fmi2</w:t>
            </w:r>
            <w:r w:rsidRPr="0098259C">
              <w:rPr>
                <w:rStyle w:val="CODE"/>
              </w:rPr>
              <w:t>DoStep</w:t>
            </w:r>
            <w:proofErr w:type="gramStart"/>
            <w:r w:rsidRPr="0098259C">
              <w:rPr>
                <w:rStyle w:val="CODE"/>
              </w:rPr>
              <w:t>(..) )</w:t>
            </w:r>
            <w:proofErr w:type="gramEnd"/>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Textkrper"/>
              <w:rPr>
                <w:rStyle w:val="CODE"/>
              </w:rPr>
            </w:pPr>
            <w:proofErr w:type="spellStart"/>
            <w:r w:rsidRPr="0098259C">
              <w:rPr>
                <w:rStyle w:val="CODE"/>
              </w:rPr>
              <w:t>canInterpolateInputs</w:t>
            </w:r>
            <w:proofErr w:type="spellEnd"/>
          </w:p>
        </w:tc>
        <w:tc>
          <w:tcPr>
            <w:tcW w:w="4395" w:type="dxa"/>
            <w:shd w:val="clear" w:color="auto" w:fill="auto"/>
          </w:tcPr>
          <w:p w14:paraId="399B6094" w14:textId="4AF40C38" w:rsidR="00D8119C" w:rsidRPr="0098259C" w:rsidRDefault="00D8119C" w:rsidP="0082183C">
            <w:pPr>
              <w:pStyle w:val="Textkrper"/>
            </w:pPr>
            <w:r w:rsidRPr="0098259C">
              <w:t xml:space="preserve">The slave </w:t>
            </w:r>
            <w:proofErr w:type="gramStart"/>
            <w:r w:rsidRPr="0098259C">
              <w:t>is able to</w:t>
            </w:r>
            <w:proofErr w:type="gramEnd"/>
            <w:r w:rsidRPr="0098259C">
              <w:t xml:space="preserve"> interpolate continuous inputs. Calling of </w:t>
            </w:r>
            <w:r w:rsidR="00140C25">
              <w:rPr>
                <w:rStyle w:val="CODE"/>
                <w:rFonts w:eastAsia="StarSymbol"/>
              </w:rPr>
              <w:t>fmi2</w:t>
            </w:r>
            <w:r w:rsidRPr="0098259C">
              <w:rPr>
                <w:rStyle w:val="CODE"/>
                <w:rFonts w:eastAsia="StarSymbol"/>
              </w:rPr>
              <w:t>SetRealInputDerivatives(..)</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Textkrper"/>
              <w:rPr>
                <w:rStyle w:val="CODE"/>
              </w:rPr>
            </w:pPr>
            <w:proofErr w:type="spellStart"/>
            <w:r w:rsidRPr="0098259C">
              <w:rPr>
                <w:rStyle w:val="CODE"/>
              </w:rPr>
              <w:t>maxOutputDerivativeOrder</w:t>
            </w:r>
            <w:proofErr w:type="spellEnd"/>
          </w:p>
        </w:tc>
        <w:tc>
          <w:tcPr>
            <w:tcW w:w="4395" w:type="dxa"/>
            <w:shd w:val="clear" w:color="auto" w:fill="auto"/>
          </w:tcPr>
          <w:p w14:paraId="3C0772D3" w14:textId="0F859F5B" w:rsidR="00D8119C" w:rsidRPr="0098259C" w:rsidRDefault="00D8119C" w:rsidP="0082183C">
            <w:pPr>
              <w:pStyle w:val="Textkrper"/>
            </w:pPr>
            <w:r w:rsidRPr="0098259C">
              <w:t xml:space="preserve">The slave </w:t>
            </w:r>
            <w:proofErr w:type="gramStart"/>
            <w:r w:rsidRPr="0098259C">
              <w:t>is able to</w:t>
            </w:r>
            <w:proofErr w:type="gramEnd"/>
            <w:r w:rsidRPr="0098259C">
              <w:t xml:space="preserve"> provide derivatives of outputs with maximum order. Calling of </w:t>
            </w:r>
            <w:r w:rsidR="00140C25">
              <w:rPr>
                <w:rStyle w:val="CODE"/>
                <w:rFonts w:eastAsia="StarSymbol"/>
              </w:rPr>
              <w:t>fmi2</w:t>
            </w:r>
            <w:r w:rsidRPr="0098259C">
              <w:rPr>
                <w:rStyle w:val="CODE"/>
                <w:rFonts w:eastAsia="StarSymbol"/>
              </w:rPr>
              <w:t>GetRealOutputDerivatives(..)</w:t>
            </w:r>
            <w:r w:rsidRPr="0098259C">
              <w:t xml:space="preserve"> is allowed</w:t>
            </w:r>
            <w:r w:rsidR="003B3242">
              <w:t xml:space="preserve"> up to the order defined by </w:t>
            </w:r>
            <w:proofErr w:type="spellStart"/>
            <w:r w:rsidR="003B3242" w:rsidRPr="003B3242">
              <w:rPr>
                <w:rStyle w:val="CODE"/>
              </w:rPr>
              <w:t>maxOutputDerivativeOrder</w:t>
            </w:r>
            <w:proofErr w:type="spellEnd"/>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Textkrper"/>
              <w:rPr>
                <w:rStyle w:val="CODE"/>
              </w:rPr>
            </w:pPr>
            <w:proofErr w:type="spellStart"/>
            <w:r w:rsidRPr="0098259C">
              <w:rPr>
                <w:rStyle w:val="CODE"/>
              </w:rPr>
              <w:t>canRunAsynchronuously</w:t>
            </w:r>
            <w:proofErr w:type="spellEnd"/>
          </w:p>
        </w:tc>
        <w:tc>
          <w:tcPr>
            <w:tcW w:w="4395" w:type="dxa"/>
            <w:shd w:val="clear" w:color="auto" w:fill="auto"/>
          </w:tcPr>
          <w:p w14:paraId="014A6202" w14:textId="143F25D3" w:rsidR="00D8119C" w:rsidRPr="0098259C" w:rsidRDefault="00D8119C" w:rsidP="0082183C">
            <w:pPr>
              <w:pStyle w:val="Textkrper"/>
            </w:pPr>
            <w:r w:rsidRPr="0098259C">
              <w:t xml:space="preserve">This flag describes the ability to carry out the </w:t>
            </w:r>
            <w:r w:rsidR="00140C25">
              <w:rPr>
                <w:rStyle w:val="CODE"/>
              </w:rPr>
              <w:t>fmi2</w:t>
            </w:r>
            <w:r w:rsidRPr="0098259C">
              <w:rPr>
                <w:rStyle w:val="CODE"/>
              </w:rPr>
              <w:t>DoStep(..)</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Textkrper"/>
              <w:rPr>
                <w:rStyle w:val="CODE"/>
              </w:rPr>
            </w:pPr>
            <w:proofErr w:type="spellStart"/>
            <w:r w:rsidRPr="0098259C">
              <w:rPr>
                <w:rStyle w:val="CODE"/>
              </w:rPr>
              <w:t>canBeInstantiatedOnlyOncePerProcess</w:t>
            </w:r>
            <w:proofErr w:type="spellEnd"/>
          </w:p>
        </w:tc>
        <w:tc>
          <w:tcPr>
            <w:tcW w:w="4395" w:type="dxa"/>
            <w:shd w:val="clear" w:color="auto" w:fill="auto"/>
          </w:tcPr>
          <w:p w14:paraId="7F0C9D2B" w14:textId="308C9483" w:rsidR="00D8119C" w:rsidRPr="0098259C" w:rsidRDefault="00D8119C" w:rsidP="00040A5C">
            <w:pPr>
              <w:pStyle w:val="Textkrper"/>
            </w:pPr>
            <w:r w:rsidRPr="0098259C">
              <w:t>This flag indicates cases (especially for embedded code), where only one instance per FMU is possible</w:t>
            </w:r>
            <w:r w:rsidR="00B44511">
              <w:t>.</w:t>
            </w:r>
            <w:r w:rsidRPr="0098259C">
              <w:t xml:space="preserve"> (</w:t>
            </w:r>
            <w:r w:rsidR="00B44511">
              <w:t>M</w:t>
            </w:r>
            <w:r w:rsidRPr="0098259C">
              <w:t xml:space="preserve">ultiple </w:t>
            </w:r>
            <w:proofErr w:type="gramStart"/>
            <w:r w:rsidRPr="0098259C">
              <w:t>instantiation</w:t>
            </w:r>
            <w:proofErr w:type="gramEnd"/>
            <w:r w:rsidRPr="0098259C">
              <w:t xml:space="preserve"> is default </w:t>
            </w:r>
            <w:r w:rsidRPr="0098259C">
              <w:rPr>
                <w:rStyle w:val="CODE"/>
              </w:rPr>
              <w:t>= false</w:t>
            </w:r>
            <w:r w:rsidRPr="0098259C">
              <w:t>; if multiple instances are needed, the FMUs must be instantiated in different processes</w:t>
            </w:r>
            <w:r w:rsidR="00B44511">
              <w:t>.</w:t>
            </w:r>
            <w:r w:rsidRPr="0098259C">
              <w:t>)</w:t>
            </w:r>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Textkrper"/>
              <w:rPr>
                <w:rStyle w:val="CODE"/>
              </w:rPr>
            </w:pPr>
            <w:proofErr w:type="spellStart"/>
            <w:r w:rsidRPr="0098259C">
              <w:rPr>
                <w:rStyle w:val="CODE"/>
              </w:rPr>
              <w:t>canNotUseMemoryManagementFunctions</w:t>
            </w:r>
            <w:proofErr w:type="spellEnd"/>
          </w:p>
        </w:tc>
        <w:tc>
          <w:tcPr>
            <w:tcW w:w="4395" w:type="dxa"/>
            <w:shd w:val="clear" w:color="auto" w:fill="auto"/>
          </w:tcPr>
          <w:p w14:paraId="20013EA5" w14:textId="79C10EF5" w:rsidR="00D8119C" w:rsidRPr="0098259C" w:rsidRDefault="00D8119C" w:rsidP="0082183C">
            <w:pPr>
              <w:pStyle w:val="Textkrper"/>
            </w:pPr>
            <w:r w:rsidRPr="0098259C">
              <w:t xml:space="preserve">If </w:t>
            </w:r>
            <w:r w:rsidRPr="0098259C">
              <w:rPr>
                <w:rStyle w:val="CODE"/>
              </w:rPr>
              <w:t>true</w:t>
            </w:r>
            <w:r w:rsidRPr="0098259C">
              <w:t xml:space="preserve">, the slave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Textkrper"/>
              <w:rPr>
                <w:rStyle w:val="CODE"/>
              </w:rPr>
            </w:pPr>
            <w:proofErr w:type="spellStart"/>
            <w:r w:rsidRPr="0098259C">
              <w:rPr>
                <w:rStyle w:val="CODE"/>
              </w:rPr>
              <w:t>canGetAndSetFMUstate</w:t>
            </w:r>
            <w:proofErr w:type="spellEnd"/>
          </w:p>
        </w:tc>
        <w:tc>
          <w:tcPr>
            <w:tcW w:w="4395" w:type="dxa"/>
            <w:shd w:val="clear" w:color="auto" w:fill="auto"/>
          </w:tcPr>
          <w:p w14:paraId="10D77EAC" w14:textId="1C2A2488" w:rsidR="00121EF8" w:rsidRPr="0098259C" w:rsidRDefault="00121EF8" w:rsidP="00040A5C">
            <w:pPr>
              <w:pStyle w:val="Textkrper"/>
            </w:pPr>
            <w:r w:rsidRPr="0098259C">
              <w:t xml:space="preserve">If </w:t>
            </w:r>
            <w:r w:rsidRPr="0098259C">
              <w:rPr>
                <w:rStyle w:val="CODE"/>
              </w:rPr>
              <w:t>true</w:t>
            </w:r>
            <w:r w:rsidRPr="0098259C">
              <w:t xml:space="preserve">, the environment can inquire the internal FMU state and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Textkrper"/>
              <w:rPr>
                <w:rStyle w:val="CODE"/>
              </w:rPr>
            </w:pPr>
            <w:proofErr w:type="spellStart"/>
            <w:r w:rsidRPr="0098259C">
              <w:rPr>
                <w:rStyle w:val="CODE"/>
              </w:rPr>
              <w:t>canSerializeFMUstate</w:t>
            </w:r>
            <w:proofErr w:type="spellEnd"/>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040A5C">
              <w:t>,</w:t>
            </w:r>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Textkrper"/>
              <w:rPr>
                <w:rStyle w:val="CODE"/>
              </w:rPr>
            </w:pPr>
            <w:proofErr w:type="spellStart"/>
            <w:r>
              <w:rPr>
                <w:rStyle w:val="CODE"/>
              </w:rPr>
              <w:t>providesDirectionalDerivative</w:t>
            </w:r>
            <w:proofErr w:type="spellEnd"/>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Textkrper"/>
        <w:spacing w:before="240"/>
      </w:pPr>
      <w:r w:rsidRPr="0098259C">
        <w:t>The flags have the following default values.</w:t>
      </w:r>
    </w:p>
    <w:p w14:paraId="78B63CD1" w14:textId="77777777" w:rsidR="00D8119C" w:rsidRPr="0098259C" w:rsidRDefault="00D8119C" w:rsidP="0028510F">
      <w:pPr>
        <w:pStyle w:val="BulletItemFirst"/>
      </w:pPr>
      <w:proofErr w:type="spellStart"/>
      <w:r w:rsidRPr="0098259C">
        <w:t>boolean</w:t>
      </w:r>
      <w:proofErr w:type="spellEnd"/>
      <w:r w:rsidRPr="0098259C">
        <w:t>: false</w:t>
      </w:r>
    </w:p>
    <w:p w14:paraId="024811C5" w14:textId="77777777" w:rsidR="00D8119C" w:rsidRPr="0098259C" w:rsidRDefault="00D8119C" w:rsidP="0028510F">
      <w:pPr>
        <w:pStyle w:val="BulletItemFirst"/>
      </w:pPr>
      <w:proofErr w:type="spellStart"/>
      <w:r w:rsidRPr="0098259C">
        <w:t>unsignedInt</w:t>
      </w:r>
      <w:proofErr w:type="spellEnd"/>
      <w:r w:rsidRPr="0098259C">
        <w:t>: 0</w:t>
      </w:r>
    </w:p>
    <w:p w14:paraId="21DE5F27" w14:textId="17C83F10" w:rsidR="00D17B68" w:rsidRPr="0098259C" w:rsidRDefault="00D17B68" w:rsidP="00D17B68">
      <w:pPr>
        <w:pStyle w:val="Textkrper"/>
      </w:pPr>
      <w:r w:rsidRPr="0098259C">
        <w:t>Note</w:t>
      </w:r>
      <w:r w:rsidR="00040A5C">
        <w:t xml:space="preserve"> that</w:t>
      </w:r>
      <w:r w:rsidRPr="0098259C">
        <w:t xml:space="preserve"> if </w:t>
      </w:r>
      <w:proofErr w:type="spellStart"/>
      <w:r w:rsidRPr="0098259C">
        <w:rPr>
          <w:rStyle w:val="CODE"/>
        </w:rPr>
        <w:t>needsExecutionTool</w:t>
      </w:r>
      <w:proofErr w:type="spellEnd"/>
      <w:r w:rsidRPr="0098259C">
        <w:rPr>
          <w:rStyle w:val="CODE"/>
        </w:rPr>
        <w:t xml:space="preserve"> = true</w:t>
      </w:r>
      <w:r w:rsidRPr="0098259C">
        <w:t xml:space="preserve">, then it is required that the original tool is available to be executed in co-simulation mode. </w:t>
      </w:r>
      <w:proofErr w:type="gramStart"/>
      <w:r w:rsidRPr="0098259C">
        <w:t xml:space="preserve">If  </w:t>
      </w:r>
      <w:proofErr w:type="spellStart"/>
      <w:r w:rsidRPr="0098259C">
        <w:rPr>
          <w:rStyle w:val="CODE"/>
        </w:rPr>
        <w:t>needsExecutionTool</w:t>
      </w:r>
      <w:proofErr w:type="spellEnd"/>
      <w:proofErr w:type="gramEnd"/>
      <w:r w:rsidRPr="0098259C">
        <w:rPr>
          <w:rStyle w:val="CODE"/>
        </w:rPr>
        <w:t xml:space="preserve"> = false</w:t>
      </w:r>
      <w:r w:rsidR="00546500" w:rsidRPr="0098259C">
        <w:t>,</w:t>
      </w:r>
      <w:r w:rsidRPr="0098259C">
        <w:t xml:space="preserve"> the slave is completely contained inside the FMU in source code or binary format (DLL/</w:t>
      </w:r>
      <w:proofErr w:type="spellStart"/>
      <w:r w:rsidRPr="0098259C">
        <w:t>SharedObject</w:t>
      </w:r>
      <w:proofErr w:type="spellEnd"/>
      <w:r w:rsidRPr="0098259C">
        <w:t>).</w:t>
      </w:r>
    </w:p>
    <w:p w14:paraId="6AF51191" w14:textId="77777777" w:rsidR="00564F8F" w:rsidRPr="0098259C" w:rsidRDefault="00564F8F" w:rsidP="009C1505">
      <w:pPr>
        <w:pStyle w:val="berschrift3"/>
      </w:pPr>
      <w:bookmarkStart w:id="298" w:name="_Toc55136525"/>
      <w:r w:rsidRPr="0098259C">
        <w:t xml:space="preserve">Example </w:t>
      </w:r>
      <w:r w:rsidR="00374F39" w:rsidRPr="0098259C">
        <w:t>XML</w:t>
      </w:r>
      <w:r w:rsidRPr="0098259C">
        <w:t xml:space="preserve"> Description File</w:t>
      </w:r>
      <w:bookmarkEnd w:id="298"/>
    </w:p>
    <w:p w14:paraId="56AFD392" w14:textId="0BF0DB50" w:rsidR="009F76B6" w:rsidRPr="0098259C" w:rsidRDefault="009F76B6" w:rsidP="009F76B6">
      <w:pPr>
        <w:pStyle w:val="Textkrper"/>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EE265D">
        <w:t>3.3.2</w:t>
      </w:r>
      <w:r w:rsidRPr="0098259C">
        <w:fldChar w:fldCharType="end"/>
      </w:r>
      <w:r w:rsidRPr="0098259C">
        <w:t xml:space="preserve"> for a </w:t>
      </w:r>
      <w:proofErr w:type="spellStart"/>
      <w:r w:rsidRPr="0098259C">
        <w:t>ModelExchange</w:t>
      </w:r>
      <w:proofErr w:type="spellEnd"/>
      <w:r w:rsidRPr="0098259C">
        <w:t xml:space="preserve"> FMU. The only difference is the replacement of element </w:t>
      </w:r>
      <w:proofErr w:type="spellStart"/>
      <w:r w:rsidRPr="0098259C">
        <w:t>ModelExchange</w:t>
      </w:r>
      <w:proofErr w:type="spellEnd"/>
      <w:r w:rsidRPr="0098259C">
        <w:t xml:space="preserve"> by element </w:t>
      </w:r>
      <w:proofErr w:type="spellStart"/>
      <w:r w:rsidRPr="0098259C">
        <w:t>CoSimulation</w:t>
      </w:r>
      <w:proofErr w:type="spellEnd"/>
      <w:r w:rsidRPr="0098259C">
        <w:t xml:space="preserve"> (with additional attributes) and the remov</w:t>
      </w:r>
      <w:r w:rsidR="00B44511">
        <w:t>al</w:t>
      </w:r>
      <w:r w:rsidRPr="0098259C">
        <w:t xml:space="preserve"> </w:t>
      </w:r>
      <w:r w:rsidR="00B44511">
        <w:t xml:space="preserve">of </w:t>
      </w:r>
      <w:r w:rsidRPr="0098259C">
        <w:t>local variables</w:t>
      </w:r>
      <w:r w:rsidR="00B57054">
        <w:t>,</w:t>
      </w:r>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216EA40C" w14:textId="11592BD1" w:rsidR="009F76B6" w:rsidRPr="0098259C" w:rsidRDefault="009F76B6" w:rsidP="009F76B6">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C982778"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642EE887" w14:textId="77777777" w:rsidR="009F76B6" w:rsidRPr="00FA3E81" w:rsidRDefault="009F76B6" w:rsidP="009F76B6">
      <w:pPr>
        <w:pStyle w:val="CODE1"/>
        <w:rPr>
          <w:noProof w:val="0"/>
          <w:lang w:val="es-ES"/>
        </w:rPr>
      </w:pPr>
      <w:r w:rsidRPr="0098259C">
        <w:rPr>
          <w:noProof w:val="0"/>
        </w:rPr>
        <w:t xml:space="preserve">  </w:t>
      </w:r>
      <w:proofErr w:type="spellStart"/>
      <w:r w:rsidRPr="00FA3E81">
        <w:rPr>
          <w:noProof w:val="0"/>
          <w:lang w:val="es-ES"/>
        </w:rPr>
        <w:t>guid</w:t>
      </w:r>
      <w:proofErr w:type="spellEnd"/>
      <w:r w:rsidRPr="00FA3E81">
        <w:rPr>
          <w:noProof w:val="0"/>
          <w:lang w:val="es-ES"/>
        </w:rPr>
        <w:t>="{8c4e810f-3df3-4a00-8276-176fa3c9f9e0}"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ED9B35A" w14:textId="77777777" w:rsidR="009F76B6" w:rsidRPr="0098259C" w:rsidRDefault="009F76B6" w:rsidP="009F76B6">
      <w:pPr>
        <w:pStyle w:val="CODE1"/>
        <w:rPr>
          <w:b/>
          <w:noProof w:val="0"/>
          <w:color w:val="0000FF"/>
        </w:rPr>
      </w:pPr>
      <w:r w:rsidRPr="0098259C">
        <w:rPr>
          <w:noProof w:val="0"/>
        </w:rPr>
        <w:t xml:space="preserve">  </w:t>
      </w:r>
      <w:proofErr w:type="spellStart"/>
      <w:r w:rsidRPr="0098259C">
        <w:rPr>
          <w:noProof w:val="0"/>
        </w:rPr>
        <w:t>variableNamingConvention</w:t>
      </w:r>
      <w:proofErr w:type="spellEnd"/>
      <w:r w:rsidRPr="0098259C">
        <w:rPr>
          <w:noProof w:val="0"/>
        </w:rPr>
        <w:t>="structured"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CoSimulation</w:t>
      </w:r>
      <w:proofErr w:type="spellEnd"/>
    </w:p>
    <w:p w14:paraId="72B37F8F"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p>
    <w:p w14:paraId="6B317F04"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canHandleVariableCommunicationStepSize</w:t>
      </w:r>
      <w:proofErr w:type="spellEnd"/>
      <w:r w:rsidRPr="0098259C">
        <w:rPr>
          <w:noProof w:val="0"/>
        </w:rPr>
        <w:t>="true"</w:t>
      </w:r>
    </w:p>
    <w:p w14:paraId="64E2B636"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canInterpolateInputs</w:t>
      </w:r>
      <w:proofErr w:type="spellEnd"/>
      <w:r w:rsidRPr="0098259C">
        <w:rPr>
          <w:noProof w:val="0"/>
        </w:rPr>
        <w:t>="true"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18F64C47" w14:textId="6B964240" w:rsidR="009F76B6"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rsidP="00D2781E">
      <w:pPr>
        <w:pStyle w:val="CODE1"/>
      </w:pPr>
      <w:r w:rsidRPr="00155392">
        <w:rPr>
          <w:szCs w:val="20"/>
        </w:rPr>
        <w:t xml:space="preserve">   </w:t>
      </w:r>
      <w:r>
        <w:rPr>
          <w:szCs w:val="20"/>
        </w:rPr>
        <w:t xml:space="preserve"> </w:t>
      </w:r>
      <w:r w:rsidRPr="00D2781E">
        <w:rPr>
          <w:b/>
          <w:color w:val="0000FF"/>
        </w:rPr>
        <w:t>&lt;Unit</w:t>
      </w:r>
      <w:r w:rsidRPr="00155392">
        <w:rPr>
          <w:szCs w:val="20"/>
        </w:rPr>
        <w:t xml:space="preserve"> </w:t>
      </w:r>
      <w:r w:rsidRPr="00D2781E">
        <w:rPr>
          <w:noProof w:val="0"/>
        </w:rPr>
        <w:t>name="</w:t>
      </w:r>
      <w:proofErr w:type="spellStart"/>
      <w:r w:rsidRPr="00D2781E">
        <w:rPr>
          <w:noProof w:val="0"/>
        </w:rPr>
        <w:t>N.m</w:t>
      </w:r>
      <w:proofErr w:type="spellEnd"/>
      <w:r w:rsidRPr="00D2781E">
        <w:rPr>
          <w:noProof w:val="0"/>
        </w:rPr>
        <w:t>"&gt;</w:t>
      </w:r>
    </w:p>
    <w:p w14:paraId="578FDFD4" w14:textId="77777777" w:rsidR="00155392" w:rsidRPr="00855421" w:rsidRDefault="00155392" w:rsidP="00D2781E">
      <w:pPr>
        <w:pStyle w:val="CODE1"/>
      </w:pPr>
      <w:r w:rsidRPr="00D2781E">
        <w:rPr>
          <w:noProof w:val="0"/>
        </w:rPr>
        <w:t xml:space="preserve">      &lt;</w:t>
      </w:r>
      <w:proofErr w:type="spellStart"/>
      <w:r w:rsidRPr="00D2781E">
        <w:rPr>
          <w:noProof w:val="0"/>
        </w:rPr>
        <w:t>BaseUnit</w:t>
      </w:r>
      <w:proofErr w:type="spellEnd"/>
      <w:r w:rsidRPr="00D2781E">
        <w:rPr>
          <w:noProof w:val="0"/>
        </w:rPr>
        <w:t xml:space="preserve"> kg="1" m="2" s="-2"/&gt;</w:t>
      </w:r>
    </w:p>
    <w:p w14:paraId="7E78792C" w14:textId="24D6BFF8" w:rsidR="00155392" w:rsidRPr="00D2781E" w:rsidRDefault="00155392" w:rsidP="00D27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
      </w:pPr>
      <w:r w:rsidRPr="00155392">
        <w:rPr>
          <w:rFonts w:ascii="Courier New" w:hAnsi="Courier New" w:cs="Courier New"/>
          <w:szCs w:val="20"/>
          <w:lang w:eastAsia="en-US"/>
        </w:rPr>
        <w:t xml:space="preserve">    </w:t>
      </w:r>
      <w:r w:rsidRPr="00D2781E">
        <w:rPr>
          <w:rFonts w:ascii="Courier New" w:hAnsi="Courier New" w:cs="Courier New"/>
          <w:b/>
          <w:color w:val="0000FF"/>
          <w:sz w:val="18"/>
          <w:lang w:eastAsia="en-US"/>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Modelica.SIunits.Inertia</w:t>
      </w:r>
      <w:proofErr w:type="spellEnd"/>
      <w:proofErr w:type="gramEnd"/>
      <w:r w:rsidRPr="0098259C">
        <w:rPr>
          <w:noProof w:val="0"/>
        </w:rPr>
        <w:t>"</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r w:rsidR="0093451E">
        <w:rPr>
          <w:b/>
          <w:noProof w:val="0"/>
          <w:color w:val="0000FF"/>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Modelica.SIunits.Torque</w:t>
      </w:r>
      <w:proofErr w:type="spellEnd"/>
      <w:proofErr w:type="gramEnd"/>
      <w:r w:rsidRPr="0098259C">
        <w:rPr>
          <w:noProof w:val="0"/>
        </w:rPr>
        <w:t>"</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66007160"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Modelica.SIunits.AngularVelocity</w:t>
      </w:r>
      <w:proofErr w:type="spellEnd"/>
      <w:proofErr w:type="gramEnd"/>
      <w:r w:rsidRPr="0098259C">
        <w:rPr>
          <w:noProof w:val="0"/>
        </w:rPr>
        <w:t>"</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3D35840B"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Modelica.SIunits.Angle</w:t>
      </w:r>
      <w:proofErr w:type="spellEnd"/>
      <w:proofErr w:type="gramEnd"/>
      <w:r w:rsidRPr="0098259C">
        <w:rPr>
          <w:noProof w:val="0"/>
        </w:rPr>
        <w:t>"</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21458720" w14:textId="77777777" w:rsidR="009F76B6" w:rsidRPr="0098259C" w:rsidRDefault="009F76B6" w:rsidP="009F76B6">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Pr>
          <w:noProof w:val="0"/>
        </w:rPr>
        <w:t>=</w:t>
      </w:r>
      <w:r w:rsidR="00383D0D" w:rsidRPr="0098259C">
        <w:rPr>
          <w:noProof w:val="0"/>
        </w:rPr>
        <w:t>"</w:t>
      </w:r>
      <w:proofErr w:type="spellStart"/>
      <w:proofErr w:type="gramStart"/>
      <w:r w:rsidR="00383D0D" w:rsidRPr="0098259C">
        <w:rPr>
          <w:noProof w:val="0"/>
        </w:rPr>
        <w:t>Modelica.SIunits.Inertia</w:t>
      </w:r>
      <w:proofErr w:type="spellEnd"/>
      <w:proofErr w:type="gram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CE4DB0E" w14:textId="77777777" w:rsidR="009F76B6" w:rsidRPr="0098259C" w:rsidRDefault="009F76B6" w:rsidP="009F76B6">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62B47CE7"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proofErr w:type="gramStart"/>
      <w:r w:rsidRPr="0098259C">
        <w:rPr>
          <w:noProof w:val="0"/>
        </w:rPr>
        <w:t>Modelica.SIunits.Torque</w:t>
      </w:r>
      <w:proofErr w:type="spellEnd"/>
      <w:proofErr w:type="gramEnd"/>
      <w:r w:rsidRPr="0098259C">
        <w:rPr>
          <w:noProof w:val="0"/>
        </w:rPr>
        <w:t>"</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proofErr w:type="gramStart"/>
      <w:r w:rsidRPr="0098259C">
        <w:rPr>
          <w:noProof w:val="0"/>
        </w:rPr>
        <w:t>Modelica.SIunits.Angle</w:t>
      </w:r>
      <w:proofErr w:type="spellEnd"/>
      <w:proofErr w:type="gramEnd"/>
      <w:r w:rsidRPr="0098259C">
        <w:rPr>
          <w:noProof w:val="0"/>
        </w:rPr>
        <w:t>"</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3EDC1E04" w14:textId="77777777" w:rsidR="009F76B6" w:rsidRPr="0098259C" w:rsidRDefault="009F76B6" w:rsidP="009F76B6">
      <w:pPr>
        <w:pStyle w:val="CODE1"/>
        <w:rPr>
          <w:noProof w:val="0"/>
        </w:rPr>
      </w:pPr>
      <w:r w:rsidRPr="0098259C">
        <w:rPr>
          <w:noProof w:val="0"/>
        </w:rPr>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proofErr w:type="gramStart"/>
      <w:r w:rsidRPr="0098259C">
        <w:rPr>
          <w:noProof w:val="0"/>
        </w:rPr>
        <w:t>Modelica.SIunits.AngularVelocity</w:t>
      </w:r>
      <w:proofErr w:type="spellEnd"/>
      <w:proofErr w:type="gramEnd"/>
      <w:r w:rsidRPr="0098259C">
        <w:rPr>
          <w:noProof w:val="0"/>
        </w:rPr>
        <w:t>"</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w:t>
      </w:r>
      <w:proofErr w:type="spellStart"/>
      <w:r w:rsidR="0090587B" w:rsidRPr="0098259C">
        <w:rPr>
          <w:b/>
          <w:noProof w:val="0"/>
          <w:color w:val="0000FF"/>
        </w:rPr>
        <w:t>ScalarVariable</w:t>
      </w:r>
      <w:proofErr w:type="spellEnd"/>
      <w:r w:rsidR="0090587B" w:rsidRPr="0098259C">
        <w:rPr>
          <w:b/>
          <w:noProof w:val="0"/>
          <w:color w:val="0000FF"/>
        </w:rPr>
        <w:t>&gt;</w:t>
      </w:r>
    </w:p>
    <w:p w14:paraId="27E8BC2B" w14:textId="77777777"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ModelVariables</w:t>
      </w:r>
      <w:proofErr w:type="spellEnd"/>
      <w:r w:rsidRPr="0098259C">
        <w:rPr>
          <w:b/>
          <w:noProof w:val="0"/>
          <w:color w:val="0000FF"/>
        </w:rPr>
        <w:t>&gt;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proofErr w:type="spellStart"/>
      <w:r>
        <w:rPr>
          <w:b/>
          <w:noProof w:val="0"/>
          <w:color w:val="0000FF"/>
        </w:rPr>
        <w:t>InitialUnknowns</w:t>
      </w:r>
      <w:proofErr w:type="spellEnd"/>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w:t>
      </w:r>
      <w:proofErr w:type="spellStart"/>
      <w:r w:rsidRPr="0098259C">
        <w:rPr>
          <w:b/>
          <w:noProof w:val="0"/>
          <w:color w:val="0000FF"/>
        </w:rPr>
        <w:t>fmiModelDescription</w:t>
      </w:r>
      <w:proofErr w:type="spellEnd"/>
      <w:r w:rsidRPr="0098259C">
        <w:rPr>
          <w:noProof w:val="0"/>
        </w:rPr>
        <w:t>&gt;</w:t>
      </w:r>
    </w:p>
    <w:p w14:paraId="6EF25489" w14:textId="77777777" w:rsidR="00990EFE" w:rsidRPr="0098259C" w:rsidRDefault="00990EFE" w:rsidP="00990EFE">
      <w:pPr>
        <w:pStyle w:val="berschrift1"/>
      </w:pPr>
      <w:bookmarkStart w:id="299" w:name="_Ref305442034"/>
      <w:bookmarkStart w:id="300" w:name="_Toc55136526"/>
      <w:r w:rsidRPr="0098259C">
        <w:t>Literature</w:t>
      </w:r>
      <w:bookmarkEnd w:id="268"/>
      <w:bookmarkEnd w:id="269"/>
      <w:bookmarkEnd w:id="299"/>
      <w:bookmarkEnd w:id="300"/>
    </w:p>
    <w:p w14:paraId="61A20B12" w14:textId="77777777" w:rsidR="00771997" w:rsidRPr="0098259C" w:rsidRDefault="00771997" w:rsidP="00771997">
      <w:pPr>
        <w:pStyle w:val="Reference0"/>
        <w:rPr>
          <w:noProof w:val="0"/>
          <w:lang w:eastAsia="sv-SE"/>
        </w:rPr>
      </w:pPr>
      <w:proofErr w:type="spellStart"/>
      <w:r>
        <w:rPr>
          <w:rFonts w:cs="Arial"/>
          <w:noProof w:val="0"/>
          <w:lang w:eastAsia="sv-SE"/>
        </w:rPr>
        <w:t>Å</w:t>
      </w:r>
      <w:r>
        <w:rPr>
          <w:noProof w:val="0"/>
          <w:lang w:eastAsia="sv-SE"/>
        </w:rPr>
        <w:t>kesson</w:t>
      </w:r>
      <w:proofErr w:type="spellEnd"/>
      <w:r>
        <w:rPr>
          <w:noProof w:val="0"/>
          <w:lang w:eastAsia="sv-SE"/>
        </w:rPr>
        <w:t xml:space="preserve">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30"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proofErr w:type="spellStart"/>
      <w:r w:rsidRPr="006B1926">
        <w:rPr>
          <w:noProof w:val="0"/>
          <w:lang w:eastAsia="sv-SE"/>
        </w:rPr>
        <w:t>Benveniste</w:t>
      </w:r>
      <w:proofErr w:type="spellEnd"/>
      <w:r>
        <w:rPr>
          <w:noProof w:val="0"/>
          <w:lang w:eastAsia="sv-SE"/>
        </w:rPr>
        <w:t xml:space="preserve"> A.</w:t>
      </w:r>
      <w:r w:rsidR="00E26FB8">
        <w:rPr>
          <w:noProof w:val="0"/>
          <w:lang w:eastAsia="sv-SE"/>
        </w:rPr>
        <w:t>,</w:t>
      </w:r>
      <w:r>
        <w:rPr>
          <w:noProof w:val="0"/>
          <w:lang w:eastAsia="sv-SE"/>
        </w:rPr>
        <w:t xml:space="preserve"> </w:t>
      </w:r>
      <w:proofErr w:type="spellStart"/>
      <w:r w:rsidRPr="006B1926">
        <w:rPr>
          <w:noProof w:val="0"/>
          <w:lang w:eastAsia="sv-SE"/>
        </w:rPr>
        <w:t>Caillaud</w:t>
      </w:r>
      <w:proofErr w:type="spellEnd"/>
      <w:r>
        <w:rPr>
          <w:noProof w:val="0"/>
          <w:lang w:eastAsia="sv-SE"/>
        </w:rPr>
        <w:t xml:space="preserve"> B.,</w:t>
      </w:r>
      <w:r w:rsidRPr="006B1926">
        <w:rPr>
          <w:noProof w:val="0"/>
          <w:lang w:eastAsia="sv-SE"/>
        </w:rPr>
        <w:t xml:space="preserve"> </w:t>
      </w:r>
      <w:proofErr w:type="spellStart"/>
      <w:r w:rsidRPr="006B1926">
        <w:rPr>
          <w:noProof w:val="0"/>
          <w:lang w:eastAsia="sv-SE"/>
        </w:rPr>
        <w:t>Pouzet</w:t>
      </w:r>
      <w:proofErr w:type="spellEnd"/>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31"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w:t>
      </w:r>
      <w:proofErr w:type="spellStart"/>
      <w:r w:rsidRPr="0098259C">
        <w:rPr>
          <w:noProof w:val="0"/>
          <w:lang w:eastAsia="sv-SE"/>
        </w:rPr>
        <w:t>Clauß</w:t>
      </w:r>
      <w:proofErr w:type="spellEnd"/>
      <w:r w:rsidRPr="0098259C">
        <w:rPr>
          <w:noProof w:val="0"/>
          <w:lang w:eastAsia="sv-SE"/>
        </w:rPr>
        <w:t xml:space="preserve"> C., </w:t>
      </w:r>
      <w:proofErr w:type="spellStart"/>
      <w:r w:rsidRPr="0098259C">
        <w:rPr>
          <w:noProof w:val="0"/>
          <w:lang w:eastAsia="sv-SE"/>
        </w:rPr>
        <w:t>Elmqvist</w:t>
      </w:r>
      <w:proofErr w:type="spellEnd"/>
      <w:r w:rsidRPr="0098259C">
        <w:rPr>
          <w:noProof w:val="0"/>
          <w:lang w:eastAsia="sv-SE"/>
        </w:rPr>
        <w:t xml:space="preserve"> H., Junghanns A., </w:t>
      </w:r>
      <w:proofErr w:type="spellStart"/>
      <w:r w:rsidRPr="0098259C">
        <w:rPr>
          <w:noProof w:val="0"/>
          <w:lang w:eastAsia="sv-SE"/>
        </w:rPr>
        <w:t>Mauss</w:t>
      </w:r>
      <w:proofErr w:type="spellEnd"/>
      <w:r w:rsidRPr="0098259C">
        <w:rPr>
          <w:noProof w:val="0"/>
          <w:lang w:eastAsia="sv-SE"/>
        </w:rPr>
        <w:t xml:space="preserve"> J., Monteiro M., Neidhold T., </w:t>
      </w:r>
      <w:proofErr w:type="spellStart"/>
      <w:r w:rsidRPr="0098259C">
        <w:rPr>
          <w:noProof w:val="0"/>
          <w:lang w:eastAsia="sv-SE"/>
        </w:rPr>
        <w:t>Neumerkel</w:t>
      </w:r>
      <w:proofErr w:type="spellEnd"/>
      <w:r w:rsidRPr="0098259C">
        <w:rPr>
          <w:noProof w:val="0"/>
          <w:lang w:eastAsia="sv-SE"/>
        </w:rPr>
        <w:t xml:space="preserve"> D., Olsson H., </w:t>
      </w:r>
      <w:proofErr w:type="spellStart"/>
      <w:r w:rsidRPr="0098259C">
        <w:rPr>
          <w:noProof w:val="0"/>
          <w:lang w:eastAsia="sv-SE"/>
        </w:rPr>
        <w:t>Peetz</w:t>
      </w:r>
      <w:proofErr w:type="spellEnd"/>
      <w:r w:rsidRPr="0098259C">
        <w:rPr>
          <w:noProof w:val="0"/>
          <w:lang w:eastAsia="sv-SE"/>
        </w:rPr>
        <w:t xml:space="preserve">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32"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 xml:space="preserve">Blochwitz T., Otter M., </w:t>
      </w:r>
      <w:proofErr w:type="spellStart"/>
      <w:r w:rsidRPr="00C36535">
        <w:rPr>
          <w:noProof w:val="0"/>
          <w:lang w:eastAsia="sv-SE"/>
        </w:rPr>
        <w:t>Akesson</w:t>
      </w:r>
      <w:proofErr w:type="spellEnd"/>
      <w:r w:rsidRPr="00C36535">
        <w:rPr>
          <w:noProof w:val="0"/>
          <w:lang w:eastAsia="sv-SE"/>
        </w:rPr>
        <w:t xml:space="preserve"> J., Arnold M., </w:t>
      </w:r>
      <w:proofErr w:type="spellStart"/>
      <w:r w:rsidRPr="00C36535">
        <w:rPr>
          <w:noProof w:val="0"/>
          <w:lang w:eastAsia="sv-SE"/>
        </w:rPr>
        <w:t>Clauß</w:t>
      </w:r>
      <w:proofErr w:type="spellEnd"/>
      <w:r w:rsidRPr="00C36535">
        <w:rPr>
          <w:noProof w:val="0"/>
          <w:lang w:eastAsia="sv-SE"/>
        </w:rPr>
        <w:t xml:space="preserve"> C., </w:t>
      </w:r>
      <w:proofErr w:type="spellStart"/>
      <w:r w:rsidRPr="00C36535">
        <w:rPr>
          <w:noProof w:val="0"/>
          <w:lang w:eastAsia="sv-SE"/>
        </w:rPr>
        <w:t>Elmqvist</w:t>
      </w:r>
      <w:proofErr w:type="spellEnd"/>
      <w:r w:rsidRPr="00C36535">
        <w:rPr>
          <w:noProof w:val="0"/>
          <w:lang w:eastAsia="sv-SE"/>
        </w:rPr>
        <w:t xml:space="preserve"> H., Friedrich M., Junghanns A., </w:t>
      </w:r>
      <w:proofErr w:type="spellStart"/>
      <w:r w:rsidRPr="00C36535">
        <w:rPr>
          <w:noProof w:val="0"/>
          <w:lang w:eastAsia="sv-SE"/>
        </w:rPr>
        <w:t>Mauss</w:t>
      </w:r>
      <w:proofErr w:type="spellEnd"/>
      <w:r w:rsidRPr="00C36535">
        <w:rPr>
          <w:noProof w:val="0"/>
          <w:lang w:eastAsia="sv-SE"/>
        </w:rPr>
        <w:t xml:space="preserve"> </w:t>
      </w:r>
      <w:proofErr w:type="gramStart"/>
      <w:r w:rsidRPr="00C36535">
        <w:rPr>
          <w:noProof w:val="0"/>
          <w:lang w:eastAsia="sv-SE"/>
        </w:rPr>
        <w:t>J,,</w:t>
      </w:r>
      <w:proofErr w:type="gramEnd"/>
      <w:r w:rsidRPr="00C36535">
        <w:rPr>
          <w:noProof w:val="0"/>
          <w:lang w:eastAsia="sv-SE"/>
        </w:rPr>
        <w:t xml:space="preserve"> </w:t>
      </w:r>
      <w:proofErr w:type="spellStart"/>
      <w:r w:rsidRPr="00C36535">
        <w:rPr>
          <w:noProof w:val="0"/>
          <w:lang w:eastAsia="sv-SE"/>
        </w:rPr>
        <w:t>Neumerkel</w:t>
      </w:r>
      <w:proofErr w:type="spellEnd"/>
      <w:r w:rsidRPr="00C36535">
        <w:rPr>
          <w:noProof w:val="0"/>
          <w:lang w:eastAsia="sv-SE"/>
        </w:rPr>
        <w:t xml:space="preserve">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33"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xml:space="preserve">, </w:t>
      </w:r>
      <w:proofErr w:type="spellStart"/>
      <w:r w:rsidRPr="0098259C">
        <w:rPr>
          <w:noProof w:val="0"/>
        </w:rPr>
        <w:t>Schiehlen</w:t>
      </w:r>
      <w:proofErr w:type="spellEnd"/>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proofErr w:type="gramStart"/>
      <w:r w:rsidRPr="0098259C">
        <w:rPr>
          <w:b/>
          <w:noProof w:val="0"/>
        </w:rPr>
        <w:t>6</w:t>
      </w:r>
      <w:r w:rsidRPr="0098259C">
        <w:rPr>
          <w:noProof w:val="0"/>
        </w:rPr>
        <w:t xml:space="preserve">  pp.</w:t>
      </w:r>
      <w:proofErr w:type="gramEnd"/>
      <w:r w:rsidRPr="0098259C">
        <w:rPr>
          <w:noProof w:val="0"/>
        </w:rPr>
        <w:t xml:space="preserve">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hyperlink r:id="rId134" w:history="1">
        <w:r w:rsidR="00861BBD" w:rsidRPr="002B7CBD">
          <w:rPr>
            <w:rStyle w:val="Hyperlink"/>
          </w:rPr>
          <w:t>https://ptolemy.berkeley.edu/publications/papers/07/unifying/LeeZheng_SRUnifying.pdf</w:t>
        </w:r>
      </w:hyperlink>
      <w:r w:rsidR="00861BBD">
        <w:t xml:space="preserve"> </w:t>
      </w:r>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r w:rsidR="00C864CB">
        <w:t>https://dl.acm.org/citation.cfm?id=1289949</w:t>
      </w:r>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5"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proofErr w:type="spellStart"/>
      <w:r w:rsidRPr="0055732D">
        <w:rPr>
          <w:noProof w:val="0"/>
        </w:rPr>
        <w:t>Pouzet</w:t>
      </w:r>
      <w:proofErr w:type="spellEnd"/>
      <w:r w:rsidRPr="0055732D">
        <w:rPr>
          <w:noProof w:val="0"/>
        </w:rPr>
        <w:t xml:space="preserve"> M. (2006): </w:t>
      </w:r>
      <w:r w:rsidRPr="0055732D">
        <w:rPr>
          <w:b/>
          <w:noProof w:val="0"/>
        </w:rPr>
        <w:t xml:space="preserve">Lucid </w:t>
      </w:r>
      <w:proofErr w:type="spellStart"/>
      <w:r w:rsidRPr="0055732D">
        <w:rPr>
          <w:b/>
          <w:noProof w:val="0"/>
        </w:rPr>
        <w:t>Synchrone</w:t>
      </w:r>
      <w:proofErr w:type="spellEnd"/>
      <w:r w:rsidRPr="0055732D">
        <w:rPr>
          <w:b/>
          <w:noProof w:val="0"/>
        </w:rPr>
        <w:t>, Version 3.0, Tutorial and Reference Manual</w:t>
      </w:r>
      <w:r>
        <w:rPr>
          <w:noProof w:val="0"/>
          <w:lang w:eastAsia="sv-SE"/>
        </w:rPr>
        <w:t xml:space="preserve">.  </w:t>
      </w:r>
      <w:hyperlink r:id="rId136"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7"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8"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301" w:name="_Toc247884556"/>
      <w:bookmarkStart w:id="302" w:name="_Toc55136527"/>
      <w:r w:rsidRPr="0098259C">
        <w:t>FMI Revision History</w:t>
      </w:r>
      <w:bookmarkEnd w:id="301"/>
      <w:bookmarkEnd w:id="302"/>
    </w:p>
    <w:p w14:paraId="57FD02B0" w14:textId="4789541C" w:rsidR="002C58DE" w:rsidRPr="0098259C" w:rsidRDefault="002C58DE" w:rsidP="002C58DE">
      <w:pPr>
        <w:pStyle w:val="Textkrper"/>
        <w:rPr>
          <w:lang w:eastAsia="sv-SE"/>
        </w:rPr>
      </w:pPr>
      <w:r w:rsidRPr="0098259C">
        <w:rPr>
          <w:lang w:eastAsia="sv-SE"/>
        </w:rPr>
        <w:t xml:space="preserve">This appendix describes the history of the FMI design and its contributors. The current version of this document is available from </w:t>
      </w:r>
      <w:hyperlink r:id="rId139" w:history="1">
        <w:r w:rsidR="005C4EE5" w:rsidRPr="00365664">
          <w:rPr>
            <w:rStyle w:val="Hyperlink"/>
            <w:lang w:eastAsia="sv-SE"/>
          </w:rPr>
          <w:t>https://fmi-standard.org/downloads/</w:t>
        </w:r>
      </w:hyperlink>
      <w:r w:rsidR="005C4EE5">
        <w:rPr>
          <w:lang w:eastAsia="sv-SE"/>
        </w:rPr>
        <w:t>.</w:t>
      </w:r>
    </w:p>
    <w:p w14:paraId="205CF61A" w14:textId="77777777" w:rsidR="00C20EC1" w:rsidRPr="0098259C" w:rsidRDefault="002C58DE" w:rsidP="002C58DE">
      <w:pPr>
        <w:pStyle w:val="Textkrper"/>
      </w:pPr>
      <w:r w:rsidRPr="0098259C">
        <w:t xml:space="preserve">The Functional Mock-up Interface </w:t>
      </w:r>
      <w:r w:rsidR="00CA6387" w:rsidRPr="0098259C">
        <w:t xml:space="preserve">development </w:t>
      </w:r>
      <w:r w:rsidRPr="0098259C">
        <w:t xml:space="preserve">was initiated and organized by Daimler AG (from Bernd </w:t>
      </w:r>
      <w:proofErr w:type="spellStart"/>
      <w:r w:rsidRPr="0098259C">
        <w:t>Relovsky</w:t>
      </w:r>
      <w:proofErr w:type="spellEnd"/>
      <w:r w:rsidRPr="0098259C">
        <w:t xml:space="preserve"> and others) as subproject inside the </w:t>
      </w:r>
      <w:hyperlink r:id="rId140" w:history="1">
        <w:r w:rsidRPr="0098259C">
          <w:rPr>
            <w:rStyle w:val="Hyperlink"/>
          </w:rPr>
          <w:t>ITEA2</w:t>
        </w:r>
      </w:hyperlink>
      <w:r w:rsidRPr="0098259C">
        <w:t xml:space="preserve"> MODELISAR project.</w:t>
      </w:r>
    </w:p>
    <w:p w14:paraId="295A06F5" w14:textId="77777777" w:rsidR="002C58DE" w:rsidRPr="0098259C" w:rsidRDefault="002C58DE" w:rsidP="002C58DE">
      <w:pPr>
        <w:pStyle w:val="Textkrper"/>
        <w:rPr>
          <w:lang w:eastAsia="sv-SE"/>
        </w:rPr>
      </w:pPr>
      <w:r w:rsidRPr="0098259C">
        <w:t xml:space="preserve">The development of versions 1.0 and 2.0 was performed within WP200 of MODELISAR, organized by the WP200 work package leader Dietmar </w:t>
      </w:r>
      <w:proofErr w:type="spellStart"/>
      <w:r w:rsidRPr="0098259C">
        <w:t>Neumerkel</w:t>
      </w:r>
      <w:proofErr w:type="spellEnd"/>
      <w:r w:rsidRPr="0098259C">
        <w:t xml:space="preserve"> from Daimler.</w:t>
      </w:r>
    </w:p>
    <w:p w14:paraId="7DC9B1BA" w14:textId="77777777" w:rsidR="002C58DE" w:rsidRPr="0098259C" w:rsidRDefault="002C58DE" w:rsidP="002C58DE">
      <w:pPr>
        <w:pStyle w:val="Appendix2"/>
      </w:pPr>
      <w:bookmarkStart w:id="303" w:name="_Toc247884557"/>
      <w:bookmarkStart w:id="304" w:name="_Toc55136528"/>
      <w:r w:rsidRPr="0098259C">
        <w:t>Version 1.0</w:t>
      </w:r>
      <w:bookmarkEnd w:id="303"/>
      <w:r w:rsidRPr="0098259C">
        <w:t xml:space="preserve"> – FMI for Model Exchange</w:t>
      </w:r>
      <w:bookmarkEnd w:id="304"/>
    </w:p>
    <w:p w14:paraId="3DB42CC6" w14:textId="77777777" w:rsidR="007D24DB" w:rsidRPr="0098259C" w:rsidRDefault="007D24DB" w:rsidP="002C58DE">
      <w:pPr>
        <w:pStyle w:val="Textkrper"/>
        <w:spacing w:after="120"/>
      </w:pPr>
      <w:r w:rsidRPr="0098259C">
        <w:t>Version 1.0 of FMI for Model Exchange was released on Jan. 26, 2010.</w:t>
      </w:r>
    </w:p>
    <w:p w14:paraId="442679AD" w14:textId="77777777" w:rsidR="002C58DE" w:rsidRPr="0098259C" w:rsidRDefault="002C58DE" w:rsidP="002C58DE">
      <w:pPr>
        <w:pStyle w:val="Textkrper"/>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Textkrper"/>
        <w:spacing w:before="0"/>
        <w:ind w:left="720"/>
      </w:pPr>
      <w:r w:rsidRPr="002F3E46">
        <w:t>Torsten Blochwitz, ITI, Germany</w:t>
      </w:r>
    </w:p>
    <w:p w14:paraId="6B25355B" w14:textId="2A827F29" w:rsidR="002C58DE" w:rsidRPr="002F3E46" w:rsidRDefault="002C58DE" w:rsidP="002C58DE">
      <w:pPr>
        <w:pStyle w:val="Textkrper"/>
        <w:spacing w:before="0"/>
        <w:ind w:left="720"/>
      </w:pPr>
      <w:proofErr w:type="spellStart"/>
      <w:r w:rsidRPr="002F3E46">
        <w:t>Hilding</w:t>
      </w:r>
      <w:proofErr w:type="spellEnd"/>
      <w:r w:rsidRPr="002F3E46">
        <w:t xml:space="preserve"> </w:t>
      </w:r>
      <w:proofErr w:type="spellStart"/>
      <w:r w:rsidRPr="002F3E46">
        <w:t>Elmqvist</w:t>
      </w:r>
      <w:proofErr w:type="spellEnd"/>
      <w:r w:rsidRPr="002F3E46">
        <w:t xml:space="preserve">, Dassault </w:t>
      </w:r>
      <w:proofErr w:type="spellStart"/>
      <w:r w:rsidRPr="002F3E46">
        <w:t>Systèmes</w:t>
      </w:r>
      <w:proofErr w:type="spellEnd"/>
      <w:r w:rsidRPr="002F3E46">
        <w:t>, Sweden</w:t>
      </w:r>
    </w:p>
    <w:p w14:paraId="0D7CD68D" w14:textId="77777777" w:rsidR="002C58DE" w:rsidRPr="0098259C" w:rsidRDefault="002C58DE" w:rsidP="002C58DE">
      <w:pPr>
        <w:pStyle w:val="Textkrper"/>
        <w:spacing w:before="0"/>
        <w:ind w:left="720"/>
      </w:pPr>
      <w:r w:rsidRPr="0098259C">
        <w:t xml:space="preserve">Andreas Junghanns, </w:t>
      </w:r>
      <w:proofErr w:type="spellStart"/>
      <w:r w:rsidRPr="0098259C">
        <w:t>QTronic</w:t>
      </w:r>
      <w:proofErr w:type="spellEnd"/>
      <w:r w:rsidRPr="0098259C">
        <w:t>, Germany</w:t>
      </w:r>
    </w:p>
    <w:p w14:paraId="093FA7AF" w14:textId="77777777" w:rsidR="002C58DE" w:rsidRPr="0098259C" w:rsidRDefault="002C58DE" w:rsidP="002C58D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108A7C" w14:textId="6B550CE7" w:rsidR="002C58DE" w:rsidRPr="0098259C" w:rsidRDefault="002C58DE" w:rsidP="002C58DE">
      <w:pPr>
        <w:pStyle w:val="Textkrper"/>
        <w:spacing w:before="0"/>
        <w:ind w:left="720"/>
      </w:pPr>
      <w:r w:rsidRPr="0098259C">
        <w:t xml:space="preserve">Hans Olsson, Dassault </w:t>
      </w:r>
      <w:proofErr w:type="spellStart"/>
      <w:r w:rsidRPr="0098259C">
        <w:t>Systèmes</w:t>
      </w:r>
      <w:proofErr w:type="spellEnd"/>
      <w:r w:rsidRPr="0098259C">
        <w:t>, Sweden</w:t>
      </w:r>
    </w:p>
    <w:p w14:paraId="179DB3CE" w14:textId="77777777" w:rsidR="002C58DE" w:rsidRPr="0098259C" w:rsidRDefault="002C58DE" w:rsidP="002C58DE">
      <w:pPr>
        <w:pStyle w:val="Textkrper"/>
        <w:spacing w:before="0"/>
        <w:ind w:left="720"/>
      </w:pPr>
      <w:r w:rsidRPr="0098259C">
        <w:t>Martin Otter, DLR-RM, Germany.</w:t>
      </w:r>
    </w:p>
    <w:p w14:paraId="1807A9E0" w14:textId="77777777" w:rsidR="002C58DE" w:rsidRPr="0098259C" w:rsidRDefault="002C58DE" w:rsidP="002C58DE">
      <w:pPr>
        <w:pStyle w:val="Textkrper"/>
        <w:spacing w:after="120"/>
      </w:pPr>
      <w:r w:rsidRPr="0098259C">
        <w:t>This version was evaluated with prototypes implemented for (alphabetical list):</w:t>
      </w:r>
    </w:p>
    <w:p w14:paraId="790CA726" w14:textId="38DCDEEC" w:rsidR="002C58DE" w:rsidRPr="00442EE3" w:rsidRDefault="002C58DE" w:rsidP="002C58DE">
      <w:pPr>
        <w:pStyle w:val="Textkrper"/>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Textkrper"/>
        <w:spacing w:before="0"/>
        <w:ind w:left="720"/>
      </w:pPr>
      <w:r w:rsidRPr="0098259C">
        <w:t xml:space="preserve">JModelica.org by Tove Bergdahl, </w:t>
      </w:r>
      <w:proofErr w:type="spellStart"/>
      <w:r w:rsidRPr="0098259C">
        <w:t>Modelon</w:t>
      </w:r>
      <w:proofErr w:type="spellEnd"/>
      <w:r w:rsidRPr="0098259C">
        <w:t xml:space="preserve"> AB,</w:t>
      </w:r>
    </w:p>
    <w:p w14:paraId="33EAF720" w14:textId="77777777" w:rsidR="002C58DE" w:rsidRPr="0098259C" w:rsidRDefault="002C58DE" w:rsidP="002C58DE">
      <w:pPr>
        <w:pStyle w:val="Textkrper"/>
        <w:spacing w:before="0"/>
        <w:ind w:left="720"/>
      </w:pPr>
      <w:r w:rsidRPr="0098259C">
        <w:t xml:space="preserve">Silver by Andreas Junghanns, and Jakob </w:t>
      </w:r>
      <w:proofErr w:type="spellStart"/>
      <w:r w:rsidRPr="0098259C">
        <w:t>Mauss</w:t>
      </w:r>
      <w:proofErr w:type="spellEnd"/>
      <w:r w:rsidRPr="0098259C">
        <w:t xml:space="preserve">, </w:t>
      </w:r>
      <w:proofErr w:type="spellStart"/>
      <w:r w:rsidRPr="0098259C">
        <w:t>QTronic</w:t>
      </w:r>
      <w:proofErr w:type="spellEnd"/>
      <w:r w:rsidRPr="0098259C">
        <w:t>.</w:t>
      </w:r>
    </w:p>
    <w:p w14:paraId="58175560" w14:textId="77777777" w:rsidR="002C58DE" w:rsidRPr="0098259C" w:rsidRDefault="002C58DE" w:rsidP="002C58DE">
      <w:pPr>
        <w:pStyle w:val="Textkrper"/>
      </w:pPr>
      <w:r w:rsidRPr="0098259C">
        <w:t>These prototypes have been used to refine the design of “FMI for Model Exchange”.</w:t>
      </w:r>
    </w:p>
    <w:p w14:paraId="12331A0C" w14:textId="77777777" w:rsidR="002C58DE" w:rsidRPr="0098259C" w:rsidRDefault="002C58DE" w:rsidP="002C58DE">
      <w:pPr>
        <w:pStyle w:val="Textkrper"/>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Textkrper"/>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Textkrper"/>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Textkrper-Zeileneinzug"/>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Textkrper-Zeileneinzug"/>
        <w:ind w:left="720" w:firstLine="0"/>
        <w:rPr>
          <w:lang w:val="de-DE"/>
        </w:rPr>
      </w:pPr>
      <w:proofErr w:type="spellStart"/>
      <w:r w:rsidRPr="00D331DC">
        <w:rPr>
          <w:lang w:val="de-DE"/>
        </w:rPr>
        <w:t>Hilding</w:t>
      </w:r>
      <w:proofErr w:type="spellEnd"/>
      <w:r w:rsidRPr="00D331DC">
        <w:rPr>
          <w:lang w:val="de-DE"/>
        </w:rPr>
        <w:t xml:space="preserve"> </w:t>
      </w:r>
      <w:proofErr w:type="spellStart"/>
      <w:r w:rsidRPr="00D331DC">
        <w:rPr>
          <w:lang w:val="de-DE"/>
        </w:rPr>
        <w:t>Elmqvist</w:t>
      </w:r>
      <w:proofErr w:type="spellEnd"/>
      <w:r w:rsidRPr="00D331DC">
        <w:rPr>
          <w:lang w:val="de-DE"/>
        </w:rPr>
        <w:t xml:space="preserve">,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0E52ECE2" w14:textId="77777777" w:rsidR="002C58DE" w:rsidRPr="00D331DC" w:rsidRDefault="002C58DE" w:rsidP="002C58DE">
      <w:pPr>
        <w:pStyle w:val="Textkrper-Zeileneinzug"/>
        <w:ind w:left="720" w:firstLine="0"/>
        <w:rPr>
          <w:lang w:val="de-DE"/>
        </w:rPr>
      </w:pPr>
      <w:r w:rsidRPr="00D331DC">
        <w:rPr>
          <w:lang w:val="de-DE"/>
        </w:rPr>
        <w:t xml:space="preserve">Andreas Junghanns, </w:t>
      </w:r>
      <w:proofErr w:type="spellStart"/>
      <w:r w:rsidRPr="00D331DC">
        <w:rPr>
          <w:lang w:val="de-DE"/>
        </w:rPr>
        <w:t>QTronic</w:t>
      </w:r>
      <w:proofErr w:type="spellEnd"/>
      <w:r w:rsidRPr="00D331DC">
        <w:rPr>
          <w:lang w:val="de-DE"/>
        </w:rPr>
        <w:t xml:space="preserve"> GmbH, Berlin, Germany</w:t>
      </w:r>
    </w:p>
    <w:p w14:paraId="1E564172" w14:textId="77777777" w:rsidR="002C58DE" w:rsidRPr="00D331DC" w:rsidRDefault="002C58DE" w:rsidP="002C58DE">
      <w:pPr>
        <w:pStyle w:val="Textkrper-Zeileneinzug"/>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Textkrper-Zeileneinzug"/>
        <w:ind w:left="720" w:firstLine="0"/>
        <w:rPr>
          <w:lang w:val="de-DE"/>
        </w:rPr>
      </w:pPr>
      <w:r w:rsidRPr="00D331DC">
        <w:rPr>
          <w:lang w:val="de-DE"/>
        </w:rPr>
        <w:t>Gerd Kurzbach, ITI GmbH, Dresden, Germany</w:t>
      </w:r>
    </w:p>
    <w:p w14:paraId="5F2D3016" w14:textId="77777777" w:rsidR="002C58DE" w:rsidRPr="0098259C" w:rsidRDefault="002C58DE" w:rsidP="002C58DE">
      <w:pPr>
        <w:pStyle w:val="Textkrper-Zeileneinzug"/>
        <w:ind w:left="720" w:firstLine="0"/>
      </w:pPr>
      <w:r w:rsidRPr="0098259C">
        <w:t>Carsten Kübler, TWT, Germany</w:t>
      </w:r>
    </w:p>
    <w:p w14:paraId="639A9B39" w14:textId="77777777" w:rsidR="002C58DE" w:rsidRPr="0098259C" w:rsidRDefault="002C58DE" w:rsidP="002C58DE">
      <w:pPr>
        <w:pStyle w:val="Textkrper-Zeileneinzug"/>
        <w:ind w:left="720" w:firstLine="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xml:space="preserve"> GmbH, Berlin, Germany</w:t>
      </w:r>
    </w:p>
    <w:p w14:paraId="3D41D4BD" w14:textId="77777777" w:rsidR="002C58DE" w:rsidRPr="0098259C" w:rsidRDefault="002C58DE" w:rsidP="002C58DE">
      <w:pPr>
        <w:pStyle w:val="Textkrper-Zeileneinzug"/>
        <w:ind w:left="720" w:firstLine="0"/>
        <w:rPr>
          <w:szCs w:val="21"/>
        </w:rPr>
      </w:pPr>
      <w:r w:rsidRPr="0098259C">
        <w:rPr>
          <w:szCs w:val="21"/>
        </w:rPr>
        <w:t xml:space="preserve">Johannes </w:t>
      </w:r>
      <w:proofErr w:type="spellStart"/>
      <w:r w:rsidRPr="0098259C">
        <w:rPr>
          <w:szCs w:val="21"/>
        </w:rPr>
        <w:t>Mezger</w:t>
      </w:r>
      <w:proofErr w:type="spellEnd"/>
      <w:r w:rsidRPr="0098259C">
        <w:rPr>
          <w:szCs w:val="21"/>
        </w:rPr>
        <w:t>, TWT, Germany</w:t>
      </w:r>
    </w:p>
    <w:p w14:paraId="218B3A3E" w14:textId="77777777" w:rsidR="002C58DE" w:rsidRPr="0098259C" w:rsidRDefault="002C58DE" w:rsidP="002C58DE">
      <w:pPr>
        <w:pStyle w:val="Textkrper-Zeileneinzug"/>
        <w:ind w:left="720" w:firstLine="0"/>
      </w:pPr>
      <w:r w:rsidRPr="0098259C">
        <w:t xml:space="preserve">Thomas Neidhold, ITI GmbH, Dresden, Germany </w:t>
      </w:r>
    </w:p>
    <w:p w14:paraId="75461F5B" w14:textId="77777777" w:rsidR="002C58DE" w:rsidRPr="00D331DC" w:rsidRDefault="002C58DE" w:rsidP="002C58DE">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Stuttgart, Germany</w:t>
      </w:r>
    </w:p>
    <w:p w14:paraId="1E2DE72A" w14:textId="7A46ABE6" w:rsidR="002C58DE" w:rsidRPr="00D331DC" w:rsidRDefault="002C58DE" w:rsidP="002C58DE">
      <w:pPr>
        <w:pStyle w:val="Textkrper-Zeileneinzug"/>
        <w:ind w:left="720" w:firstLine="0"/>
        <w:rPr>
          <w:lang w:val="de-DE"/>
        </w:rPr>
      </w:pPr>
      <w:r w:rsidRPr="00D331DC">
        <w:rPr>
          <w:lang w:val="de-DE"/>
        </w:rPr>
        <w:t xml:space="preserve">Peter Nilsson,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6209E888" w14:textId="043D9C9B" w:rsidR="002C58DE" w:rsidRPr="00D331DC" w:rsidRDefault="002C58DE" w:rsidP="002C58DE">
      <w:pPr>
        <w:pStyle w:val="Textkrper"/>
        <w:tabs>
          <w:tab w:val="left" w:pos="720"/>
        </w:tabs>
        <w:spacing w:before="0"/>
        <w:ind w:left="720"/>
        <w:rPr>
          <w:lang w:val="de-DE"/>
        </w:rPr>
      </w:pPr>
      <w:r w:rsidRPr="00D331DC">
        <w:rPr>
          <w:lang w:val="de-DE"/>
        </w:rPr>
        <w:t xml:space="preserve">Hans Olsson,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312AA50A" w14:textId="77777777" w:rsidR="002C58DE" w:rsidRPr="00D331DC" w:rsidRDefault="002C58DE" w:rsidP="002C58DE">
      <w:pPr>
        <w:pStyle w:val="Textkrper"/>
        <w:tabs>
          <w:tab w:val="left" w:pos="720"/>
        </w:tabs>
        <w:spacing w:before="0"/>
        <w:ind w:left="720"/>
        <w:rPr>
          <w:lang w:val="de-DE"/>
        </w:rPr>
      </w:pPr>
      <w:r w:rsidRPr="00D331DC">
        <w:rPr>
          <w:lang w:val="de-DE"/>
        </w:rPr>
        <w:t xml:space="preserve">Martin Otter, </w:t>
      </w:r>
      <w:proofErr w:type="gramStart"/>
      <w:r w:rsidRPr="00D331DC">
        <w:rPr>
          <w:lang w:val="de-DE"/>
        </w:rPr>
        <w:t>German Aerospace Center</w:t>
      </w:r>
      <w:proofErr w:type="gramEnd"/>
      <w:r w:rsidRPr="00D331DC">
        <w:rPr>
          <w:lang w:val="de-DE"/>
        </w:rPr>
        <w:t xml:space="preserve"> (DLR), Oberpfaffenhofen, Germany</w:t>
      </w:r>
    </w:p>
    <w:p w14:paraId="4C0A3F3B" w14:textId="77777777" w:rsidR="002C58DE" w:rsidRPr="00D331DC" w:rsidRDefault="002C58DE" w:rsidP="002C58DE">
      <w:pPr>
        <w:pStyle w:val="Textkrper-Zeileneinzug"/>
        <w:ind w:left="720" w:firstLine="0"/>
        <w:rPr>
          <w:lang w:val="de-DE"/>
        </w:rPr>
      </w:pPr>
      <w:r w:rsidRPr="00D331DC">
        <w:rPr>
          <w:lang w:val="de-DE"/>
        </w:rPr>
        <w:t>Antoine Viel, LMS International (Imagine), Roanne, France</w:t>
      </w:r>
    </w:p>
    <w:p w14:paraId="4028A907" w14:textId="77777777" w:rsidR="002C58DE" w:rsidRPr="00D331DC" w:rsidRDefault="002C58DE" w:rsidP="002C58DE">
      <w:pPr>
        <w:pStyle w:val="Textkrper-Zeileneinzug"/>
        <w:ind w:left="720" w:firstLine="0"/>
        <w:rPr>
          <w:lang w:val="de-DE"/>
        </w:rPr>
      </w:pPr>
      <w:r w:rsidRPr="00D331DC">
        <w:rPr>
          <w:lang w:val="de-DE"/>
        </w:rPr>
        <w:t xml:space="preserve">Daniel Weil, Dassault </w:t>
      </w:r>
      <w:proofErr w:type="spellStart"/>
      <w:r w:rsidRPr="00D331DC">
        <w:rPr>
          <w:lang w:val="de-DE"/>
        </w:rPr>
        <w:t>Systèmes</w:t>
      </w:r>
      <w:proofErr w:type="spellEnd"/>
      <w:r w:rsidRPr="00D331DC">
        <w:rPr>
          <w:lang w:val="de-DE"/>
        </w:rPr>
        <w:t>, Grenoble, France</w:t>
      </w:r>
    </w:p>
    <w:p w14:paraId="72E94F47" w14:textId="77777777" w:rsidR="002C58DE" w:rsidRPr="0098259C" w:rsidRDefault="002C58DE" w:rsidP="002C58DE">
      <w:pPr>
        <w:pStyle w:val="Textkrper"/>
      </w:pPr>
      <w:r w:rsidRPr="0098259C">
        <w:t>The following people outside of the MODELISAR consortium contributed with comments:</w:t>
      </w:r>
    </w:p>
    <w:p w14:paraId="7B93398C" w14:textId="77777777" w:rsidR="002C58DE" w:rsidRPr="0098259C" w:rsidRDefault="002C58DE" w:rsidP="002C58DE">
      <w:pPr>
        <w:pStyle w:val="Textkrper"/>
        <w:ind w:left="720"/>
      </w:pPr>
      <w:r w:rsidRPr="0098259C">
        <w:t xml:space="preserve">Johan </w:t>
      </w:r>
      <w:proofErr w:type="spellStart"/>
      <w:r w:rsidRPr="0098259C">
        <w:t>Akesson</w:t>
      </w:r>
      <w:proofErr w:type="spellEnd"/>
      <w:r w:rsidRPr="0098259C">
        <w:t>, Lund University, Lund, Sweden</w:t>
      </w:r>
      <w:r w:rsidRPr="0098259C">
        <w:br/>
        <w:t>Joel Andersson, KU Leuven, The Netherlands</w:t>
      </w:r>
      <w:r w:rsidRPr="0098259C">
        <w:br/>
        <w:t xml:space="preserve">Roberto </w:t>
      </w:r>
      <w:proofErr w:type="spellStart"/>
      <w:r w:rsidRPr="0098259C">
        <w:t>Parrotto</w:t>
      </w:r>
      <w:proofErr w:type="spellEnd"/>
      <w:r w:rsidRPr="0098259C">
        <w:t xml:space="preserve">, </w:t>
      </w:r>
      <w:proofErr w:type="spellStart"/>
      <w:r w:rsidRPr="0098259C">
        <w:t>Politecnico</w:t>
      </w:r>
      <w:proofErr w:type="spellEnd"/>
      <w:r w:rsidRPr="0098259C">
        <w:t xml:space="preserve"> di Milano, Italy</w:t>
      </w:r>
    </w:p>
    <w:p w14:paraId="5A139948" w14:textId="77777777" w:rsidR="002C58DE" w:rsidRPr="0098259C" w:rsidRDefault="002C58DE" w:rsidP="002C58DE">
      <w:pPr>
        <w:pStyle w:val="Appendix2"/>
      </w:pPr>
      <w:bookmarkStart w:id="305" w:name="_Toc55136529"/>
      <w:r w:rsidRPr="0098259C">
        <w:t>Version 1.0 – FMI for Co-Simulation</w:t>
      </w:r>
      <w:bookmarkEnd w:id="305"/>
    </w:p>
    <w:p w14:paraId="3CEC4EE0" w14:textId="77777777" w:rsidR="007D24DB" w:rsidRPr="0098259C" w:rsidRDefault="007D24DB" w:rsidP="007D24DB">
      <w:pPr>
        <w:pStyle w:val="Textkrper"/>
        <w:spacing w:after="120"/>
      </w:pPr>
      <w:r w:rsidRPr="0098259C">
        <w:t>Version 1.0 of FMI for Co-Simulation was released on Oct. 10, 2010.</w:t>
      </w:r>
    </w:p>
    <w:p w14:paraId="509ABA8B" w14:textId="77777777" w:rsidR="002C58DE" w:rsidRPr="0098259C" w:rsidRDefault="002C58DE" w:rsidP="002C58DE">
      <w:pPr>
        <w:pStyle w:val="Textkrper"/>
        <w:spacing w:after="120"/>
      </w:pPr>
      <w:r w:rsidRPr="0098259C">
        <w:t xml:space="preserve">FMI for Co-Simulation was developed in three subgroups: “Solver Coupling” headed by Martin Arnold (University Halle) and Torsten Blochwitz (ITI), “Tool Coupling” headed by Jörg-Volker </w:t>
      </w:r>
      <w:proofErr w:type="spellStart"/>
      <w:r w:rsidRPr="0098259C">
        <w:t>Peetz</w:t>
      </w:r>
      <w:proofErr w:type="spellEnd"/>
      <w:r w:rsidRPr="0098259C">
        <w:t xml:space="preserve"> (Fraunhofer SCAI), and “Control Logic” headed by Manuel Monteiro (</w:t>
      </w:r>
      <w:proofErr w:type="spellStart"/>
      <w:r w:rsidRPr="0098259C">
        <w:t>Atego</w:t>
      </w:r>
      <w:proofErr w:type="spellEnd"/>
      <w:r w:rsidRPr="0098259C">
        <w:t xml:space="preserve">). The essential part of the design of this version was performed by (alphabetical list): </w:t>
      </w:r>
    </w:p>
    <w:p w14:paraId="5AF35829" w14:textId="77777777" w:rsidR="002C58DE" w:rsidRPr="0098259C" w:rsidRDefault="002C58DE" w:rsidP="002C58DE">
      <w:pPr>
        <w:pStyle w:val="Textkrper"/>
        <w:spacing w:before="0"/>
        <w:ind w:left="720"/>
      </w:pPr>
      <w:r w:rsidRPr="0098259C">
        <w:t>Martin Arnold, University Halle, Germany</w:t>
      </w:r>
    </w:p>
    <w:p w14:paraId="448A0BCA" w14:textId="77777777" w:rsidR="002C58DE" w:rsidRPr="0098259C" w:rsidRDefault="002C58DE" w:rsidP="002C58DE">
      <w:pPr>
        <w:pStyle w:val="Textkrper"/>
        <w:spacing w:before="0"/>
        <w:ind w:left="720"/>
      </w:pPr>
      <w:proofErr w:type="spellStart"/>
      <w:r w:rsidRPr="0098259C">
        <w:t>Constanze</w:t>
      </w:r>
      <w:proofErr w:type="spellEnd"/>
      <w:r w:rsidRPr="0098259C">
        <w:t xml:space="preserve"> Bausch, </w:t>
      </w:r>
      <w:proofErr w:type="spellStart"/>
      <w:r w:rsidRPr="0098259C">
        <w:t>Atego</w:t>
      </w:r>
      <w:proofErr w:type="spellEnd"/>
      <w:r w:rsidRPr="0098259C">
        <w:t xml:space="preserve"> Systems GmbH, Wolfsburg, Germany</w:t>
      </w:r>
    </w:p>
    <w:p w14:paraId="3F3757DA" w14:textId="77777777" w:rsidR="00855421" w:rsidRDefault="002C58DE" w:rsidP="00D2781E">
      <w:pPr>
        <w:pStyle w:val="Textkrper"/>
        <w:spacing w:before="0"/>
        <w:ind w:left="720"/>
        <w:rPr>
          <w:lang w:val="sv-SE"/>
        </w:rPr>
      </w:pPr>
      <w:r w:rsidRPr="00FA3E81">
        <w:rPr>
          <w:lang w:val="sv-SE"/>
        </w:rPr>
        <w:t>Torsten Blochwitz, ITI GmbH, Dresden, Germany</w:t>
      </w:r>
    </w:p>
    <w:p w14:paraId="33A76CB9" w14:textId="77777777" w:rsidR="00EA73BA" w:rsidRDefault="00855421" w:rsidP="00D2781E">
      <w:pPr>
        <w:pStyle w:val="Textkrper"/>
        <w:spacing w:before="0"/>
        <w:ind w:left="720"/>
        <w:rPr>
          <w:lang w:val="sv-SE"/>
        </w:rPr>
      </w:pPr>
      <w:r w:rsidRPr="00855421">
        <w:rPr>
          <w:lang w:val="sv-SE"/>
        </w:rPr>
        <w:t>Christoph Clauß, Fraunhofer IIS EAS, Dresden, Germany</w:t>
      </w:r>
    </w:p>
    <w:p w14:paraId="102E9D95" w14:textId="77777777" w:rsidR="00EA73BA" w:rsidRDefault="00EA73BA" w:rsidP="00D2781E">
      <w:pPr>
        <w:pStyle w:val="Textkrper"/>
        <w:spacing w:before="0"/>
        <w:ind w:left="720"/>
        <w:rPr>
          <w:lang w:val="sv-SE"/>
        </w:rPr>
      </w:pPr>
      <w:r w:rsidRPr="00EA73BA">
        <w:rPr>
          <w:lang w:val="sv-SE"/>
        </w:rPr>
        <w:t>Manuel Monteiro, Atego Systems GmbH, Wolfsburg, Germany</w:t>
      </w:r>
    </w:p>
    <w:p w14:paraId="0C3B71DD" w14:textId="77777777" w:rsidR="00EA73BA" w:rsidRDefault="00EA73BA" w:rsidP="00D2781E">
      <w:pPr>
        <w:pStyle w:val="Textkrper"/>
        <w:spacing w:before="0"/>
        <w:ind w:left="720"/>
        <w:rPr>
          <w:lang w:val="sv-SE"/>
        </w:rPr>
      </w:pPr>
      <w:r w:rsidRPr="00EA73BA">
        <w:rPr>
          <w:lang w:val="sv-SE"/>
        </w:rPr>
        <w:t>Thomas Neidhold, ITI GmbH, Dresden, Germany</w:t>
      </w:r>
    </w:p>
    <w:p w14:paraId="52EB0BC4" w14:textId="77777777" w:rsidR="00EA73BA" w:rsidRDefault="00EA73BA" w:rsidP="00D2781E">
      <w:pPr>
        <w:pStyle w:val="Textkrper"/>
        <w:spacing w:before="0"/>
        <w:ind w:left="720"/>
        <w:rPr>
          <w:lang w:val="sv-SE"/>
        </w:rPr>
      </w:pPr>
      <w:r w:rsidRPr="00EA73BA">
        <w:rPr>
          <w:lang w:val="sv-SE"/>
        </w:rPr>
        <w:t>Jörg-Volker Peetz, Fraunhofer SCAI, St. Augustin, Germany</w:t>
      </w:r>
    </w:p>
    <w:p w14:paraId="38E57871" w14:textId="0267606E" w:rsidR="00EA73BA" w:rsidRPr="00EA73BA" w:rsidRDefault="00EA73BA" w:rsidP="00D2781E">
      <w:pPr>
        <w:pStyle w:val="Textkrper"/>
        <w:spacing w:before="0"/>
        <w:ind w:left="720"/>
        <w:rPr>
          <w:lang w:val="sv-SE"/>
        </w:rPr>
      </w:pPr>
      <w:r w:rsidRPr="00EA73BA">
        <w:rPr>
          <w:lang w:val="sv-SE"/>
        </w:rPr>
        <w:t>Susann Wolf, Fraunhofer IIS EAS, Dresden, Germany</w:t>
      </w:r>
    </w:p>
    <w:p w14:paraId="564A69CE" w14:textId="77777777" w:rsidR="00EA73BA" w:rsidRPr="00EA73BA" w:rsidRDefault="00EA73BA" w:rsidP="00EA73BA">
      <w:pPr>
        <w:pStyle w:val="Textkrper"/>
        <w:ind w:left="720"/>
        <w:rPr>
          <w:lang w:val="sv-SE"/>
        </w:rPr>
      </w:pPr>
    </w:p>
    <w:p w14:paraId="7FC9ED1B" w14:textId="77777777" w:rsidR="00EA73BA" w:rsidRPr="00EA73BA" w:rsidRDefault="00EA73BA" w:rsidP="00D2781E">
      <w:pPr>
        <w:pStyle w:val="Textkrper"/>
        <w:rPr>
          <w:lang w:val="sv-SE"/>
        </w:rPr>
      </w:pPr>
      <w:r w:rsidRPr="00EA73BA">
        <w:rPr>
          <w:lang w:val="sv-SE"/>
        </w:rPr>
        <w:t>This version was evaluated with prototypes implemented for (alphabetical list):</w:t>
      </w:r>
    </w:p>
    <w:p w14:paraId="2589E487" w14:textId="77777777" w:rsidR="00EA73BA" w:rsidRDefault="00EA73BA" w:rsidP="00EA73BA">
      <w:pPr>
        <w:pStyle w:val="Textkrper"/>
        <w:ind w:left="720"/>
        <w:rPr>
          <w:lang w:val="sv-SE"/>
        </w:rPr>
      </w:pPr>
      <w:r w:rsidRPr="00EA73BA">
        <w:rPr>
          <w:lang w:val="sv-SE"/>
        </w:rPr>
        <w:t>SimulationX by Torsten Blochwitz and Thomas Neidhold (ITI GmbH),</w:t>
      </w:r>
    </w:p>
    <w:p w14:paraId="35B8882F" w14:textId="1F0BDF80" w:rsidR="00EA73BA" w:rsidRPr="00EA73BA" w:rsidRDefault="00EA73BA" w:rsidP="00EA73BA">
      <w:pPr>
        <w:pStyle w:val="Textkrper"/>
        <w:ind w:left="720"/>
        <w:rPr>
          <w:lang w:val="sv-SE"/>
        </w:rPr>
      </w:pPr>
      <w:r>
        <w:rPr>
          <w:lang w:val="sv-SE"/>
        </w:rPr>
        <w:t>M</w:t>
      </w:r>
      <w:r w:rsidRPr="00EA73BA">
        <w:rPr>
          <w:lang w:val="sv-SE"/>
        </w:rPr>
        <w:t>aster algorithms by Christoph Clauß (Fraunhofer IIS EAS)</w:t>
      </w:r>
    </w:p>
    <w:p w14:paraId="034D41C1" w14:textId="77777777" w:rsidR="00EA73BA" w:rsidRPr="00EA73BA" w:rsidRDefault="00EA73BA" w:rsidP="00D2781E">
      <w:pPr>
        <w:pStyle w:val="Textkrper"/>
        <w:rPr>
          <w:lang w:val="sv-SE"/>
        </w:rPr>
      </w:pPr>
      <w:r w:rsidRPr="00EA73BA">
        <w:rPr>
          <w:lang w:val="sv-SE"/>
        </w:rPr>
        <w:t>The following MODELISAR partners participated at FMI design meetings and contributed to the discussion (alphabetical list):</w:t>
      </w:r>
    </w:p>
    <w:p w14:paraId="3063E0C6" w14:textId="7BDBE8C8" w:rsidR="00EA73BA" w:rsidRPr="00EA73BA" w:rsidRDefault="00EA73BA" w:rsidP="00EA73BA">
      <w:pPr>
        <w:pStyle w:val="Textkrper"/>
        <w:ind w:left="720"/>
        <w:rPr>
          <w:lang w:val="sv-SE"/>
        </w:rPr>
      </w:pPr>
      <w:r w:rsidRPr="00EA73BA">
        <w:rPr>
          <w:lang w:val="sv-SE"/>
        </w:rPr>
        <w:t>Martin Arnold, University Halle, Germany</w:t>
      </w:r>
      <w:r>
        <w:rPr>
          <w:lang w:val="sv-SE"/>
        </w:rPr>
        <w:br/>
      </w:r>
      <w:r w:rsidRPr="00EA73BA">
        <w:rPr>
          <w:lang w:val="sv-SE"/>
        </w:rPr>
        <w:t xml:space="preserve">Jens Bastian, Fraunhofer IIS EAS, Dresden, Germany </w:t>
      </w:r>
      <w:r>
        <w:rPr>
          <w:lang w:val="sv-SE"/>
        </w:rPr>
        <w:br/>
      </w:r>
      <w:r w:rsidRPr="00EA73BA">
        <w:rPr>
          <w:lang w:val="sv-SE"/>
        </w:rPr>
        <w:t>Constanze Bausch, Atego Systems GmbH, Wolfsburg, Germany</w:t>
      </w:r>
      <w:r>
        <w:rPr>
          <w:lang w:val="sv-SE"/>
        </w:rPr>
        <w:br/>
      </w:r>
      <w:r w:rsidRPr="00EA73BA">
        <w:rPr>
          <w:lang w:val="sv-SE"/>
        </w:rPr>
        <w:t>Torsten Blochwitz, ITI GmbH, Dresden, Germany</w:t>
      </w:r>
      <w:r>
        <w:rPr>
          <w:lang w:val="sv-SE"/>
        </w:rPr>
        <w:br/>
      </w:r>
      <w:r w:rsidRPr="00EA73BA">
        <w:rPr>
          <w:lang w:val="sv-SE"/>
        </w:rPr>
        <w:t>Christoph Clauß, Fraunhofer IIS EAS, Dresden, Germany</w:t>
      </w:r>
      <w:r>
        <w:rPr>
          <w:lang w:val="sv-SE"/>
        </w:rPr>
        <w:br/>
      </w:r>
      <w:r w:rsidRPr="00EA73BA">
        <w:rPr>
          <w:lang w:val="sv-SE"/>
        </w:rPr>
        <w:t>Manuel Monteiro, Atego Systems GmbH, Wolfsburg, Germany</w:t>
      </w:r>
      <w:r>
        <w:rPr>
          <w:lang w:val="sv-SE"/>
        </w:rPr>
        <w:br/>
      </w:r>
      <w:r w:rsidRPr="00EA73BA">
        <w:rPr>
          <w:lang w:val="sv-SE"/>
        </w:rPr>
        <w:t>Thomas Neidhold, ITI GmbH, Dresden, Germany</w:t>
      </w:r>
      <w:r>
        <w:rPr>
          <w:lang w:val="sv-SE"/>
        </w:rPr>
        <w:br/>
      </w:r>
      <w:r w:rsidRPr="00EA73BA">
        <w:rPr>
          <w:lang w:val="sv-SE"/>
        </w:rPr>
        <w:t>Dietmar Neumerkel, Daimler AG, Böblingen, Germany</w:t>
      </w:r>
      <w:r>
        <w:rPr>
          <w:lang w:val="sv-SE"/>
        </w:rPr>
        <w:br/>
      </w:r>
      <w:r w:rsidRPr="00EA73BA">
        <w:rPr>
          <w:lang w:val="sv-SE"/>
        </w:rPr>
        <w:t>Martin Otter, DLR, Oberpfaffenhofen, Germany</w:t>
      </w:r>
      <w:r>
        <w:rPr>
          <w:lang w:val="sv-SE"/>
        </w:rPr>
        <w:br/>
      </w:r>
      <w:r w:rsidRPr="00EA73BA">
        <w:rPr>
          <w:lang w:val="sv-SE"/>
        </w:rPr>
        <w:t>Jörg-Volker Peetz, Fraunhofer SCAI, St. Augustin, Germany</w:t>
      </w:r>
      <w:r>
        <w:rPr>
          <w:lang w:val="sv-SE"/>
        </w:rPr>
        <w:br/>
      </w:r>
      <w:r w:rsidRPr="00EA73BA">
        <w:rPr>
          <w:lang w:val="sv-SE"/>
        </w:rPr>
        <w:t>Tom Schierz, University Halle, Germany</w:t>
      </w:r>
    </w:p>
    <w:p w14:paraId="275D3F6E" w14:textId="02B2CE9F" w:rsidR="00855421" w:rsidRPr="00FA3E81" w:rsidRDefault="00EA73BA" w:rsidP="00EA73BA">
      <w:pPr>
        <w:pStyle w:val="Textkrper"/>
        <w:spacing w:before="0"/>
        <w:ind w:left="720"/>
        <w:rPr>
          <w:lang w:val="sv-SE"/>
        </w:rPr>
      </w:pPr>
      <w:r w:rsidRPr="00EA73BA">
        <w:rPr>
          <w:lang w:val="sv-SE"/>
        </w:rPr>
        <w:t>Klaus Wolf, Fraunhofer SCAI, St. Augustin, Germany</w:t>
      </w:r>
      <w:r w:rsidR="00855421" w:rsidRPr="00855421">
        <w:rPr>
          <w:lang w:val="sv-SE"/>
        </w:rPr>
        <w:t> </w:t>
      </w:r>
    </w:p>
    <w:p w14:paraId="617FA7EA" w14:textId="77777777" w:rsidR="002C58DE" w:rsidRPr="0098259C" w:rsidRDefault="002C58DE" w:rsidP="002C58DE">
      <w:pPr>
        <w:pStyle w:val="Appendix2"/>
      </w:pPr>
      <w:bookmarkStart w:id="306" w:name="_Toc20839962"/>
      <w:bookmarkStart w:id="307" w:name="_Toc20839963"/>
      <w:bookmarkStart w:id="308" w:name="_Toc20839964"/>
      <w:bookmarkStart w:id="309" w:name="_Toc20839965"/>
      <w:bookmarkStart w:id="310" w:name="_Toc20839966"/>
      <w:bookmarkStart w:id="311" w:name="_Toc20839967"/>
      <w:bookmarkStart w:id="312" w:name="_Toc20839968"/>
      <w:bookmarkStart w:id="313" w:name="_Toc20839969"/>
      <w:bookmarkStart w:id="314" w:name="_Toc20839970"/>
      <w:bookmarkStart w:id="315" w:name="_Toc20839971"/>
      <w:bookmarkStart w:id="316" w:name="_Toc20839972"/>
      <w:bookmarkStart w:id="317" w:name="_Toc20839973"/>
      <w:bookmarkStart w:id="318" w:name="_Toc20839974"/>
      <w:bookmarkStart w:id="319" w:name="_Toc20839975"/>
      <w:bookmarkStart w:id="320" w:name="_Toc20839976"/>
      <w:bookmarkStart w:id="321" w:name="_Toc20839977"/>
      <w:bookmarkStart w:id="322" w:name="_Toc20839978"/>
      <w:bookmarkStart w:id="323" w:name="_Toc20839979"/>
      <w:bookmarkStart w:id="324" w:name="_Toc20839980"/>
      <w:bookmarkStart w:id="325" w:name="_Toc20839981"/>
      <w:bookmarkStart w:id="326" w:name="_Toc20839982"/>
      <w:bookmarkStart w:id="327" w:name="_Toc55136530"/>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r w:rsidRPr="0098259C">
        <w:t>Version 2.0</w:t>
      </w:r>
      <w:r w:rsidR="00C47A06" w:rsidRPr="0098259C">
        <w:t xml:space="preserve"> – FMI for Model Exchange and Co-Simulation</w:t>
      </w:r>
      <w:bookmarkEnd w:id="327"/>
    </w:p>
    <w:p w14:paraId="7959A56E" w14:textId="52959718" w:rsidR="00AB6914" w:rsidRPr="0098259C" w:rsidRDefault="00AB6914" w:rsidP="00AB6914">
      <w:pPr>
        <w:pStyle w:val="Textkrper"/>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328" w:name="_Ref305158977"/>
      <w:bookmarkStart w:id="329" w:name="_Toc55136531"/>
      <w:r w:rsidRPr="0098259C">
        <w:t>Overview</w:t>
      </w:r>
      <w:bookmarkEnd w:id="328"/>
      <w:bookmarkEnd w:id="329"/>
    </w:p>
    <w:p w14:paraId="63E972A9" w14:textId="77777777" w:rsidR="00166F8A" w:rsidRPr="0098259C" w:rsidRDefault="00166F8A" w:rsidP="00166F8A">
      <w:pPr>
        <w:pStyle w:val="Textkrper"/>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Textkrper"/>
        <w:numPr>
          <w:ilvl w:val="0"/>
          <w:numId w:val="45"/>
        </w:numPr>
        <w:rPr>
          <w:lang w:eastAsia="sv-SE"/>
        </w:rPr>
      </w:pPr>
      <w:r w:rsidRPr="0098259C">
        <w:rPr>
          <w:lang w:eastAsia="sv-SE"/>
        </w:rPr>
        <w:t>FMI 2.0 is not backwards compatible to FMI 1.0.</w:t>
      </w:r>
    </w:p>
    <w:p w14:paraId="7CA0A442" w14:textId="77777777" w:rsidR="00166F8A" w:rsidRPr="0098259C" w:rsidRDefault="00166F8A" w:rsidP="006E60E6">
      <w:pPr>
        <w:pStyle w:val="Textkrper"/>
        <w:numPr>
          <w:ilvl w:val="0"/>
          <w:numId w:val="45"/>
        </w:numPr>
        <w:rPr>
          <w:lang w:eastAsia="sv-SE"/>
        </w:rPr>
      </w:pPr>
      <w:r w:rsidRPr="0098259C">
        <w:rPr>
          <w:lang w:eastAsia="sv-SE"/>
        </w:rPr>
        <w:t xml:space="preserve">The documents, </w:t>
      </w:r>
      <w:proofErr w:type="gramStart"/>
      <w:r w:rsidRPr="0098259C">
        <w:rPr>
          <w:lang w:eastAsia="sv-SE"/>
        </w:rPr>
        <w:t>schema</w:t>
      </w:r>
      <w:proofErr w:type="gramEnd"/>
      <w:r w:rsidRPr="0098259C">
        <w:rPr>
          <w:lang w:eastAsia="sv-SE"/>
        </w:rPr>
        <w:t xml:space="preserve">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Textkrper"/>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r w:rsidR="00B57054">
        <w:rPr>
          <w:lang w:eastAsia="sv-SE"/>
        </w:rPr>
        <w:t>,</w:t>
      </w:r>
      <w:r w:rsidRPr="0098259C">
        <w:rPr>
          <w:lang w:eastAsia="sv-SE"/>
        </w:rPr>
        <w:t xml:space="preserve"> during simulation these parameters can be changed (if supported by the simulation environment).</w:t>
      </w:r>
    </w:p>
    <w:p w14:paraId="267A1995" w14:textId="33872C80" w:rsidR="00CF19FB" w:rsidRDefault="00CF19FB" w:rsidP="006E60E6">
      <w:pPr>
        <w:pStyle w:val="Textkrper"/>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only</w:t>
      </w:r>
      <w:r w:rsidRPr="0098259C">
        <w:rPr>
          <w:lang w:eastAsia="sv-SE"/>
        </w:rPr>
        <w:t xml:space="preserve"> needs to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Textkrper"/>
        <w:numPr>
          <w:ilvl w:val="0"/>
          <w:numId w:val="45"/>
        </w:numPr>
        <w:rPr>
          <w:lang w:eastAsia="sv-SE"/>
        </w:rPr>
      </w:pPr>
      <w:r>
        <w:rPr>
          <w:lang w:eastAsia="sv-SE"/>
        </w:rPr>
        <w:t>In order that tools can more simply support importing both FMI 1.0 and 2.0, all file and function names of FMI 2.0 start with “</w:t>
      </w:r>
      <w:r w:rsidRPr="00D2781E">
        <w:rPr>
          <w:rStyle w:val="CODE"/>
        </w:rPr>
        <w:t>fmi2</w:t>
      </w:r>
      <w:r>
        <w:rPr>
          <w:lang w:eastAsia="sv-SE"/>
        </w:rPr>
        <w:t>”, whereas they start with “</w:t>
      </w:r>
      <w:proofErr w:type="spellStart"/>
      <w:r w:rsidRPr="00D2781E">
        <w:rPr>
          <w:rStyle w:val="CODE"/>
        </w:rPr>
        <w:t>fmi</w:t>
      </w:r>
      <w:proofErr w:type="spellEnd"/>
      <w:r>
        <w:rPr>
          <w:lang w:eastAsia="sv-SE"/>
        </w:rPr>
        <w:t>” for FMI 1.0.</w:t>
      </w:r>
    </w:p>
    <w:p w14:paraId="35342C44" w14:textId="63C302D7" w:rsidR="00CF19FB" w:rsidRDefault="00CF19FB" w:rsidP="006E60E6">
      <w:pPr>
        <w:pStyle w:val="Textkrper"/>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proofErr w:type="spellStart"/>
      <w:r w:rsidR="00DC16DA" w:rsidRPr="0098259C">
        <w:rPr>
          <w:rStyle w:val="CODE"/>
        </w:rPr>
        <w:t>modelIdentifier</w:t>
      </w:r>
      <w:proofErr w:type="spellEnd"/>
      <w:r w:rsidRPr="0098259C">
        <w:rPr>
          <w:lang w:eastAsia="sv-SE"/>
        </w:rPr>
        <w:t>”</w:t>
      </w:r>
      <w:r w:rsidR="00DF617C" w:rsidRPr="0098259C">
        <w:rPr>
          <w:lang w:eastAsia="sv-SE"/>
        </w:rPr>
        <w:t xml:space="preserve"> if used in a DLL/</w:t>
      </w:r>
      <w:proofErr w:type="spellStart"/>
      <w:r w:rsidR="00DF617C" w:rsidRPr="0098259C">
        <w:rPr>
          <w:lang w:eastAsia="sv-SE"/>
        </w:rPr>
        <w:t>sharedObject</w:t>
      </w:r>
      <w:proofErr w:type="spellEnd"/>
      <w:r w:rsidR="00DF617C" w:rsidRPr="0098259C">
        <w:rPr>
          <w:lang w:eastAsia="sv-SE"/>
        </w:rPr>
        <w:t xml:space="preserve">. As a result, FMUs that need a tool can </w:t>
      </w:r>
      <w:r w:rsidR="00DC5868" w:rsidRPr="0098259C">
        <w:rPr>
          <w:lang w:eastAsia="sv-SE"/>
        </w:rPr>
        <w:t>use a generic communication DLL, and the loading of DLLs is no longer FMU dependent.</w:t>
      </w:r>
    </w:p>
    <w:p w14:paraId="2D92FCF4" w14:textId="697422BF" w:rsidR="0050445E" w:rsidRDefault="0050445E" w:rsidP="006E60E6">
      <w:pPr>
        <w:pStyle w:val="Textkrper"/>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Textkrper"/>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Textkrper"/>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Textkrper"/>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 xml:space="preserve">The tool-specific unit-name can optionally be expressed as function of the 7 SI base units and the SI derived unit “rad”. It is then possible to check units when FMUs are </w:t>
      </w:r>
      <w:proofErr w:type="gramStart"/>
      <w:r w:rsidR="00882AC9" w:rsidRPr="0098259C">
        <w:rPr>
          <w:lang w:eastAsia="sv-SE"/>
        </w:rPr>
        <w:t>connected together</w:t>
      </w:r>
      <w:proofErr w:type="gramEnd"/>
      <w:r w:rsidR="00882AC9" w:rsidRPr="0098259C">
        <w:rPr>
          <w:lang w:eastAsia="sv-SE"/>
        </w:rPr>
        <w:t xml:space="preserve"> (without standardizing unit names), or to convert variable values that are provided in different units (for the same physical quantity).</w:t>
      </w:r>
    </w:p>
    <w:p w14:paraId="4B75C3D1" w14:textId="77777777" w:rsidR="00882AC9" w:rsidRPr="0098259C" w:rsidRDefault="00882AC9" w:rsidP="006E60E6">
      <w:pPr>
        <w:pStyle w:val="Textkrper"/>
        <w:numPr>
          <w:ilvl w:val="0"/>
          <w:numId w:val="45"/>
        </w:numPr>
        <w:rPr>
          <w:lang w:eastAsia="sv-SE"/>
        </w:rPr>
      </w:pPr>
      <w:r w:rsidRPr="0098259C">
        <w:rPr>
          <w:lang w:eastAsia="sv-SE"/>
        </w:rPr>
        <w:t>Enumerations have an arbitrary (but unique) mapping to integers (in FMI 1.0, the mapping was automatically to 1,</w:t>
      </w:r>
      <w:proofErr w:type="gramStart"/>
      <w:r w:rsidRPr="0098259C">
        <w:rPr>
          <w:lang w:eastAsia="sv-SE"/>
        </w:rPr>
        <w:t>2,3,...</w:t>
      </w:r>
      <w:proofErr w:type="gramEnd"/>
      <w:r w:rsidRPr="0098259C">
        <w:rPr>
          <w:lang w:eastAsia="sv-SE"/>
        </w:rPr>
        <w:t>).</w:t>
      </w:r>
    </w:p>
    <w:p w14:paraId="7FE60D8D" w14:textId="4B50D1DD" w:rsidR="00882AC9" w:rsidRPr="0098259C" w:rsidRDefault="004358D6" w:rsidP="006E60E6">
      <w:pPr>
        <w:pStyle w:val="Textkrper"/>
        <w:numPr>
          <w:ilvl w:val="0"/>
          <w:numId w:val="45"/>
        </w:numPr>
        <w:rPr>
          <w:lang w:eastAsia="sv-SE"/>
        </w:rPr>
      </w:pPr>
      <w:r>
        <w:rPr>
          <w:lang w:eastAsia="sv-SE"/>
        </w:rPr>
        <w:t>The</w:t>
      </w:r>
      <w:r w:rsidR="00882AC9" w:rsidRPr="0098259C">
        <w:rPr>
          <w:lang w:eastAsia="sv-SE"/>
        </w:rPr>
        <w:t xml:space="preserve"> alias/</w:t>
      </w:r>
      <w:proofErr w:type="spellStart"/>
      <w:r w:rsidR="0093038E">
        <w:rPr>
          <w:lang w:eastAsia="sv-SE"/>
        </w:rPr>
        <w:t>negated</w:t>
      </w:r>
      <w:r w:rsidR="00882AC9" w:rsidRPr="0098259C">
        <w:rPr>
          <w:lang w:eastAsia="sv-SE"/>
        </w:rPr>
        <w:t>Alias</w:t>
      </w:r>
      <w:proofErr w:type="spellEnd"/>
      <w:r w:rsidR="00882AC9" w:rsidRPr="0098259C">
        <w:rPr>
          <w:lang w:eastAsia="sv-SE"/>
        </w:rPr>
        <w:t xml:space="preserve"> variable definitions have been removed, to simplify the interface: If variables of the same base type (like </w:t>
      </w:r>
      <w:r w:rsidR="00140C25">
        <w:rPr>
          <w:rStyle w:val="CODE"/>
        </w:rPr>
        <w:t>fmi2</w:t>
      </w:r>
      <w:r w:rsidR="00882AC9" w:rsidRPr="0098259C">
        <w:rPr>
          <w:rStyle w:val="CODE"/>
        </w:rPr>
        <w:t>Real</w:t>
      </w:r>
      <w:r w:rsidR="00882AC9" w:rsidRPr="0098259C">
        <w:rPr>
          <w:lang w:eastAsia="sv-SE"/>
        </w:rPr>
        <w:t xml:space="preserve">) have the same </w:t>
      </w:r>
      <w:proofErr w:type="spellStart"/>
      <w:r w:rsidR="00882AC9" w:rsidRPr="0098259C">
        <w:rPr>
          <w:rFonts w:ascii="Courier New" w:hAnsi="Courier New" w:cs="Courier New"/>
          <w:lang w:eastAsia="sv-SE"/>
        </w:rPr>
        <w:t>valueReference</w:t>
      </w:r>
      <w:proofErr w:type="spellEnd"/>
      <w:r w:rsidR="00882AC9" w:rsidRPr="0098259C">
        <w:rPr>
          <w:lang w:eastAsia="sv-SE"/>
        </w:rPr>
        <w:t>, they have identical values. A simulation environment may ignore this completely (this was not possible in FMI 1.0</w:t>
      </w:r>
      <w:proofErr w:type="gramStart"/>
      <w:r w:rsidR="00882AC9" w:rsidRPr="0098259C">
        <w:rPr>
          <w:lang w:eastAsia="sv-SE"/>
        </w:rPr>
        <w:t>), or</w:t>
      </w:r>
      <w:proofErr w:type="gramEnd"/>
      <w:r w:rsidR="00882AC9" w:rsidRPr="0098259C">
        <w:rPr>
          <w:lang w:eastAsia="sv-SE"/>
        </w:rPr>
        <w:t xml:space="preserve"> can utilize this information to more efficiently store results on file.</w:t>
      </w:r>
    </w:p>
    <w:p w14:paraId="37A2D841" w14:textId="578196EF" w:rsidR="00B5129D" w:rsidRPr="0098259C" w:rsidRDefault="00B5129D" w:rsidP="006E60E6">
      <w:pPr>
        <w:pStyle w:val="Textkrper"/>
        <w:numPr>
          <w:ilvl w:val="0"/>
          <w:numId w:val="45"/>
        </w:numPr>
        <w:rPr>
          <w:lang w:eastAsia="sv-SE"/>
        </w:rPr>
      </w:pPr>
      <w:r w:rsidRPr="0098259C">
        <w:rPr>
          <w:lang w:eastAsia="sv-SE"/>
        </w:rPr>
        <w:t xml:space="preserve">When instantiating an FMU, the absolute path to the FMU resource directory is now reported also in Model Exchange, in order that the FMU can read </w:t>
      </w:r>
      <w:proofErr w:type="gramStart"/>
      <w:r w:rsidRPr="0098259C">
        <w:rPr>
          <w:lang w:eastAsia="sv-SE"/>
        </w:rPr>
        <w:t>all of</w:t>
      </w:r>
      <w:proofErr w:type="gramEnd"/>
      <w:r w:rsidRPr="0098259C">
        <w:rPr>
          <w:lang w:eastAsia="sv-SE"/>
        </w:rPr>
        <w:t xml:space="preserve"> its resources (</w:t>
      </w:r>
      <w:r w:rsidR="000061EF" w:rsidRPr="0098259C">
        <w:rPr>
          <w:lang w:eastAsia="sv-SE"/>
        </w:rPr>
        <w:t>for example</w:t>
      </w:r>
      <w:r w:rsidR="00B57054">
        <w:rPr>
          <w:lang w:eastAsia="sv-SE"/>
        </w:rPr>
        <w:t>,</w:t>
      </w:r>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Textkrper"/>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w:t>
      </w:r>
      <w:proofErr w:type="gramStart"/>
      <w:r w:rsidRPr="0098259C">
        <w:rPr>
          <w:lang w:eastAsia="sv-SE"/>
        </w:rPr>
        <w:t xml:space="preserve">in order </w:t>
      </w:r>
      <w:r w:rsidR="00651DCF">
        <w:rPr>
          <w:lang w:eastAsia="sv-SE"/>
        </w:rPr>
        <w:t>for</w:t>
      </w:r>
      <w:proofErr w:type="gramEnd"/>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be</w:t>
      </w:r>
      <w:r w:rsidRPr="0098259C">
        <w:rPr>
          <w:lang w:eastAsia="sv-SE"/>
        </w:rPr>
        <w:t xml:space="preserve"> (arbitrarily) selected by the simulation environment. This is essential, </w:t>
      </w:r>
      <w:r w:rsidR="009F2AEB" w:rsidRPr="0098259C">
        <w:rPr>
          <w:lang w:eastAsia="sv-SE"/>
        </w:rPr>
        <w:t>for example</w:t>
      </w:r>
      <w:r w:rsidR="00BE23DF">
        <w:rPr>
          <w:lang w:eastAsia="sv-SE"/>
        </w:rPr>
        <w:t>,</w:t>
      </w:r>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Textkrper"/>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Textkrper"/>
        <w:numPr>
          <w:ilvl w:val="1"/>
          <w:numId w:val="46"/>
        </w:numPr>
        <w:tabs>
          <w:tab w:val="clear" w:pos="1213"/>
        </w:tabs>
        <w:ind w:left="756" w:hanging="364"/>
        <w:rPr>
          <w:lang w:eastAsia="sv-SE"/>
        </w:rPr>
      </w:pPr>
      <w:r w:rsidRPr="0098259C">
        <w:rPr>
          <w:lang w:eastAsia="sv-SE"/>
        </w:rPr>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Textkrper"/>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523BA36B" w:rsidR="00A765AA" w:rsidRPr="0098259C" w:rsidRDefault="00DE46C4" w:rsidP="006E60E6">
      <w:pPr>
        <w:pStyle w:val="Textkrper"/>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partial derivatives of connected FMU</w:t>
      </w:r>
      <w:r w:rsidR="005C28DD">
        <w:rPr>
          <w:lang w:eastAsia="sv-SE"/>
        </w:rPr>
        <w:t>s</w:t>
      </w:r>
      <w:r w:rsidR="00882AC9" w:rsidRPr="0098259C">
        <w:rPr>
          <w:lang w:eastAsia="sv-SE"/>
        </w:rPr>
        <w:t xml:space="preserve"> </w:t>
      </w:r>
      <w:r w:rsidR="005C28DD">
        <w:rPr>
          <w:lang w:eastAsia="sv-SE"/>
        </w:rPr>
        <w:t>must</w:t>
      </w:r>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r w:rsidR="00BE23DF">
        <w:rPr>
          <w:lang w:eastAsia="sv-SE"/>
        </w:rPr>
        <w:t>,</w:t>
      </w:r>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Textkrper"/>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r w:rsidR="00BE23DF">
        <w:rPr>
          <w:lang w:eastAsia="sv-SE"/>
        </w:rPr>
        <w:t>,</w:t>
      </w:r>
      <w:r w:rsidRPr="0098259C">
        <w:rPr>
          <w:lang w:eastAsia="sv-SE"/>
        </w:rPr>
        <w:t xml:space="preserve"> to store the graphical layout of parameter menus. The </w:t>
      </w:r>
      <w:proofErr w:type="spellStart"/>
      <w:r w:rsidRPr="0098259C">
        <w:rPr>
          <w:rFonts w:ascii="Courier New" w:hAnsi="Courier New" w:cs="Courier New"/>
          <w:lang w:eastAsia="sv-SE"/>
        </w:rPr>
        <w:t>VendorAnnotations</w:t>
      </w:r>
      <w:proofErr w:type="spellEnd"/>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54F921A7" w:rsidR="00882AC9" w:rsidRPr="0098259C" w:rsidRDefault="00882AC9" w:rsidP="006E60E6">
      <w:pPr>
        <w:pStyle w:val="Textkrper"/>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r w:rsidR="00AB19CB">
        <w:rPr>
          <w:lang w:eastAsia="sv-SE"/>
        </w:rPr>
        <w:t>,</w:t>
      </w:r>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p>
    <w:p w14:paraId="1ABFD605" w14:textId="77777777" w:rsidR="00AB6914" w:rsidRPr="0098259C" w:rsidRDefault="00AB6914" w:rsidP="00AB6914">
      <w:pPr>
        <w:pStyle w:val="Appendix3"/>
      </w:pPr>
      <w:bookmarkStart w:id="330" w:name="_Toc55136532"/>
      <w:r w:rsidRPr="0098259C">
        <w:t>Main changes</w:t>
      </w:r>
      <w:bookmarkEnd w:id="330"/>
    </w:p>
    <w:p w14:paraId="4C823629" w14:textId="77777777" w:rsidR="00DE46C4" w:rsidRPr="0098259C" w:rsidRDefault="00DE46C4" w:rsidP="00DE46C4">
      <w:pPr>
        <w:pStyle w:val="Textkrper"/>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Textkrper"/>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Textkrper"/>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fmiModelTypes.h</w:t>
      </w:r>
      <w:proofErr w:type="spellEnd"/>
      <w:r w:rsidRPr="0098259C">
        <w:rPr>
          <w:lang w:eastAsia="sv-SE"/>
        </w:rPr>
        <w:t xml:space="preserve"> (in FMI for Model Exchange) has been renamed to </w:t>
      </w:r>
      <w:proofErr w:type="gramStart"/>
      <w:r w:rsidR="00140C25">
        <w:rPr>
          <w:lang w:eastAsia="sv-SE"/>
        </w:rPr>
        <w:t>fmi2</w:t>
      </w:r>
      <w:r w:rsidR="00950F8C">
        <w:rPr>
          <w:lang w:eastAsia="sv-SE"/>
        </w:rPr>
        <w:t xml:space="preserve">TypesPlatform.h </w:t>
      </w:r>
      <w:r w:rsidRPr="0098259C">
        <w:rPr>
          <w:lang w:eastAsia="sv-SE"/>
        </w:rPr>
        <w:t xml:space="preserve"> (</w:t>
      </w:r>
      <w:proofErr w:type="gramEnd"/>
      <w:r w:rsidRPr="0098259C">
        <w:rPr>
          <w:lang w:eastAsia="sv-SE"/>
        </w:rPr>
        <w:t>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fmiModelFunctions.h</w:t>
      </w:r>
      <w:proofErr w:type="spellEnd"/>
      <w:r w:rsidRPr="0098259C">
        <w:rPr>
          <w:lang w:eastAsia="sv-SE"/>
        </w:rPr>
        <w:t xml:space="preserve">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w:t>
      </w:r>
      <w:proofErr w:type="spellStart"/>
      <w:r w:rsidR="00C44FA0" w:rsidRPr="0098259C">
        <w:t>sharedObject</w:t>
      </w:r>
      <w:proofErr w:type="spellEnd"/>
      <w:r w:rsidR="00C44FA0" w:rsidRPr="0098259C">
        <w:t xml:space="preserve">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 xml:space="preserve">In FMI 1.0 for Model Exchange the </w:t>
      </w:r>
      <w:proofErr w:type="spellStart"/>
      <w:r w:rsidRPr="0098259C">
        <w:rPr>
          <w:lang w:eastAsia="sv-SE"/>
        </w:rPr>
        <w:t>fmiModelDescription.version</w:t>
      </w:r>
      <w:proofErr w:type="spellEnd"/>
      <w:r w:rsidRPr="0098259C">
        <w:rPr>
          <w:lang w:eastAsia="sv-SE"/>
        </w:rPr>
        <w:t xml:space="preserve"> was defined as string, whereas in Co-Simulation it was defined as integer. This has been changed, so that version is a string.</w:t>
      </w:r>
    </w:p>
    <w:p w14:paraId="0CD292B0" w14:textId="77777777" w:rsidR="004E5FEC" w:rsidRPr="0098259C" w:rsidRDefault="004E5FEC" w:rsidP="00357344">
      <w:pPr>
        <w:pStyle w:val="Textkrper"/>
        <w:spacing w:before="360"/>
        <w:rPr>
          <w:b/>
          <w:lang w:eastAsia="sv-SE"/>
        </w:rPr>
      </w:pPr>
      <w:r w:rsidRPr="0098259C">
        <w:rPr>
          <w:b/>
          <w:lang w:eastAsia="sv-SE"/>
        </w:rPr>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r w:rsidR="00EE67B7">
        <w:rPr>
          <w:lang w:eastAsia="sv-SE"/>
        </w:rPr>
        <w:t>,</w:t>
      </w:r>
      <w:r w:rsidRPr="0098259C">
        <w:rPr>
          <w:lang w:eastAsia="sv-SE"/>
        </w:rPr>
        <w:t xml:space="preserve"> all common definitions have been placed in the new chapter 2).</w:t>
      </w:r>
    </w:p>
    <w:p w14:paraId="3B72CF58" w14:textId="77777777" w:rsidR="004E5FEC" w:rsidRPr="0098259C" w:rsidRDefault="004E5FEC" w:rsidP="00357344">
      <w:pPr>
        <w:pStyle w:val="Textkrper"/>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Element “</w:t>
      </w:r>
      <w:proofErr w:type="spellStart"/>
      <w:r w:rsidRPr="0098259C">
        <w:rPr>
          <w:lang w:eastAsia="sv-SE"/>
        </w:rPr>
        <w:t>fmiModelDescription.Implementation</w:t>
      </w:r>
      <w:proofErr w:type="spellEnd"/>
      <w:r w:rsidRPr="0098259C">
        <w:rPr>
          <w:lang w:eastAsia="sv-SE"/>
        </w:rPr>
        <w:t xml:space="preserve">”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w:t>
      </w:r>
      <w:proofErr w:type="spellStart"/>
      <w:r w:rsidRPr="0098259C">
        <w:rPr>
          <w:lang w:eastAsia="sv-SE"/>
        </w:rPr>
        <w:t>fmiModelDescription</w:t>
      </w:r>
      <w:proofErr w:type="spellEnd"/>
      <w:r w:rsidRPr="0098259C">
        <w:rPr>
          <w:lang w:eastAsia="sv-SE"/>
        </w:rPr>
        <w:t>: “</w:t>
      </w:r>
      <w:proofErr w:type="spellStart"/>
      <w:r w:rsidRPr="0098259C">
        <w:rPr>
          <w:lang w:eastAsia="sv-SE"/>
        </w:rPr>
        <w:t>ModelExchange</w:t>
      </w:r>
      <w:proofErr w:type="spellEnd"/>
      <w:r w:rsidRPr="0098259C">
        <w:rPr>
          <w:lang w:eastAsia="sv-SE"/>
        </w:rPr>
        <w:t>” and “</w:t>
      </w:r>
      <w:proofErr w:type="spellStart"/>
      <w:r w:rsidRPr="0098259C">
        <w:rPr>
          <w:lang w:eastAsia="sv-SE"/>
        </w:rPr>
        <w:t>CoSimulation</w:t>
      </w:r>
      <w:proofErr w:type="spellEnd"/>
      <w:r w:rsidRPr="0098259C">
        <w:rPr>
          <w:lang w:eastAsia="sv-SE"/>
        </w:rPr>
        <w:t>”.</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for </w:t>
      </w:r>
      <w:proofErr w:type="spellStart"/>
      <w:r w:rsidR="00B5129D" w:rsidRPr="0098259C">
        <w:rPr>
          <w:rFonts w:ascii="Courier New" w:hAnsi="Courier New" w:cs="Courier New"/>
          <w:lang w:eastAsia="sv-SE"/>
        </w:rPr>
        <w:t>CoSimulation</w:t>
      </w:r>
      <w:proofErr w:type="spellEnd"/>
      <w:r w:rsidR="00B5129D" w:rsidRPr="0098259C">
        <w:rPr>
          <w:lang w:eastAsia="sv-SE"/>
        </w:rPr>
        <w:t>, such as</w:t>
      </w:r>
      <w:r w:rsidRPr="0098259C">
        <w:rPr>
          <w:lang w:eastAsia="sv-SE"/>
        </w:rPr>
        <w:t xml:space="preserve"> </w:t>
      </w:r>
      <w:proofErr w:type="spellStart"/>
      <w:r w:rsidRPr="0098259C">
        <w:rPr>
          <w:rFonts w:ascii="Courier New" w:hAnsi="Courier New" w:cs="Courier New"/>
          <w:lang w:eastAsia="sv-SE"/>
        </w:rPr>
        <w:t>canGetAndSetFMUstate</w:t>
      </w:r>
      <w:proofErr w:type="spellEnd"/>
      <w:r w:rsidRPr="0098259C">
        <w:rPr>
          <w:lang w:eastAsia="sv-SE"/>
        </w:rPr>
        <w:t xml:space="preserve">, </w:t>
      </w:r>
      <w:proofErr w:type="spellStart"/>
      <w:r w:rsidRPr="0098259C">
        <w:rPr>
          <w:rFonts w:ascii="Courier New" w:hAnsi="Courier New" w:cs="Courier New"/>
          <w:lang w:eastAsia="sv-SE"/>
        </w:rPr>
        <w:t>canSerializeFMUstate</w:t>
      </w:r>
      <w:proofErr w:type="spellEnd"/>
      <w:r w:rsidR="00EE67B7">
        <w:rPr>
          <w:rFonts w:cs="Arial"/>
          <w:lang w:eastAsia="sv-SE"/>
        </w:rPr>
        <w:t>,</w:t>
      </w:r>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proofErr w:type="spellStart"/>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proofErr w:type="spellEnd"/>
      <w:r w:rsidR="00B5129D" w:rsidRPr="0098259C">
        <w:rPr>
          <w:lang w:eastAsia="sv-SE"/>
        </w:rPr>
        <w:t xml:space="preserve"> has been moved from an </w:t>
      </w:r>
      <w:proofErr w:type="spellStart"/>
      <w:r w:rsidR="00B5129D" w:rsidRPr="0098259C">
        <w:rPr>
          <w:rFonts w:ascii="Courier New" w:hAnsi="Courier New" w:cs="Courier New"/>
          <w:lang w:eastAsia="sv-SE"/>
        </w:rPr>
        <w:t>fmiModelDescription</w:t>
      </w:r>
      <w:proofErr w:type="spellEnd"/>
      <w:r w:rsidR="00B5129D" w:rsidRPr="0098259C">
        <w:rPr>
          <w:lang w:eastAsia="sv-SE"/>
        </w:rPr>
        <w:t xml:space="preserve"> attribute to an attribute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w:t>
      </w:r>
      <w:r w:rsidR="009D546F">
        <w:rPr>
          <w:lang w:eastAsia="sv-SE"/>
        </w:rPr>
        <w:t xml:space="preserve"> in</w:t>
      </w:r>
      <w:r w:rsidR="00B5129D" w:rsidRPr="0098259C">
        <w:rPr>
          <w:lang w:eastAsia="sv-SE"/>
        </w:rPr>
        <w:t xml:space="preserve">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This allows providing different identifiers, and then an FMU may contain both distribution types with different DLL names (which correspond to the </w:t>
      </w:r>
      <w:proofErr w:type="spellStart"/>
      <w:r w:rsidR="00B5129D" w:rsidRPr="0098259C">
        <w:rPr>
          <w:rFonts w:ascii="Courier New" w:hAnsi="Courier New" w:cs="Courier New"/>
          <w:lang w:eastAsia="sv-SE"/>
        </w:rPr>
        <w:t>modelIdentifier</w:t>
      </w:r>
      <w:proofErr w:type="spellEnd"/>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proofErr w:type="spellStart"/>
      <w:r w:rsidR="00B5129D" w:rsidRPr="0098259C">
        <w:rPr>
          <w:rFonts w:ascii="Courier New" w:hAnsi="Courier New" w:cs="Courier New"/>
          <w:lang w:eastAsia="sv-SE"/>
        </w:rPr>
        <w:t>needsExecutionTool</w:t>
      </w:r>
      <w:proofErr w:type="spellEnd"/>
      <w:r w:rsidR="00B5129D" w:rsidRPr="0098259C">
        <w:rPr>
          <w:lang w:eastAsia="sv-SE"/>
        </w:rPr>
        <w:t xml:space="preserve"> has been introduced both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in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w:t>
      </w:r>
      <w:proofErr w:type="gramStart"/>
      <w:r w:rsidR="00B5129D" w:rsidRPr="0098259C">
        <w:rPr>
          <w:lang w:eastAsia="sv-SE"/>
        </w:rPr>
        <w:t>in order to</w:t>
      </w:r>
      <w:proofErr w:type="gramEnd"/>
      <w:r w:rsidR="00B5129D" w:rsidRPr="0098259C">
        <w:rPr>
          <w:lang w:eastAsia="sv-SE"/>
        </w:rPr>
        <w:t xml:space="preserve"> define whether a tool is needed to execute the FMU. The previous elements in </w:t>
      </w:r>
      <w:proofErr w:type="spellStart"/>
      <w:r w:rsidR="00B5129D" w:rsidRPr="0098259C">
        <w:rPr>
          <w:rFonts w:ascii="Courier New" w:hAnsi="Courier New" w:cs="Courier New"/>
          <w:lang w:eastAsia="sv-SE"/>
        </w:rPr>
        <w:t>CoSimulation_Tool</w:t>
      </w:r>
      <w:proofErr w:type="spellEnd"/>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 xml:space="preserve">The state machines of </w:t>
      </w:r>
      <w:proofErr w:type="spellStart"/>
      <w:r>
        <w:rPr>
          <w:lang w:eastAsia="sv-SE"/>
        </w:rPr>
        <w:t>ModelExchange</w:t>
      </w:r>
      <w:proofErr w:type="spellEnd"/>
      <w:r>
        <w:rPr>
          <w:lang w:eastAsia="sv-SE"/>
        </w:rPr>
        <w:t xml:space="preserve"> and </w:t>
      </w:r>
      <w:proofErr w:type="spellStart"/>
      <w:r>
        <w:rPr>
          <w:lang w:eastAsia="sv-SE"/>
        </w:rPr>
        <w:t>CoSimulation</w:t>
      </w:r>
      <w:proofErr w:type="spellEnd"/>
      <w:r>
        <w:rPr>
          <w:lang w:eastAsia="sv-SE"/>
        </w:rPr>
        <w:t xml:space="preserve">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proofErr w:type="spellStart"/>
      <w:r w:rsidRPr="0098259C">
        <w:rPr>
          <w:rFonts w:ascii="Courier New" w:hAnsi="Courier New" w:cs="Courier New"/>
          <w:lang w:eastAsia="sv-SE"/>
        </w:rPr>
        <w:t>LogCategory</w:t>
      </w:r>
      <w:proofErr w:type="spellEnd"/>
      <w:r w:rsidRPr="0098259C">
        <w:rPr>
          <w:lang w:eastAsia="sv-SE"/>
        </w:rPr>
        <w:t xml:space="preserve"> </w:t>
      </w:r>
      <w:r w:rsidR="00B13060" w:rsidRPr="0098259C">
        <w:rPr>
          <w:lang w:eastAsia="sv-SE"/>
        </w:rPr>
        <w:t xml:space="preserve">was </w:t>
      </w:r>
      <w:r w:rsidRPr="0098259C">
        <w:rPr>
          <w:lang w:eastAsia="sv-SE"/>
        </w:rPr>
        <w:t xml:space="preserve">introduced in </w:t>
      </w:r>
      <w:proofErr w:type="spellStart"/>
      <w:r w:rsidRPr="0098259C">
        <w:rPr>
          <w:rFonts w:ascii="Courier New" w:hAnsi="Courier New" w:cs="Courier New"/>
          <w:lang w:eastAsia="sv-SE"/>
        </w:rPr>
        <w:t>fmiModelDescription</w:t>
      </w:r>
      <w:proofErr w:type="spellEnd"/>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proofErr w:type="spellStart"/>
      <w:r w:rsidR="00B13060" w:rsidRPr="0098259C">
        <w:rPr>
          <w:rFonts w:ascii="Courier New" w:hAnsi="Courier New" w:cs="Courier New"/>
          <w:lang w:eastAsia="sv-SE"/>
        </w:rPr>
        <w:t>logEvent</w:t>
      </w:r>
      <w:proofErr w:type="spellEnd"/>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proofErr w:type="spellStart"/>
      <w:r w:rsidR="0035083F" w:rsidRPr="0098259C">
        <w:rPr>
          <w:rFonts w:ascii="Courier New" w:hAnsi="Courier New" w:cs="Courier New"/>
          <w:lang w:eastAsia="sv-SE"/>
        </w:rPr>
        <w:t>LogCategory</w:t>
      </w:r>
      <w:proofErr w:type="spellEnd"/>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proofErr w:type="spellStart"/>
      <w:r w:rsidRPr="0098259C">
        <w:rPr>
          <w:rFonts w:ascii="Courier New" w:hAnsi="Courier New" w:cs="Courier New"/>
          <w:lang w:eastAsia="sv-SE"/>
        </w:rPr>
        <w:t>ScalarVariable</w:t>
      </w:r>
      <w:proofErr w:type="spellEnd"/>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5B56F32E"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 xml:space="preserve">for </w:t>
      </w:r>
      <w:proofErr w:type="gramStart"/>
      <w:r w:rsidR="000061EF" w:rsidRPr="0098259C">
        <w:rPr>
          <w:lang w:eastAsia="sv-SE"/>
        </w:rPr>
        <w:t>example</w:t>
      </w:r>
      <w:r w:rsidR="00EE67B7">
        <w:rPr>
          <w:lang w:eastAsia="sv-SE"/>
        </w:rPr>
        <w:t>,</w:t>
      </w:r>
      <w:r w:rsidR="000061EF" w:rsidRPr="0098259C">
        <w:rPr>
          <w:lang w:eastAsia="sv-SE"/>
        </w:rPr>
        <w:t xml:space="preserve"> </w:t>
      </w:r>
      <w:r w:rsidR="00FC2D9E" w:rsidRPr="0098259C">
        <w:rPr>
          <w:lang w:eastAsia="sv-SE"/>
        </w:rPr>
        <w:t xml:space="preserve"> an</w:t>
      </w:r>
      <w:proofErr w:type="gramEnd"/>
      <w:r w:rsidR="00FC2D9E" w:rsidRPr="0098259C">
        <w:rPr>
          <w:lang w:eastAsia="sv-SE"/>
        </w:rPr>
        <w:t xml:space="preserve"> “element event handler” </w:t>
      </w:r>
      <w:r w:rsidR="00EE67B7">
        <w:rPr>
          <w:lang w:eastAsia="sv-SE"/>
        </w:rPr>
        <w:t xml:space="preserve">is no longer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proofErr w:type="spellStart"/>
      <w:r w:rsidR="008132D2" w:rsidRPr="0098259C">
        <w:rPr>
          <w:rStyle w:val="CODE"/>
        </w:rPr>
        <w:t>DirectDependency</w:t>
      </w:r>
      <w:proofErr w:type="spellEnd"/>
      <w:r w:rsidR="008132D2" w:rsidRPr="0098259C">
        <w:rPr>
          <w:lang w:eastAsia="sv-SE"/>
        </w:rPr>
        <w:t xml:space="preserve"> in </w:t>
      </w:r>
      <w:proofErr w:type="spellStart"/>
      <w:r w:rsidR="008132D2" w:rsidRPr="0098259C">
        <w:rPr>
          <w:rStyle w:val="CODE"/>
        </w:rPr>
        <w:t>ScalarVariable</w:t>
      </w:r>
      <w:proofErr w:type="spellEnd"/>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proofErr w:type="spellStart"/>
      <w:r w:rsidR="00EF1A41" w:rsidRPr="00651DCF">
        <w:rPr>
          <w:rStyle w:val="CODE"/>
        </w:rPr>
        <w:t>InputDependency</w:t>
      </w:r>
      <w:proofErr w:type="spellEnd"/>
      <w:r w:rsidR="00EF1A41" w:rsidRPr="0098259C">
        <w:rPr>
          <w:lang w:eastAsia="sv-SE"/>
        </w:rPr>
        <w:t xml:space="preserve"> attribute inside </w:t>
      </w:r>
      <w:r w:rsidR="005E26FE">
        <w:rPr>
          <w:lang w:eastAsia="sv-SE"/>
        </w:rPr>
        <w:t>&lt;</w:t>
      </w:r>
      <w:proofErr w:type="spellStart"/>
      <w:r w:rsidR="00EF1A41" w:rsidRPr="00651DCF">
        <w:rPr>
          <w:rStyle w:val="CODE"/>
        </w:rPr>
        <w:t>fmiModelDescription</w:t>
      </w:r>
      <w:proofErr w:type="spellEnd"/>
      <w:r w:rsidR="005E26FE">
        <w:rPr>
          <w:rStyle w:val="CODE"/>
        </w:rPr>
        <w:t>&gt;&lt;</w:t>
      </w:r>
      <w:proofErr w:type="spellStart"/>
      <w:r w:rsidR="00EF1A41" w:rsidRPr="00651DCF">
        <w:rPr>
          <w:rStyle w:val="CODE"/>
        </w:rPr>
        <w:t>ModelStructure</w:t>
      </w:r>
      <w:proofErr w:type="spellEnd"/>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 xml:space="preserve">ComponentEnvironment </w:t>
      </w:r>
      <w:proofErr w:type="spellStart"/>
      <w:r w:rsidRPr="0098259C">
        <w:rPr>
          <w:rStyle w:val="CODE"/>
        </w:rPr>
        <w:t>componentEnvironment</w:t>
      </w:r>
      <w:proofErr w:type="spellEnd"/>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r w:rsidR="00EE67B7">
        <w:rPr>
          <w:lang w:eastAsia="sv-SE"/>
        </w:rPr>
        <w:t>,</w:t>
      </w:r>
      <w:r w:rsidRPr="0098259C">
        <w:rPr>
          <w:lang w:eastAsia="sv-SE"/>
        </w:rPr>
        <w:t xml:space="preserve"> to transform a </w:t>
      </w:r>
      <w:proofErr w:type="spellStart"/>
      <w:r w:rsidRPr="0098259C">
        <w:rPr>
          <w:rStyle w:val="CODE"/>
        </w:rPr>
        <w:t>valueReference</w:t>
      </w:r>
      <w:proofErr w:type="spellEnd"/>
      <w:r w:rsidRPr="0098259C">
        <w:rPr>
          <w:lang w:eastAsia="sv-SE"/>
        </w:rPr>
        <w:t xml:space="preserve"> in the log message to a variable name.</w:t>
      </w:r>
    </w:p>
    <w:p w14:paraId="1CA32CF9" w14:textId="31BC21B9"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D2781E">
        <w:rPr>
          <w:rStyle w:val="CODE"/>
        </w:rPr>
        <w:t>fmi2</w:t>
      </w:r>
      <w:r w:rsidRPr="00D2781E">
        <w:rPr>
          <w:rStyle w:val="COD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proofErr w:type="spellStart"/>
      <w:r w:rsidR="009E1772" w:rsidRPr="0098259C">
        <w:rPr>
          <w:rFonts w:ascii="Courier New" w:hAnsi="Courier New" w:cs="Courier New"/>
          <w:lang w:eastAsia="sv-SE"/>
        </w:rPr>
        <w:t>TypeDefinition</w:t>
      </w:r>
      <w:proofErr w:type="spellEnd"/>
      <w:r w:rsidR="009E1772" w:rsidRPr="0098259C">
        <w:rPr>
          <w:lang w:eastAsia="sv-SE"/>
        </w:rPr>
        <w:t xml:space="preserve"> have been removed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w:t>
      </w:r>
      <w:proofErr w:type="spellStart"/>
      <w:r w:rsidRPr="0098259C">
        <w:rPr>
          <w:lang w:eastAsia="sv-SE"/>
        </w:rPr>
        <w:t>fmiFunctions.h</w:t>
      </w:r>
      <w:proofErr w:type="spellEnd"/>
      <w:r w:rsidRPr="0098259C">
        <w:rPr>
          <w:lang w:eastAsia="sv-SE"/>
        </w:rPr>
        <w:t xml:space="preserve"> is split into 2 header files,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and </w:t>
      </w:r>
      <w:r w:rsidR="00140C25" w:rsidRPr="00D2781E">
        <w:rPr>
          <w:rFonts w:ascii="Courier New" w:hAnsi="Courier New" w:cs="Courier New"/>
          <w:lang w:eastAsia="sv-SE"/>
        </w:rPr>
        <w:t>fmi2</w:t>
      </w:r>
      <w:r w:rsidRPr="00D2781E">
        <w:rPr>
          <w:rFonts w:ascii="Courier New" w:hAnsi="Courier New" w:cs="Courier New"/>
          <w:lang w:eastAsia="sv-SE"/>
        </w:rPr>
        <w:t>Functions.h</w:t>
      </w:r>
      <w:r w:rsidRPr="0098259C">
        <w:rPr>
          <w:lang w:eastAsia="sv-SE"/>
        </w:rPr>
        <w:t xml:space="preserve">, </w:t>
      </w:r>
      <w:proofErr w:type="gramStart"/>
      <w:r w:rsidRPr="0098259C">
        <w:rPr>
          <w:lang w:eastAsia="sv-SE"/>
        </w:rPr>
        <w:t>in order to</w:t>
      </w:r>
      <w:proofErr w:type="gramEnd"/>
      <w:r w:rsidRPr="0098259C">
        <w:rPr>
          <w:lang w:eastAsia="sv-SE"/>
        </w:rPr>
        <w:t xml:space="preserve"> simplify the dynamic loading of an FMU (the typedefs of the function prototypes defined in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can be used to type case the function pointers of the dynamic loading).</w:t>
      </w:r>
    </w:p>
    <w:p w14:paraId="329AAC26" w14:textId="32E4EFBD"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proofErr w:type="spellStart"/>
      <w:r w:rsidRPr="0098259C">
        <w:rPr>
          <w:rFonts w:ascii="Courier New" w:hAnsi="Courier New" w:cs="Courier New"/>
          <w:lang w:eastAsia="sv-SE"/>
        </w:rPr>
        <w:t>fmiResetModel</w:t>
      </w:r>
      <w:proofErr w:type="spellEnd"/>
      <w:r w:rsidRPr="0098259C">
        <w:rPr>
          <w:lang w:eastAsia="sv-SE"/>
        </w:rPr>
        <w:t xml:space="preserve"> is added. </w:t>
      </w:r>
      <w:proofErr w:type="gramStart"/>
      <w:r w:rsidRPr="0098259C">
        <w:rPr>
          <w:lang w:eastAsia="sv-SE"/>
        </w:rPr>
        <w:t>Instead</w:t>
      </w:r>
      <w:proofErr w:type="gramEnd"/>
      <w:r w:rsidRPr="0098259C">
        <w:rPr>
          <w:lang w:eastAsia="sv-SE"/>
        </w:rPr>
        <w:t xml:space="preserve">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EE265D">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r w:rsidR="00424DB3">
        <w:rPr>
          <w:lang w:eastAsia="sv-SE"/>
        </w:rPr>
        <w:t>,</w:t>
      </w:r>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proofErr w:type="spellStart"/>
      <w:r w:rsidR="00802A13" w:rsidRPr="0098259C">
        <w:rPr>
          <w:rFonts w:ascii="Courier New" w:hAnsi="Courier New" w:cs="Courier New"/>
          <w:lang w:eastAsia="sv-SE"/>
        </w:rPr>
        <w:t>canGetAndSetFMUstate</w:t>
      </w:r>
      <w:proofErr w:type="spellEnd"/>
      <w:r w:rsidR="00802A13" w:rsidRPr="0098259C">
        <w:rPr>
          <w:lang w:eastAsia="sv-SE"/>
        </w:rPr>
        <w:t xml:space="preserve">, </w:t>
      </w:r>
      <w:proofErr w:type="spellStart"/>
      <w:r w:rsidR="00802A13" w:rsidRPr="0098259C">
        <w:rPr>
          <w:rFonts w:ascii="Courier New" w:hAnsi="Courier New" w:cs="Courier New"/>
          <w:lang w:eastAsia="sv-SE"/>
        </w:rPr>
        <w:t>canSerializeFMUstate</w:t>
      </w:r>
      <w:proofErr w:type="spellEnd"/>
      <w:r w:rsidR="00802A13" w:rsidRPr="0098259C">
        <w:rPr>
          <w:lang w:eastAsia="sv-SE"/>
        </w:rPr>
        <w:t xml:space="preserve">) </w:t>
      </w:r>
      <w:proofErr w:type="gramStart"/>
      <w:r w:rsidR="00802A13" w:rsidRPr="0098259C">
        <w:rPr>
          <w:lang w:eastAsia="sv-SE"/>
        </w:rPr>
        <w:t>in order to</w:t>
      </w:r>
      <w:proofErr w:type="gramEnd"/>
      <w:r w:rsidR="00802A13" w:rsidRPr="0098259C">
        <w:rPr>
          <w:lang w:eastAsia="sv-SE"/>
        </w:rPr>
        <w:t xml:space="preserve">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xml:space="preserve">, </w:t>
      </w:r>
      <w:proofErr w:type="gramStart"/>
      <w:r w:rsidRPr="0098259C">
        <w:rPr>
          <w:lang w:eastAsia="sv-SE"/>
        </w:rPr>
        <w:t>in order</w:t>
      </w:r>
      <w:r w:rsidR="00651DCF">
        <w:rPr>
          <w:lang w:eastAsia="sv-SE"/>
        </w:rPr>
        <w:t xml:space="preserve"> for</w:t>
      </w:r>
      <w:proofErr w:type="gramEnd"/>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proofErr w:type="spellStart"/>
      <w:r w:rsidRPr="0098259C">
        <w:rPr>
          <w:rFonts w:ascii="Courier New" w:hAnsi="Courier New" w:cs="Courier New"/>
          <w:lang w:eastAsia="sv-SE"/>
        </w:rPr>
        <w:t>fmiBoolean</w:t>
      </w:r>
      <w:proofErr w:type="spellEnd"/>
      <w:r w:rsidRPr="0098259C">
        <w:rPr>
          <w:lang w:eastAsia="sv-SE"/>
        </w:rPr>
        <w:t xml:space="preserve"> in </w:t>
      </w:r>
      <w:proofErr w:type="spellStart"/>
      <w:proofErr w:type="gramStart"/>
      <w:r w:rsidR="00950F8C">
        <w:rPr>
          <w:rStyle w:val="CODE"/>
        </w:rPr>
        <w:t>fmiTypesPlatform.h</w:t>
      </w:r>
      <w:proofErr w:type="spellEnd"/>
      <w:r w:rsidR="00950F8C">
        <w:rPr>
          <w:rStyle w:val="CODE"/>
        </w:rPr>
        <w:t xml:space="preserve"> </w:t>
      </w:r>
      <w:r w:rsidRPr="0098259C">
        <w:rPr>
          <w:lang w:eastAsia="sv-SE"/>
        </w:rPr>
        <w:t xml:space="preserve"> for</w:t>
      </w:r>
      <w:proofErr w:type="gramEnd"/>
      <w:r w:rsidRPr="0098259C">
        <w:rPr>
          <w:lang w:eastAsia="sv-SE"/>
        </w:rPr>
        <w:t xml:space="preserve">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r w:rsidR="00424DB3">
        <w:rPr>
          <w:lang w:eastAsia="sv-SE"/>
        </w:rPr>
        <w:t>,</w:t>
      </w:r>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proofErr w:type="spellStart"/>
      <w:r w:rsidRPr="0098259C">
        <w:rPr>
          <w:rFonts w:ascii="Courier New" w:hAnsi="Courier New" w:cs="Courier New"/>
          <w:lang w:eastAsia="sv-SE"/>
        </w:rPr>
        <w:t>fmiComponent</w:t>
      </w:r>
      <w:proofErr w:type="spellEnd"/>
      <w:r w:rsidRPr="0098259C">
        <w:rPr>
          <w:lang w:eastAsia="sv-SE"/>
        </w:rPr>
        <w:t xml:space="preserve"> in function pointer </w:t>
      </w:r>
      <w:proofErr w:type="spellStart"/>
      <w:r w:rsidRPr="0098259C">
        <w:rPr>
          <w:rFonts w:ascii="Courier New" w:hAnsi="Courier New" w:cs="Courier New"/>
          <w:lang w:eastAsia="sv-SE"/>
        </w:rPr>
        <w:t>stepFinished</w:t>
      </w:r>
      <w:proofErr w:type="spellEnd"/>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proofErr w:type="spellStart"/>
      <w:r w:rsidRPr="0098259C">
        <w:rPr>
          <w:rFonts w:ascii="Courier New" w:hAnsi="Courier New" w:cs="Courier New"/>
          <w:lang w:eastAsia="sv-SE"/>
        </w:rPr>
        <w:t>stepFinished</w:t>
      </w:r>
      <w:proofErr w:type="spellEnd"/>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 xml:space="preserve">In section 2.3 it is now stated, that the FMU must include all referenced resources. This means especially that for Microsoft </w:t>
      </w:r>
      <w:proofErr w:type="spellStart"/>
      <w:r w:rsidRPr="0098259C">
        <w:rPr>
          <w:lang w:eastAsia="sv-SE"/>
        </w:rPr>
        <w:t>VisualStudio</w:t>
      </w:r>
      <w:proofErr w:type="spellEnd"/>
      <w:r w:rsidRPr="0098259C">
        <w:rPr>
          <w:lang w:eastAsia="sv-SE"/>
        </w:rPr>
        <w:t xml:space="preserve"> the option “MT” </w:t>
      </w:r>
      <w:proofErr w:type="gramStart"/>
      <w:r w:rsidRPr="0098259C">
        <w:rPr>
          <w:lang w:eastAsia="sv-SE"/>
        </w:rPr>
        <w:t>has to</w:t>
      </w:r>
      <w:proofErr w:type="gramEnd"/>
      <w:r w:rsidRPr="0098259C">
        <w:rPr>
          <w:lang w:eastAsia="sv-SE"/>
        </w:rPr>
        <w:t xml:space="preserve"> be used when constructing a DLL in order to include the run-time environment of </w:t>
      </w:r>
      <w:proofErr w:type="spellStart"/>
      <w:r w:rsidRPr="0098259C">
        <w:rPr>
          <w:lang w:eastAsia="sv-SE"/>
        </w:rPr>
        <w:t>VisualStudio</w:t>
      </w:r>
      <w:proofErr w:type="spellEnd"/>
      <w:r w:rsidRPr="0098259C">
        <w:rPr>
          <w:lang w:eastAsia="sv-SE"/>
        </w:rPr>
        <w:t xml:space="preserve"> in the DLL.</w:t>
      </w:r>
    </w:p>
    <w:p w14:paraId="65EF34BA" w14:textId="69D732EB" w:rsidR="004330BC" w:rsidRDefault="004330BC" w:rsidP="004865EB">
      <w:pPr>
        <w:pStyle w:val="BulletItemFirst"/>
        <w:spacing w:before="120"/>
        <w:ind w:left="238" w:hanging="238"/>
        <w:rPr>
          <w:lang w:eastAsia="sv-SE"/>
        </w:rPr>
      </w:pPr>
      <w:r>
        <w:rPr>
          <w:lang w:eastAsia="sv-SE"/>
        </w:rPr>
        <w:t>Fixing ticket #75:</w:t>
      </w:r>
      <w:r>
        <w:rPr>
          <w:lang w:eastAsia="sv-SE"/>
        </w:rPr>
        <w:br/>
      </w:r>
      <w:r w:rsidR="006F33C5">
        <w:rPr>
          <w:lang w:eastAsia="sv-SE"/>
        </w:rPr>
        <w:t xml:space="preserve">Since states are now explicitly defined in the xml-file, function </w:t>
      </w:r>
      <w:proofErr w:type="spellStart"/>
      <w:r w:rsidR="006F33C5" w:rsidRPr="004865EB">
        <w:rPr>
          <w:rStyle w:val="CODE"/>
        </w:rPr>
        <w:t>fmiGetStateValueReferences</w:t>
      </w:r>
      <w:proofErr w:type="spellEnd"/>
      <w:r w:rsidR="006F33C5">
        <w:rPr>
          <w:lang w:eastAsia="sv-SE"/>
        </w:rPr>
        <w:t xml:space="preserve"> is no longer needed, as well as the special type </w:t>
      </w:r>
      <w:proofErr w:type="spellStart"/>
      <w:r w:rsidR="006F33C5" w:rsidRPr="004865EB">
        <w:rPr>
          <w:rStyle w:val="CODE"/>
        </w:rPr>
        <w:t>fmiUndefinedValueReference</w:t>
      </w:r>
      <w:proofErr w:type="spellEnd"/>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proofErr w:type="spellStart"/>
      <w:r w:rsidRPr="00AE2A4F">
        <w:rPr>
          <w:rStyle w:val="CODE"/>
        </w:rPr>
        <w:t>noSetFMUStatePriorToCurrentPoint</w:t>
      </w:r>
      <w:proofErr w:type="spellEnd"/>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0EF236C5"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D2781E">
        <w:rPr>
          <w:rStyle w:val="CODE"/>
        </w:rPr>
        <w:t>fmi2</w:t>
      </w:r>
      <w:r w:rsidRPr="00D2781E">
        <w:rPr>
          <w:rStyle w:val="CODE"/>
        </w:rPr>
        <w:t>TypesPlatform.h</w:t>
      </w:r>
      <w:r>
        <w:rPr>
          <w:lang w:eastAsia="sv-SE"/>
        </w:rPr>
        <w:t xml:space="preserve"> header file has been slightly changed: The default value of </w:t>
      </w:r>
      <w:r w:rsidR="00140C25" w:rsidRPr="00D2781E">
        <w:rPr>
          <w:rStyle w:val="CODE"/>
        </w:rPr>
        <w:t>fmi2</w:t>
      </w:r>
      <w:r w:rsidRPr="00D2781E">
        <w:rPr>
          <w:rStyle w:val="CODE"/>
        </w:rPr>
        <w:t>TypesPlatform</w:t>
      </w:r>
      <w:r>
        <w:rPr>
          <w:lang w:eastAsia="sv-SE"/>
        </w:rPr>
        <w:t xml:space="preserve"> is changed from “</w:t>
      </w:r>
      <w:r w:rsidRPr="00D2781E">
        <w:rPr>
          <w:rStyle w:val="CODE"/>
        </w:rPr>
        <w:t>standard32</w:t>
      </w:r>
      <w:r>
        <w:rPr>
          <w:lang w:eastAsia="sv-SE"/>
        </w:rPr>
        <w:t>” to “</w:t>
      </w:r>
      <w:r w:rsidRPr="00D2781E">
        <w:rPr>
          <w:rStyle w:val="CODE"/>
        </w:rPr>
        <w:t>default</w:t>
      </w:r>
      <w:r>
        <w:rPr>
          <w:lang w:eastAsia="sv-SE"/>
        </w:rPr>
        <w:t>”</w:t>
      </w:r>
      <w:r w:rsidR="008F099A">
        <w:rPr>
          <w:lang w:eastAsia="sv-SE"/>
        </w:rPr>
        <w:t>, since this</w:t>
      </w:r>
      <w:r>
        <w:rPr>
          <w:lang w:eastAsia="sv-SE"/>
        </w:rPr>
        <w:t xml:space="preserve"> definition holds for most platforms and compilers. </w:t>
      </w:r>
      <w:del w:id="331" w:author="Bertsch Christian (CR/ADX2.2)" w:date="2023-07-18T20:41:00Z">
        <w:r w:rsidDel="00220B63">
          <w:rPr>
            <w:lang w:eastAsia="sv-SE"/>
          </w:rPr>
          <w:delText xml:space="preserve">Furthermore, the default type of </w:delText>
        </w:r>
        <w:r w:rsidR="00140C25" w:rsidRPr="00D2781E" w:rsidDel="00220B63">
          <w:rPr>
            <w:rStyle w:val="CODE"/>
          </w:rPr>
          <w:delText>fmi2</w:delText>
        </w:r>
        <w:r w:rsidRPr="00D2781E" w:rsidDel="00220B63">
          <w:rPr>
            <w:rStyle w:val="CODE"/>
          </w:rPr>
          <w:delText>ValueReference</w:delText>
        </w:r>
        <w:r w:rsidDel="00220B63">
          <w:rPr>
            <w:lang w:eastAsia="sv-SE"/>
          </w:rPr>
          <w:delText xml:space="preserve"> has been changed from “</w:delText>
        </w:r>
        <w:r w:rsidRPr="00D2781E" w:rsidDel="00220B63">
          <w:rPr>
            <w:rStyle w:val="CODE"/>
          </w:rPr>
          <w:delText>unsigned int</w:delText>
        </w:r>
        <w:r w:rsidDel="00220B63">
          <w:rPr>
            <w:lang w:eastAsia="sv-SE"/>
          </w:rPr>
          <w:delText>” to “</w:delText>
        </w:r>
        <w:r w:rsidRPr="00D2781E" w:rsidDel="00220B63">
          <w:rPr>
            <w:rStyle w:val="CODE"/>
          </w:rPr>
          <w:delText>size_t</w:delText>
        </w:r>
        <w:r w:rsidDel="00220B63">
          <w:rPr>
            <w:lang w:eastAsia="sv-SE"/>
          </w:rPr>
          <w:delText>”.</w:delText>
        </w:r>
      </w:del>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D2781E">
        <w:rPr>
          <w:rStyle w:val="CODE"/>
        </w:rPr>
        <w:t>fmi2</w:t>
      </w:r>
      <w:r w:rsidRPr="00D2781E">
        <w:rPr>
          <w:rStyle w:val="COD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 xml:space="preserve">FMI xml-files need to be UTF-8 encoded (as are xml schema files and strings in the C-API), </w:t>
      </w:r>
      <w:proofErr w:type="gramStart"/>
      <w:r>
        <w:rPr>
          <w:lang w:eastAsia="sv-SE"/>
        </w:rPr>
        <w:t>in order to</w:t>
      </w:r>
      <w:proofErr w:type="gramEnd"/>
      <w:r>
        <w:rPr>
          <w:lang w:eastAsia="sv-SE"/>
        </w:rPr>
        <w:t xml:space="preserve">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proofErr w:type="spellStart"/>
      <w:r w:rsidRPr="00D2781E">
        <w:rPr>
          <w:rStyle w:val="CODE"/>
        </w:rPr>
        <w:t>fmiTerminate</w:t>
      </w:r>
      <w:r w:rsidR="006940C6" w:rsidRPr="00D2781E">
        <w:rPr>
          <w:rStyle w:val="CODE"/>
        </w:rPr>
        <w:t>Slave</w:t>
      </w:r>
      <w:proofErr w:type="spellEnd"/>
      <w:r>
        <w:rPr>
          <w:lang w:eastAsia="sv-SE"/>
        </w:rPr>
        <w:t>” to “</w:t>
      </w:r>
      <w:r w:rsidR="00140C25" w:rsidRPr="00D2781E">
        <w:rPr>
          <w:rStyle w:val="CODE"/>
        </w:rPr>
        <w:t>fmi2</w:t>
      </w:r>
      <w:r w:rsidR="004100A9" w:rsidRPr="00D2781E">
        <w:rPr>
          <w:rStyle w:val="CODE"/>
        </w:rPr>
        <w:t>Terminate</w:t>
      </w:r>
      <w:r>
        <w:rPr>
          <w:lang w:eastAsia="sv-SE"/>
        </w:rPr>
        <w:t xml:space="preserve">” </w:t>
      </w:r>
      <w:proofErr w:type="gramStart"/>
      <w:r>
        <w:rPr>
          <w:lang w:eastAsia="sv-SE"/>
        </w:rPr>
        <w:t>in order to</w:t>
      </w:r>
      <w:proofErr w:type="gramEnd"/>
      <w:r>
        <w:rPr>
          <w:lang w:eastAsia="sv-SE"/>
        </w:rPr>
        <w:t xml:space="preserve"> be consistent with the other function definitions (</w:t>
      </w:r>
      <w:r w:rsidR="00140C25" w:rsidRPr="00D2781E">
        <w:rPr>
          <w:rStyle w:val="CODE"/>
        </w:rPr>
        <w:t>fmi2</w:t>
      </w:r>
      <w:r w:rsidR="006940C6" w:rsidRPr="00D2781E">
        <w:rPr>
          <w:rStyle w:val="CODE"/>
        </w:rPr>
        <w:t>EnterSlav</w:t>
      </w:r>
      <w:r w:rsidR="00190D2B" w:rsidRPr="00D2781E">
        <w:rPr>
          <w:rStyle w:val="CODE"/>
        </w:rPr>
        <w:t>e</w:t>
      </w:r>
      <w:r w:rsidRPr="00D2781E">
        <w:rPr>
          <w:rStyle w:val="CODE"/>
        </w:rPr>
        <w:t>Init</w:t>
      </w:r>
      <w:r w:rsidR="001366D8" w:rsidRPr="00D2781E">
        <w:rPr>
          <w:rStyle w:val="CODE"/>
        </w:rPr>
        <w:t>ializ</w:t>
      </w:r>
      <w:r w:rsidR="00190D2B" w:rsidRPr="00D2781E">
        <w:rPr>
          <w:rStyle w:val="CODE"/>
        </w:rPr>
        <w:t>ationMode</w:t>
      </w:r>
      <w:r w:rsidR="001366D8">
        <w:rPr>
          <w:lang w:eastAsia="sv-SE"/>
        </w:rPr>
        <w:t xml:space="preserve">, </w:t>
      </w:r>
      <w:r w:rsidR="00140C25" w:rsidRPr="00D2781E">
        <w:rPr>
          <w:rStyle w:val="CODE"/>
        </w:rPr>
        <w:t>fmi2</w:t>
      </w:r>
      <w:r w:rsidR="004100A9" w:rsidRPr="00D2781E">
        <w:rPr>
          <w:rStyle w:val="COD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 xml:space="preserve">Clarification </w:t>
      </w:r>
      <w:proofErr w:type="gramStart"/>
      <w:r>
        <w:rPr>
          <w:lang w:eastAsia="sv-SE"/>
        </w:rPr>
        <w:t>added,</w:t>
      </w:r>
      <w:proofErr w:type="gramEnd"/>
      <w:r>
        <w:rPr>
          <w:lang w:eastAsia="sv-SE"/>
        </w:rPr>
        <w:t xml:space="preserve">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w:t>
      </w:r>
      <w:proofErr w:type="spellStart"/>
      <w:r>
        <w:rPr>
          <w:lang w:eastAsia="sv-SE"/>
        </w:rPr>
        <w:t>fmi</w:t>
      </w:r>
      <w:proofErr w:type="spellEnd"/>
      <w:r>
        <w:rPr>
          <w:lang w:eastAsia="sv-SE"/>
        </w:rPr>
        <w:t xml:space="preserve"> to </w:t>
      </w:r>
      <w:r w:rsidRPr="00D2781E">
        <w:rPr>
          <w:rFonts w:ascii="Courier New" w:hAnsi="Courier New" w:cs="Courier New"/>
          <w:lang w:eastAsia="sv-SE"/>
        </w:rPr>
        <w:t>fmi2</w:t>
      </w:r>
      <w:r>
        <w:rPr>
          <w:lang w:eastAsia="sv-SE"/>
        </w:rPr>
        <w:t xml:space="preserve"> in *.h, *.</w:t>
      </w:r>
      <w:proofErr w:type="spellStart"/>
      <w:r>
        <w:rPr>
          <w:lang w:eastAsia="sv-SE"/>
        </w:rPr>
        <w:t>xsd</w:t>
      </w:r>
      <w:proofErr w:type="spellEnd"/>
      <w:r>
        <w:rPr>
          <w:lang w:eastAsia="sv-SE"/>
        </w:rPr>
        <w:t>, *.</w:t>
      </w:r>
      <w:proofErr w:type="spellStart"/>
      <w:r>
        <w:rPr>
          <w:lang w:eastAsia="sv-SE"/>
        </w:rPr>
        <w:t>png</w:t>
      </w:r>
      <w:proofErr w:type="spellEnd"/>
      <w:r>
        <w:rPr>
          <w:lang w:eastAsia="sv-SE"/>
        </w:rPr>
        <w:t xml:space="preserve">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proofErr w:type="spellStart"/>
      <w:r w:rsidRPr="0098259C">
        <w:rPr>
          <w:rFonts w:ascii="Courier New" w:hAnsi="Courier New" w:cs="Courier New"/>
          <w:lang w:eastAsia="sv-SE"/>
        </w:rPr>
        <w:t>fmiInitialize</w:t>
      </w:r>
      <w:proofErr w:type="spellEnd"/>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proofErr w:type="spellStart"/>
      <w:r w:rsidRPr="00D2781E">
        <w:rPr>
          <w:rStyle w:val="CODE"/>
        </w:rPr>
        <w:t>stepEvent</w:t>
      </w:r>
      <w:proofErr w:type="spellEnd"/>
      <w:r w:rsidRPr="0098259C">
        <w:rPr>
          <w:lang w:eastAsia="sv-SE"/>
        </w:rPr>
        <w:t xml:space="preserve"> in </w:t>
      </w:r>
      <w:r w:rsidRPr="00D2781E">
        <w:rPr>
          <w:rStyle w:val="CODE"/>
        </w:rPr>
        <w:t>struct</w:t>
      </w:r>
      <w:r w:rsidRPr="0098259C">
        <w:rPr>
          <w:rFonts w:ascii="Courier New" w:hAnsi="Courier New" w:cs="Courier New"/>
          <w:lang w:eastAsia="sv-SE"/>
        </w:rPr>
        <w:t xml:space="preserve"> </w:t>
      </w:r>
      <w:r w:rsidR="00140C25" w:rsidRPr="00D2781E">
        <w:rPr>
          <w:rStyle w:val="CODE"/>
        </w:rPr>
        <w:t>fmi2</w:t>
      </w:r>
      <w:r w:rsidRPr="00D2781E">
        <w:rPr>
          <w:rStyle w:val="COD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D2781E">
        <w:rPr>
          <w:rStyle w:val="CODE"/>
        </w:rPr>
        <w:t>min</w:t>
      </w:r>
      <w:r>
        <w:rPr>
          <w:lang w:eastAsia="sv-SE"/>
        </w:rPr>
        <w:t>/</w:t>
      </w:r>
      <w:r w:rsidRPr="00D2781E">
        <w:rPr>
          <w:rStyle w:val="CODE"/>
        </w:rPr>
        <w:t>max</w:t>
      </w:r>
      <w:r>
        <w:rPr>
          <w:lang w:eastAsia="sv-SE"/>
        </w:rPr>
        <w:t xml:space="preserve"> attributes for </w:t>
      </w:r>
      <w:r w:rsidR="00140C25" w:rsidRPr="00D2781E">
        <w:rPr>
          <w:rStyle w:val="CODE"/>
        </w:rPr>
        <w:t>fmi2</w:t>
      </w:r>
      <w:r w:rsidRPr="00D2781E">
        <w:rPr>
          <w:rStyle w:val="CODE"/>
        </w:rPr>
        <w:t>SetReal</w:t>
      </w:r>
      <w:r>
        <w:rPr>
          <w:lang w:eastAsia="sv-SE"/>
        </w:rPr>
        <w:t xml:space="preserve">, </w:t>
      </w:r>
      <w:r w:rsidR="00140C25" w:rsidRPr="00D2781E">
        <w:rPr>
          <w:rStyle w:val="CODE"/>
        </w:rPr>
        <w:t>fmi2</w:t>
      </w:r>
      <w:r w:rsidRPr="00D2781E">
        <w:rPr>
          <w:rStyle w:val="CODE"/>
        </w:rPr>
        <w:t>SetInteger</w:t>
      </w:r>
      <w:r>
        <w:rPr>
          <w:lang w:eastAsia="sv-SE"/>
        </w:rPr>
        <w:t xml:space="preserve">, </w:t>
      </w:r>
      <w:r w:rsidR="00140C25" w:rsidRPr="00D2781E">
        <w:rPr>
          <w:rStyle w:val="CODE"/>
        </w:rPr>
        <w:t>fmi2</w:t>
      </w:r>
      <w:r w:rsidRPr="00D2781E">
        <w:rPr>
          <w:rStyle w:val="CODE"/>
        </w:rPr>
        <w:t>GetReal</w:t>
      </w:r>
      <w:r>
        <w:rPr>
          <w:lang w:eastAsia="sv-SE"/>
        </w:rPr>
        <w:t xml:space="preserve">, </w:t>
      </w:r>
      <w:r w:rsidR="00140C25" w:rsidRPr="00D2781E">
        <w:rPr>
          <w:rStyle w:val="CODE"/>
        </w:rPr>
        <w:t>fmi2</w:t>
      </w:r>
      <w:r w:rsidRPr="00D2781E">
        <w:rPr>
          <w:rStyle w:val="COD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proofErr w:type="spellStart"/>
      <w:r w:rsidRPr="00D2781E">
        <w:rPr>
          <w:rStyle w:val="CODE"/>
        </w:rPr>
        <w:t>numberOfScalarVariables</w:t>
      </w:r>
      <w:proofErr w:type="spellEnd"/>
      <w:r w:rsidRPr="00E57D40">
        <w:rPr>
          <w:rStyle w:val="FormatvorlageArial"/>
          <w:szCs w:val="21"/>
        </w:rPr>
        <w:t>”, “</w:t>
      </w:r>
      <w:proofErr w:type="spellStart"/>
      <w:r w:rsidRPr="00D2781E">
        <w:rPr>
          <w:rStyle w:val="CODE"/>
        </w:rPr>
        <w:t>numberOfContinuousStates</w:t>
      </w:r>
      <w:proofErr w:type="spellEnd"/>
      <w:r w:rsidRPr="00E57D40">
        <w:rPr>
          <w:rStyle w:val="FormatvorlageArial"/>
          <w:szCs w:val="21"/>
        </w:rPr>
        <w:t>”, “</w:t>
      </w:r>
      <w:proofErr w:type="spellStart"/>
      <w:r w:rsidRPr="00D2781E">
        <w:rPr>
          <w:rStyle w:val="CODE"/>
        </w:rPr>
        <w:t>numberOfInputs</w:t>
      </w:r>
      <w:proofErr w:type="spellEnd"/>
      <w:r w:rsidRPr="00E57D40">
        <w:rPr>
          <w:rStyle w:val="FormatvorlageArial"/>
          <w:szCs w:val="21"/>
        </w:rPr>
        <w:t>”, “</w:t>
      </w:r>
      <w:proofErr w:type="spellStart"/>
      <w:r w:rsidRPr="00D2781E">
        <w:rPr>
          <w:rStyle w:val="CODE"/>
        </w:rPr>
        <w:t>numberOfOutputs</w:t>
      </w:r>
      <w:proofErr w:type="spellEnd"/>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332" w:name="_Toc55136533"/>
      <w:r w:rsidRPr="0098259C">
        <w:t>Contributors</w:t>
      </w:r>
      <w:bookmarkEnd w:id="332"/>
    </w:p>
    <w:p w14:paraId="3FFCC8F8" w14:textId="77777777" w:rsidR="00A4134E" w:rsidRPr="0098259C" w:rsidRDefault="00A4134E" w:rsidP="00A4134E">
      <w:pPr>
        <w:pStyle w:val="Textkrper"/>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Textkrper"/>
        <w:spacing w:before="0"/>
        <w:ind w:left="720"/>
      </w:pPr>
      <w:r w:rsidRPr="0098259C">
        <w:t xml:space="preserve">Johan </w:t>
      </w:r>
      <w:proofErr w:type="spellStart"/>
      <w:r w:rsidRPr="0098259C">
        <w:t>Akesson</w:t>
      </w:r>
      <w:proofErr w:type="spellEnd"/>
      <w:r w:rsidRPr="0098259C">
        <w:t xml:space="preserve">, </w:t>
      </w:r>
      <w:proofErr w:type="spellStart"/>
      <w:r w:rsidRPr="0098259C">
        <w:t>Modelon</w:t>
      </w:r>
      <w:proofErr w:type="spellEnd"/>
      <w:r w:rsidRPr="0098259C">
        <w:t>, Sweden</w:t>
      </w:r>
    </w:p>
    <w:p w14:paraId="004A6658" w14:textId="77777777" w:rsidR="00A4134E" w:rsidRPr="0098259C" w:rsidRDefault="00A4134E" w:rsidP="00A4134E">
      <w:pPr>
        <w:pStyle w:val="Textkrper"/>
        <w:spacing w:before="0"/>
        <w:ind w:left="720"/>
      </w:pPr>
      <w:r w:rsidRPr="0098259C">
        <w:t>Martin Arnold, University Halle, Germany</w:t>
      </w:r>
    </w:p>
    <w:p w14:paraId="4144DB91" w14:textId="77777777" w:rsidR="00A4134E" w:rsidRPr="00C13813" w:rsidRDefault="00A4134E" w:rsidP="00A4134E">
      <w:pPr>
        <w:pStyle w:val="Textkrper"/>
        <w:spacing w:before="0"/>
        <w:ind w:left="720"/>
        <w:rPr>
          <w:lang w:val="de-DE"/>
        </w:rPr>
      </w:pPr>
      <w:r w:rsidRPr="00C13813">
        <w:rPr>
          <w:lang w:val="de-DE"/>
        </w:rPr>
        <w:t>Torsten Blochwitz, ITI, Germany</w:t>
      </w:r>
    </w:p>
    <w:p w14:paraId="09A819DB" w14:textId="77777777" w:rsidR="009432B8" w:rsidRPr="00C13813" w:rsidRDefault="009432B8" w:rsidP="00F51956">
      <w:pPr>
        <w:pStyle w:val="Textkrper"/>
        <w:spacing w:before="0"/>
        <w:ind w:left="720"/>
        <w:rPr>
          <w:lang w:val="de-DE"/>
        </w:rPr>
      </w:pPr>
      <w:r w:rsidRPr="00C13813">
        <w:rPr>
          <w:lang w:val="de-DE"/>
        </w:rPr>
        <w:t xml:space="preserve">Christoph </w:t>
      </w:r>
      <w:proofErr w:type="spellStart"/>
      <w:r w:rsidRPr="00C13813">
        <w:rPr>
          <w:lang w:val="de-DE"/>
        </w:rPr>
        <w:t>Clauss</w:t>
      </w:r>
      <w:proofErr w:type="spellEnd"/>
      <w:r w:rsidRPr="00C13813">
        <w:rPr>
          <w:lang w:val="de-DE"/>
        </w:rPr>
        <w:t>, Fraunhofer IIS EAS, Germany</w:t>
      </w:r>
    </w:p>
    <w:p w14:paraId="10F48FB3" w14:textId="635FE275" w:rsidR="00A4134E" w:rsidRPr="00C13813" w:rsidRDefault="00A4134E" w:rsidP="00A4134E">
      <w:pPr>
        <w:pStyle w:val="Textkrper"/>
        <w:spacing w:before="0"/>
        <w:ind w:left="720"/>
        <w:rPr>
          <w:lang w:val="de-DE"/>
        </w:rPr>
      </w:pPr>
      <w:proofErr w:type="spellStart"/>
      <w:r w:rsidRPr="00C13813">
        <w:rPr>
          <w:lang w:val="de-DE"/>
        </w:rPr>
        <w:t>Hilding</w:t>
      </w:r>
      <w:proofErr w:type="spellEnd"/>
      <w:r w:rsidRPr="00C13813">
        <w:rPr>
          <w:lang w:val="de-DE"/>
        </w:rPr>
        <w:t xml:space="preserve"> </w:t>
      </w:r>
      <w:proofErr w:type="spellStart"/>
      <w:r w:rsidRPr="00C13813">
        <w:rPr>
          <w:lang w:val="de-DE"/>
        </w:rPr>
        <w:t>Elmqvist</w:t>
      </w:r>
      <w:proofErr w:type="spellEnd"/>
      <w:r w:rsidRPr="00C13813">
        <w:rPr>
          <w:lang w:val="de-DE"/>
        </w:rPr>
        <w:t xml:space="preserve">, Dassault </w:t>
      </w:r>
      <w:proofErr w:type="spellStart"/>
      <w:r w:rsidRPr="00C13813">
        <w:rPr>
          <w:lang w:val="de-DE"/>
        </w:rPr>
        <w:t>Systèmes</w:t>
      </w:r>
      <w:proofErr w:type="spellEnd"/>
      <w:r w:rsidRPr="00C13813">
        <w:rPr>
          <w:lang w:val="de-DE"/>
        </w:rPr>
        <w:t xml:space="preserve">, </w:t>
      </w:r>
      <w:proofErr w:type="spellStart"/>
      <w:r w:rsidRPr="00C13813">
        <w:rPr>
          <w:lang w:val="de-DE"/>
        </w:rPr>
        <w:t>Sweden</w:t>
      </w:r>
      <w:proofErr w:type="spellEnd"/>
    </w:p>
    <w:p w14:paraId="11396ECB" w14:textId="77777777" w:rsidR="000D1C87" w:rsidRPr="00C13813" w:rsidRDefault="000D1C87" w:rsidP="00A4134E">
      <w:pPr>
        <w:pStyle w:val="Textkrper"/>
        <w:spacing w:before="0"/>
        <w:ind w:left="720"/>
        <w:rPr>
          <w:lang w:val="de-DE"/>
        </w:rPr>
      </w:pPr>
      <w:r w:rsidRPr="00C13813">
        <w:rPr>
          <w:lang w:val="de-DE"/>
        </w:rPr>
        <w:t>Rüdiger Franke, ABB AG, Germany</w:t>
      </w:r>
    </w:p>
    <w:p w14:paraId="635C0E07" w14:textId="77777777" w:rsidR="00A4134E" w:rsidRPr="00040452" w:rsidRDefault="00A4134E" w:rsidP="00F51956">
      <w:pPr>
        <w:pStyle w:val="Textkrper"/>
        <w:spacing w:before="0"/>
        <w:ind w:left="720"/>
      </w:pPr>
      <w:r w:rsidRPr="00B96AA8">
        <w:t>Markus Friedrich, SIMPACK AG, Germany</w:t>
      </w:r>
    </w:p>
    <w:p w14:paraId="5D9309CB" w14:textId="77777777" w:rsidR="00575460" w:rsidRPr="00C762BF" w:rsidRDefault="00575460" w:rsidP="00F51956">
      <w:pPr>
        <w:pStyle w:val="Textkrper"/>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Textkrper"/>
        <w:spacing w:before="0"/>
        <w:ind w:left="720"/>
      </w:pPr>
      <w:r w:rsidRPr="00B96AA8">
        <w:t xml:space="preserve">Andreas Junghanns, </w:t>
      </w:r>
      <w:proofErr w:type="spellStart"/>
      <w:r w:rsidRPr="00B96AA8">
        <w:t>QTronic</w:t>
      </w:r>
      <w:proofErr w:type="spellEnd"/>
      <w:r w:rsidRPr="00B96AA8">
        <w:t>, Germany</w:t>
      </w:r>
    </w:p>
    <w:p w14:paraId="24EB1A40" w14:textId="77777777" w:rsidR="00A4134E" w:rsidRDefault="00A4134E" w:rsidP="00A4134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5ACDCF" w14:textId="77777777" w:rsidR="005D0DA3" w:rsidRPr="004865EB" w:rsidRDefault="005D0DA3" w:rsidP="004865EB">
      <w:pPr>
        <w:pStyle w:val="Textkrper"/>
        <w:spacing w:before="0"/>
        <w:ind w:left="720"/>
        <w:rPr>
          <w:lang w:val="de-DE"/>
        </w:rPr>
      </w:pPr>
      <w:r w:rsidRPr="004865EB">
        <w:rPr>
          <w:lang w:val="de-DE"/>
        </w:rPr>
        <w:t xml:space="preserve">Iakov Nakhimovski, </w:t>
      </w:r>
      <w:proofErr w:type="spellStart"/>
      <w:r w:rsidRPr="004865EB">
        <w:rPr>
          <w:lang w:val="de-DE"/>
        </w:rPr>
        <w:t>Modelon</w:t>
      </w:r>
      <w:proofErr w:type="spellEnd"/>
      <w:r w:rsidRPr="004865EB">
        <w:rPr>
          <w:lang w:val="de-DE"/>
        </w:rPr>
        <w:t xml:space="preserve">, </w:t>
      </w:r>
      <w:proofErr w:type="spellStart"/>
      <w:r w:rsidRPr="004865EB">
        <w:rPr>
          <w:lang w:val="de-DE"/>
        </w:rPr>
        <w:t>Sweden</w:t>
      </w:r>
      <w:proofErr w:type="spellEnd"/>
    </w:p>
    <w:p w14:paraId="38965FC2" w14:textId="77777777" w:rsidR="005F0FE3" w:rsidRPr="00D331DC"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7BE45BFB" w14:textId="707F99CA" w:rsidR="00A4134E" w:rsidRPr="00FA3E81" w:rsidRDefault="00A4134E" w:rsidP="00A4134E">
      <w:pPr>
        <w:pStyle w:val="Textkrper"/>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Textkrper"/>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Textkrper"/>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Textkrper"/>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 xml:space="preserve">s and tables for the Calling Sequences for Model Exchange and Co-Simulation are from Jakob </w:t>
      </w:r>
      <w:proofErr w:type="spellStart"/>
      <w:r w:rsidR="005F0FE3" w:rsidRPr="0098259C">
        <w:t>Mauss</w:t>
      </w:r>
      <w:proofErr w:type="spellEnd"/>
      <w:r w:rsidR="005F0FE3" w:rsidRPr="0098259C">
        <w:t xml:space="preserve"> (</w:t>
      </w:r>
      <w:proofErr w:type="spellStart"/>
      <w:r w:rsidR="005F0FE3" w:rsidRPr="0098259C">
        <w:t>QTronic</w:t>
      </w:r>
      <w:proofErr w:type="spellEnd"/>
      <w:r w:rsidR="005F0FE3" w:rsidRPr="0098259C">
        <w:t>).</w:t>
      </w:r>
    </w:p>
    <w:p w14:paraId="2B23D0A1" w14:textId="77777777" w:rsidR="000D1C87" w:rsidRPr="0098259C" w:rsidRDefault="000D1C87" w:rsidP="000D1C87">
      <w:pPr>
        <w:pStyle w:val="Textkrper"/>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Textkrper"/>
        <w:spacing w:before="0"/>
        <w:ind w:left="1440" w:hanging="720"/>
      </w:pPr>
      <w:r w:rsidRPr="0098259C">
        <w:t xml:space="preserve">Dymola </w:t>
      </w:r>
      <w:r w:rsidR="0098389B">
        <w:t xml:space="preserve">by </w:t>
      </w:r>
      <w:r w:rsidR="00840DE4" w:rsidRPr="0098259C">
        <w:t>Peter Nilsson</w:t>
      </w:r>
      <w:r w:rsidR="00840DE4">
        <w:t xml:space="preserve">, Karl </w:t>
      </w:r>
      <w:proofErr w:type="spellStart"/>
      <w:r w:rsidR="00840DE4">
        <w:t>Wernersson</w:t>
      </w:r>
      <w:proofErr w:type="spellEnd"/>
      <w:r w:rsidR="00840DE4">
        <w:t>, and</w:t>
      </w:r>
      <w:r w:rsidRPr="0098259C">
        <w:t xml:space="preserve"> </w:t>
      </w:r>
      <w:r w:rsidR="0098389B" w:rsidRPr="0098259C">
        <w:t>Sven Erik Mattson</w:t>
      </w:r>
      <w:r w:rsidR="0098389B">
        <w:t>,</w:t>
      </w:r>
      <w:r w:rsidR="00840DE4">
        <w:t xml:space="preserve"> </w:t>
      </w:r>
      <w:r w:rsidRPr="0098259C">
        <w:t xml:space="preserve">Dassault </w:t>
      </w:r>
      <w:proofErr w:type="spellStart"/>
      <w:r w:rsidRPr="0098259C">
        <w:t>Systèmes</w:t>
      </w:r>
      <w:proofErr w:type="spellEnd"/>
      <w:r w:rsidR="00A0705A">
        <w:t>,</w:t>
      </w:r>
      <w:r>
        <w:t xml:space="preserve"> Sweden</w:t>
      </w:r>
    </w:p>
    <w:p w14:paraId="16FB620E" w14:textId="0B00E372" w:rsidR="000625B1" w:rsidRDefault="000625B1" w:rsidP="002F3E46">
      <w:pPr>
        <w:pStyle w:val="Textkrper"/>
        <w:spacing w:before="0"/>
        <w:ind w:left="1440" w:hanging="720"/>
      </w:pPr>
      <w:r>
        <w:t xml:space="preserve">FMI Compliance Checker by </w:t>
      </w:r>
      <w:r w:rsidR="006313B2">
        <w:t>Iakov N</w:t>
      </w:r>
      <w:r w:rsidR="006313B2" w:rsidRPr="006313B2">
        <w:t>akhimovski</w:t>
      </w:r>
      <w:r w:rsidR="006313B2">
        <w:t xml:space="preserve">, </w:t>
      </w:r>
      <w:proofErr w:type="spellStart"/>
      <w:r w:rsidR="006313B2">
        <w:t>Modelon</w:t>
      </w:r>
      <w:proofErr w:type="spellEnd"/>
      <w:r w:rsidR="006313B2">
        <w:t xml:space="preserve"> AB, Sweden</w:t>
      </w:r>
      <w:r>
        <w:t xml:space="preserve"> </w:t>
      </w:r>
    </w:p>
    <w:p w14:paraId="638A0837" w14:textId="55A14472" w:rsidR="000625B1" w:rsidRDefault="006313B2" w:rsidP="002F3E46">
      <w:pPr>
        <w:pStyle w:val="Textkrper"/>
        <w:spacing w:before="0"/>
        <w:ind w:left="1440" w:hanging="720"/>
      </w:pPr>
      <w:r>
        <w:t xml:space="preserve">LMS </w:t>
      </w:r>
      <w:proofErr w:type="spellStart"/>
      <w:r>
        <w:t>Imagine.Lab</w:t>
      </w:r>
      <w:proofErr w:type="spellEnd"/>
      <w:r>
        <w:t xml:space="preserve"> AMESim by Antoine Viel, </w:t>
      </w:r>
      <w:r w:rsidR="0058564A" w:rsidRPr="0058564A">
        <w:t>Siemens PLM Software, France</w:t>
      </w:r>
    </w:p>
    <w:p w14:paraId="1BC13EDE" w14:textId="0A588FBA" w:rsidR="000625B1" w:rsidRDefault="000625B1" w:rsidP="002F3E46">
      <w:pPr>
        <w:pStyle w:val="Textkrper"/>
        <w:spacing w:before="0"/>
        <w:ind w:left="1440" w:hanging="720"/>
      </w:pPr>
      <w:proofErr w:type="spellStart"/>
      <w:r>
        <w:t>MapleSim</w:t>
      </w:r>
      <w:proofErr w:type="spellEnd"/>
      <w:r>
        <w:t>,</w:t>
      </w:r>
      <w:r w:rsidR="005D5AF5">
        <w:t xml:space="preserve"> by Kaska Kowalska, Maplesoft, Canada</w:t>
      </w:r>
      <w:r>
        <w:t xml:space="preserve"> </w:t>
      </w:r>
    </w:p>
    <w:p w14:paraId="48272249" w14:textId="028E818E" w:rsidR="000625B1" w:rsidRDefault="000625B1" w:rsidP="002F3E46">
      <w:pPr>
        <w:pStyle w:val="Textkrper"/>
        <w:spacing w:before="0"/>
        <w:ind w:left="1440" w:hanging="720"/>
      </w:pPr>
      <w:r>
        <w:t>Silver</w:t>
      </w:r>
      <w:r w:rsidR="006313B2">
        <w:t xml:space="preserve"> by Andreas Junghanns, </w:t>
      </w:r>
      <w:proofErr w:type="spellStart"/>
      <w:r w:rsidR="006313B2">
        <w:t>QTronic</w:t>
      </w:r>
      <w:proofErr w:type="spellEnd"/>
      <w:r w:rsidR="006313B2">
        <w:t>, Germany</w:t>
      </w:r>
    </w:p>
    <w:p w14:paraId="22FB41F8" w14:textId="77777777" w:rsidR="00126C04" w:rsidRDefault="000625B1" w:rsidP="002F3E46">
      <w:pPr>
        <w:pStyle w:val="Textkrper"/>
        <w:spacing w:before="0"/>
        <w:ind w:left="1440" w:hanging="720"/>
      </w:pPr>
      <w:proofErr w:type="spellStart"/>
      <w:r>
        <w:t>SimulationX</w:t>
      </w:r>
      <w:proofErr w:type="spellEnd"/>
      <w:r w:rsidR="006313B2">
        <w:t xml:space="preserve"> by Torsten Blochwitz, ITI, Germany</w:t>
      </w:r>
    </w:p>
    <w:p w14:paraId="3802EE58" w14:textId="26CBB8E9" w:rsidR="000625B1" w:rsidRDefault="00126C04" w:rsidP="002F3E46">
      <w:pPr>
        <w:pStyle w:val="Textkrper"/>
        <w:spacing w:before="0"/>
        <w:ind w:left="1440" w:hanging="720"/>
      </w:pPr>
      <w:r w:rsidRPr="002F3E46">
        <w:t xml:space="preserve">SCALEXIO </w:t>
      </w:r>
      <w:r w:rsidR="0058564A">
        <w:t xml:space="preserve">and VEOS </w:t>
      </w:r>
      <w:r w:rsidRPr="002F3E46">
        <w:t xml:space="preserve">by Irina Zacharias, Andreas Pillekeit, </w:t>
      </w:r>
      <w:proofErr w:type="spellStart"/>
      <w:r w:rsidRPr="002F3E46">
        <w:t>dSPACE</w:t>
      </w:r>
      <w:proofErr w:type="spellEnd"/>
      <w:r w:rsidR="0058564A">
        <w:t xml:space="preserve"> GmbH</w:t>
      </w:r>
      <w:r w:rsidRPr="002F3E46">
        <w:t>, Germany</w:t>
      </w:r>
    </w:p>
    <w:p w14:paraId="39F0D553" w14:textId="00C9FBAE" w:rsidR="000740AC" w:rsidRPr="003200BB" w:rsidRDefault="000740AC" w:rsidP="002F3E46">
      <w:pPr>
        <w:pStyle w:val="Textkrper"/>
        <w:spacing w:before="0"/>
        <w:ind w:left="1440" w:hanging="720"/>
      </w:pPr>
      <w:proofErr w:type="spellStart"/>
      <w:r>
        <w:t>xMOD</w:t>
      </w:r>
      <w:proofErr w:type="spellEnd"/>
      <w:r>
        <w:t xml:space="preserve"> by Mongi ben </w:t>
      </w:r>
      <w:proofErr w:type="spellStart"/>
      <w:r>
        <w:t>Gaid</w:t>
      </w:r>
      <w:proofErr w:type="spellEnd"/>
      <w:r w:rsidR="003200BB">
        <w:t xml:space="preserve">, </w:t>
      </w:r>
      <w:r w:rsidR="003200BB" w:rsidRPr="002F3E46">
        <w:t xml:space="preserve">Bertrand </w:t>
      </w:r>
      <w:proofErr w:type="spellStart"/>
      <w:r w:rsidR="003200BB" w:rsidRPr="002F3E46">
        <w:t>Hugon</w:t>
      </w:r>
      <w:proofErr w:type="spellEnd"/>
      <w:r w:rsidR="003200BB" w:rsidRPr="002F3E46">
        <w:t xml:space="preserve">, Bruno </w:t>
      </w:r>
      <w:proofErr w:type="spellStart"/>
      <w:r w:rsidR="003200BB" w:rsidRPr="002F3E46">
        <w:t>Léty</w:t>
      </w:r>
      <w:proofErr w:type="spellEnd"/>
      <w:r w:rsidR="003200BB" w:rsidRPr="002F3E46">
        <w:t xml:space="preserve">, and Fabien </w:t>
      </w:r>
      <w:proofErr w:type="spellStart"/>
      <w:r w:rsidR="003200BB" w:rsidRPr="002F3E46">
        <w:t>Debertolis</w:t>
      </w:r>
      <w:proofErr w:type="spellEnd"/>
      <w:r>
        <w:t>, IFPEN, France</w:t>
      </w:r>
    </w:p>
    <w:p w14:paraId="1807896E" w14:textId="71AA9429" w:rsidR="000D1C87" w:rsidRPr="0098259C" w:rsidRDefault="000D1C87" w:rsidP="0098389B">
      <w:pPr>
        <w:pStyle w:val="Textkrper"/>
        <w:spacing w:before="0"/>
        <w:ind w:left="1440" w:hanging="720"/>
      </w:pPr>
      <w:r w:rsidRPr="0098259C">
        <w:t xml:space="preserve"> </w:t>
      </w:r>
    </w:p>
    <w:p w14:paraId="74300BBD" w14:textId="77777777" w:rsidR="00A4134E" w:rsidRDefault="00A4134E" w:rsidP="00A4134E">
      <w:pPr>
        <w:pStyle w:val="Textkrper"/>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19669345" w:rsidR="006313B2" w:rsidRPr="0098259C" w:rsidRDefault="006313B2" w:rsidP="00A4134E">
      <w:pPr>
        <w:pStyle w:val="Textkrper"/>
      </w:pPr>
      <w:r>
        <w:t xml:space="preserve">The open source </w:t>
      </w:r>
      <w:proofErr w:type="spellStart"/>
      <w:r>
        <w:t>FMITest</w:t>
      </w:r>
      <w:proofErr w:type="spellEnd"/>
      <w:r>
        <w:t xml:space="preserve"> library (</w:t>
      </w:r>
      <w:hyperlink r:id="rId141" w:history="1">
        <w:r w:rsidR="0086770D">
          <w:rPr>
            <w:rStyle w:val="Hyperlink"/>
          </w:rPr>
          <w:t>https://github.com/modelica/FMIModelicaTest</w:t>
        </w:r>
      </w:hyperlink>
      <w:r>
        <w:t>) to test difficult cases of connected FMUs was implemente</w:t>
      </w:r>
      <w:r w:rsidR="00126C04">
        <w:t xml:space="preserve">d by Martin Otter (DLR, Germany) based on suggestions by </w:t>
      </w:r>
      <w:proofErr w:type="spellStart"/>
      <w:r w:rsidR="00126C04">
        <w:t>Hilding</w:t>
      </w:r>
      <w:proofErr w:type="spellEnd"/>
      <w:r w:rsidR="00126C04">
        <w:t xml:space="preserve"> </w:t>
      </w:r>
      <w:proofErr w:type="spellStart"/>
      <w:r w:rsidR="00126C04">
        <w:t>Elmqvist</w:t>
      </w:r>
      <w:proofErr w:type="spellEnd"/>
      <w:r w:rsidR="00126C04">
        <w:t xml:space="preserve"> (Dassault </w:t>
      </w:r>
      <w:proofErr w:type="spellStart"/>
      <w:r w:rsidR="00126C04">
        <w:t>Systèmes</w:t>
      </w:r>
      <w:proofErr w:type="spellEnd"/>
      <w:r w:rsidR="00126C04">
        <w:t>,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Textkrper"/>
        <w:spacing w:after="120"/>
      </w:pPr>
      <w:r w:rsidRPr="0098259C">
        <w:t>The following partners participated at FMI 2.0 design meetings and contributed to the discussion (alphabetical list):</w:t>
      </w:r>
    </w:p>
    <w:p w14:paraId="7E0CCCE1" w14:textId="77777777" w:rsidR="005D0DA3" w:rsidRDefault="005D0DA3" w:rsidP="004865EB">
      <w:pPr>
        <w:pStyle w:val="Textkrper"/>
        <w:spacing w:before="0"/>
        <w:ind w:left="720"/>
      </w:pPr>
      <w:r>
        <w:t xml:space="preserve">Johan </w:t>
      </w:r>
      <w:proofErr w:type="spellStart"/>
      <w:r>
        <w:t>Akesson</w:t>
      </w:r>
      <w:proofErr w:type="spellEnd"/>
      <w:r>
        <w:t xml:space="preserve">, </w:t>
      </w:r>
      <w:proofErr w:type="spellStart"/>
      <w:r>
        <w:t>Modelon</w:t>
      </w:r>
      <w:proofErr w:type="spellEnd"/>
      <w:r>
        <w:t>, Sweden</w:t>
      </w:r>
    </w:p>
    <w:p w14:paraId="4C1CD0CB" w14:textId="77777777" w:rsidR="005D0DA3" w:rsidRPr="00D4342E" w:rsidRDefault="005D0DA3" w:rsidP="005D0DA3">
      <w:pPr>
        <w:ind w:left="709"/>
      </w:pPr>
      <w:r w:rsidRPr="00D4342E">
        <w:t>Christian Andersson</w:t>
      </w:r>
      <w:r>
        <w:t xml:space="preserve">, </w:t>
      </w:r>
      <w:proofErr w:type="spellStart"/>
      <w:r w:rsidRPr="00D4342E">
        <w:t>Modelon</w:t>
      </w:r>
      <w:proofErr w:type="spellEnd"/>
      <w:r>
        <w:t>,</w:t>
      </w:r>
      <w:r w:rsidRPr="00D4342E">
        <w:t xml:space="preserve"> Sweden</w:t>
      </w:r>
    </w:p>
    <w:p w14:paraId="0882DBBC" w14:textId="77777777" w:rsidR="005F0FE3" w:rsidRDefault="005F0FE3" w:rsidP="005F0FE3">
      <w:pPr>
        <w:pStyle w:val="Textkrper"/>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r w:rsidRPr="0098259C">
        <w:t>Mongi Ben-</w:t>
      </w:r>
      <w:proofErr w:type="spellStart"/>
      <w:r w:rsidRPr="0098259C">
        <w:t>Gaid</w:t>
      </w:r>
      <w:proofErr w:type="spellEnd"/>
      <w:r w:rsidRPr="0098259C">
        <w:t>, IFP, France</w:t>
      </w:r>
      <w:r w:rsidR="005D5AF5">
        <w:br/>
        <w:t>Christian Bertsch, Robert Bosch GmbH, Germany</w:t>
      </w:r>
    </w:p>
    <w:p w14:paraId="6459046A" w14:textId="77777777" w:rsidR="005F0FE3" w:rsidRPr="0098259C" w:rsidRDefault="005F0FE3" w:rsidP="005F0FE3">
      <w:pPr>
        <w:pStyle w:val="Textkrper"/>
        <w:spacing w:before="0"/>
        <w:ind w:left="720"/>
      </w:pPr>
      <w:r w:rsidRPr="0098259C">
        <w:t>Torsten Blochwitz, ITI, Germany</w:t>
      </w:r>
    </w:p>
    <w:p w14:paraId="460B4733" w14:textId="77777777" w:rsidR="009432B8" w:rsidRPr="0098259C" w:rsidRDefault="009432B8" w:rsidP="005F0FE3">
      <w:pPr>
        <w:pStyle w:val="Textkrper"/>
        <w:spacing w:before="0"/>
        <w:ind w:left="720"/>
      </w:pPr>
      <w:r w:rsidRPr="0098259C">
        <w:t xml:space="preserve">Christoph </w:t>
      </w:r>
      <w:proofErr w:type="spellStart"/>
      <w:r w:rsidRPr="0098259C">
        <w:t>Clauss</w:t>
      </w:r>
      <w:proofErr w:type="spellEnd"/>
      <w:r w:rsidRPr="0098259C">
        <w:t>, Fraunhofer IIS EAS, Germany</w:t>
      </w:r>
    </w:p>
    <w:p w14:paraId="39B7508F" w14:textId="77777777" w:rsidR="005F0FE3" w:rsidRPr="00A0705A" w:rsidRDefault="005F0FE3" w:rsidP="005F0FE3">
      <w:pPr>
        <w:pStyle w:val="Textkrper-Zeileneinzug"/>
        <w:ind w:left="720" w:firstLine="0"/>
      </w:pPr>
      <w:r w:rsidRPr="00A0705A">
        <w:t xml:space="preserve">Alex </w:t>
      </w:r>
      <w:proofErr w:type="spellStart"/>
      <w:r w:rsidRPr="00A0705A">
        <w:t>Eichberger</w:t>
      </w:r>
      <w:proofErr w:type="spellEnd"/>
      <w:r w:rsidRPr="00A0705A">
        <w:t>, SIMPACK AG, Germany</w:t>
      </w:r>
    </w:p>
    <w:p w14:paraId="489A6068" w14:textId="036BBE79" w:rsidR="005F0FE3" w:rsidRPr="00A0705A" w:rsidRDefault="005F0FE3" w:rsidP="005F0FE3">
      <w:pPr>
        <w:pStyle w:val="Textkrper"/>
        <w:spacing w:before="0"/>
        <w:ind w:left="720"/>
      </w:pPr>
      <w:proofErr w:type="spellStart"/>
      <w:r w:rsidRPr="00A0705A">
        <w:t>Hilding</w:t>
      </w:r>
      <w:proofErr w:type="spellEnd"/>
      <w:r w:rsidRPr="00A0705A">
        <w:t xml:space="preserve"> </w:t>
      </w:r>
      <w:proofErr w:type="spellStart"/>
      <w:r w:rsidRPr="00A0705A">
        <w:t>Elmqvist</w:t>
      </w:r>
      <w:proofErr w:type="spellEnd"/>
      <w:r w:rsidRPr="00A0705A">
        <w:t xml:space="preserve">, Dassault </w:t>
      </w:r>
      <w:proofErr w:type="spellStart"/>
      <w:r w:rsidRPr="00A0705A">
        <w:t>Systèmes</w:t>
      </w:r>
      <w:proofErr w:type="spellEnd"/>
      <w:r w:rsidRPr="00A0705A">
        <w:t>, Sweden</w:t>
      </w:r>
    </w:p>
    <w:p w14:paraId="6571432E" w14:textId="77777777" w:rsidR="00184560" w:rsidRPr="002F3E46" w:rsidRDefault="00184560" w:rsidP="00184560">
      <w:pPr>
        <w:pStyle w:val="Textkrper"/>
        <w:spacing w:before="0"/>
        <w:ind w:left="720"/>
      </w:pPr>
      <w:r w:rsidRPr="002F3E46">
        <w:t>Rüdiger Franke, ABB AG, Germany</w:t>
      </w:r>
    </w:p>
    <w:p w14:paraId="452B2DE7" w14:textId="77777777" w:rsidR="005F0FE3" w:rsidRPr="00C13813" w:rsidRDefault="005F0FE3" w:rsidP="005F0FE3">
      <w:pPr>
        <w:pStyle w:val="Textkrper"/>
        <w:spacing w:before="0"/>
        <w:ind w:left="720"/>
        <w:rPr>
          <w:lang w:val="de-DE"/>
        </w:rPr>
      </w:pPr>
      <w:r w:rsidRPr="00C13813">
        <w:rPr>
          <w:lang w:val="de-DE"/>
        </w:rPr>
        <w:t>Markus Friedrich, SIMPACK AG, Germany</w:t>
      </w:r>
    </w:p>
    <w:p w14:paraId="248CC9DE" w14:textId="77777777" w:rsidR="005D0DA3" w:rsidRDefault="005D0DA3" w:rsidP="004865EB">
      <w:pPr>
        <w:pStyle w:val="Textkrper"/>
        <w:spacing w:before="0"/>
        <w:ind w:left="720"/>
        <w:rPr>
          <w:lang w:val="de-DE"/>
        </w:rPr>
      </w:pPr>
      <w:r w:rsidRPr="00C13813">
        <w:rPr>
          <w:lang w:val="de-DE"/>
        </w:rPr>
        <w:t xml:space="preserve">Peter Fritzson, PELAB, </w:t>
      </w:r>
      <w:proofErr w:type="spellStart"/>
      <w:r w:rsidRPr="00C13813">
        <w:rPr>
          <w:lang w:val="de-DE"/>
        </w:rPr>
        <w:t>Sweden</w:t>
      </w:r>
      <w:proofErr w:type="spellEnd"/>
    </w:p>
    <w:p w14:paraId="5F6F2CE9" w14:textId="4357BFFD" w:rsidR="0058564A" w:rsidRPr="00C13813" w:rsidRDefault="0058564A" w:rsidP="004865EB">
      <w:pPr>
        <w:pStyle w:val="Textkrper"/>
        <w:spacing w:before="0"/>
        <w:ind w:left="720"/>
        <w:rPr>
          <w:lang w:val="de-DE"/>
        </w:rPr>
      </w:pPr>
      <w:r w:rsidRPr="0058564A">
        <w:rPr>
          <w:lang w:val="de-DE"/>
        </w:rPr>
        <w:t xml:space="preserve">Rafael Gilles (Erbacher), </w:t>
      </w:r>
      <w:proofErr w:type="spellStart"/>
      <w:r w:rsidRPr="0058564A">
        <w:rPr>
          <w:lang w:val="de-DE"/>
        </w:rPr>
        <w:t>dSPACE</w:t>
      </w:r>
      <w:proofErr w:type="spellEnd"/>
      <w:r w:rsidRPr="0058564A">
        <w:rPr>
          <w:lang w:val="de-DE"/>
        </w:rPr>
        <w:t xml:space="preserve"> GmbH, Germany</w:t>
      </w:r>
    </w:p>
    <w:p w14:paraId="4829000C" w14:textId="77777777" w:rsidR="00184560" w:rsidRPr="00040452" w:rsidRDefault="00184560" w:rsidP="00184560">
      <w:pPr>
        <w:pStyle w:val="Textkrper"/>
        <w:spacing w:before="0"/>
        <w:ind w:left="720"/>
      </w:pPr>
      <w:r w:rsidRPr="00B96AA8">
        <w:t>Lev Greenberg, IBM Research, Israel</w:t>
      </w:r>
    </w:p>
    <w:p w14:paraId="67F3A140" w14:textId="77777777" w:rsidR="005D0DA3" w:rsidRPr="003076BD" w:rsidRDefault="005D0DA3" w:rsidP="004865EB">
      <w:pPr>
        <w:ind w:left="709"/>
      </w:pPr>
      <w:r w:rsidRPr="003076BD">
        <w:t xml:space="preserve">Anton Haumer, </w:t>
      </w:r>
      <w:proofErr w:type="spellStart"/>
      <w:r w:rsidRPr="003076BD">
        <w:t>Modelon</w:t>
      </w:r>
      <w:proofErr w:type="spellEnd"/>
      <w:r w:rsidRPr="003076BD">
        <w:t>, Germany</w:t>
      </w:r>
    </w:p>
    <w:p w14:paraId="087E0CBD" w14:textId="77777777" w:rsidR="005F0FE3" w:rsidRPr="00B96AA8" w:rsidRDefault="005F0FE3" w:rsidP="005F0FE3">
      <w:pPr>
        <w:pStyle w:val="Textkrper"/>
        <w:spacing w:before="0"/>
        <w:ind w:left="720"/>
      </w:pPr>
      <w:r w:rsidRPr="00B96AA8">
        <w:t xml:space="preserve">Andreas Junghanns, </w:t>
      </w:r>
      <w:proofErr w:type="spellStart"/>
      <w:r w:rsidRPr="00B96AA8">
        <w:t>QTronic</w:t>
      </w:r>
      <w:proofErr w:type="spellEnd"/>
      <w:r w:rsidRPr="00B96AA8">
        <w:t>, Germany</w:t>
      </w:r>
    </w:p>
    <w:p w14:paraId="66BB6522" w14:textId="5776DF67" w:rsidR="005D0DA3" w:rsidRPr="00B96AA8" w:rsidRDefault="005D0DA3" w:rsidP="004865EB">
      <w:pPr>
        <w:ind w:left="709"/>
      </w:pPr>
      <w:r w:rsidRPr="00B96AA8">
        <w:t xml:space="preserve">Karsten </w:t>
      </w:r>
      <w:proofErr w:type="spellStart"/>
      <w:r w:rsidRPr="00B96AA8">
        <w:t>Krügel</w:t>
      </w:r>
      <w:proofErr w:type="spellEnd"/>
      <w:r w:rsidRPr="00B96AA8">
        <w:t xml:space="preserve">, </w:t>
      </w:r>
      <w:proofErr w:type="spellStart"/>
      <w:r w:rsidR="00591A14" w:rsidRPr="00B96AA8">
        <w:t>dSPACE</w:t>
      </w:r>
      <w:proofErr w:type="spellEnd"/>
      <w:r w:rsidR="00591A14" w:rsidRPr="00B96AA8">
        <w:t xml:space="preserve"> </w:t>
      </w:r>
      <w:r w:rsidR="0058564A" w:rsidRPr="00B96AA8">
        <w:t>GmbH</w:t>
      </w:r>
      <w:r w:rsidRPr="00B96AA8">
        <w:t>, Germany</w:t>
      </w:r>
    </w:p>
    <w:p w14:paraId="3E23A537" w14:textId="12F8DDB9" w:rsidR="00184560" w:rsidRPr="00B96AA8" w:rsidRDefault="00184560" w:rsidP="00184560">
      <w:pPr>
        <w:pStyle w:val="Textkrper"/>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Textkrper"/>
        <w:spacing w:before="0"/>
        <w:ind w:left="720"/>
      </w:pPr>
      <w:r w:rsidRPr="002F3E46">
        <w:t>Bruno Loyer, Siemens PLM Software, France</w:t>
      </w:r>
    </w:p>
    <w:p w14:paraId="7885FCFA" w14:textId="77777777" w:rsidR="005D0DA3" w:rsidRPr="00FA3E81" w:rsidRDefault="005D0DA3" w:rsidP="005D0DA3">
      <w:pPr>
        <w:pStyle w:val="Textkrper"/>
        <w:spacing w:before="0"/>
        <w:ind w:left="720"/>
        <w:rPr>
          <w:lang w:val="sv-SE"/>
        </w:rPr>
      </w:pPr>
      <w:r w:rsidRPr="00FA3E81">
        <w:rPr>
          <w:lang w:val="sv-SE"/>
        </w:rPr>
        <w:t>Petter Lindholm, Modelon, Sweden</w:t>
      </w:r>
    </w:p>
    <w:p w14:paraId="47470665" w14:textId="77777777" w:rsidR="00521F2D" w:rsidRPr="00FA3E81" w:rsidRDefault="00521F2D" w:rsidP="00521F2D">
      <w:pPr>
        <w:pStyle w:val="Textkrper"/>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Textkrper"/>
        <w:spacing w:before="0"/>
        <w:ind w:left="720"/>
        <w:rPr>
          <w:lang w:val="sv-SE"/>
        </w:rPr>
      </w:pPr>
      <w:r w:rsidRPr="00FA3E81">
        <w:rPr>
          <w:lang w:val="sv-SE"/>
        </w:rPr>
        <w:t>Sven Erik Mattsson, Dassault Systèmes, Sweden</w:t>
      </w:r>
    </w:p>
    <w:p w14:paraId="7BABF7A9" w14:textId="77777777" w:rsidR="005F0FE3" w:rsidRDefault="005F0FE3" w:rsidP="005F0FE3">
      <w:pPr>
        <w:pStyle w:val="Textkrper"/>
        <w:spacing w:before="0"/>
        <w:ind w:left="720"/>
        <w:rPr>
          <w:lang w:val="de-DE"/>
        </w:rPr>
      </w:pPr>
      <w:r w:rsidRPr="00D331DC">
        <w:rPr>
          <w:lang w:val="de-DE"/>
        </w:rPr>
        <w:t xml:space="preserve">Jakob </w:t>
      </w:r>
      <w:proofErr w:type="spellStart"/>
      <w:r w:rsidRPr="00D331DC">
        <w:rPr>
          <w:lang w:val="de-DE"/>
        </w:rPr>
        <w:t>Mauss</w:t>
      </w:r>
      <w:proofErr w:type="spellEnd"/>
      <w:r w:rsidRPr="00D331DC">
        <w:rPr>
          <w:lang w:val="de-DE"/>
        </w:rPr>
        <w:t xml:space="preserve">, </w:t>
      </w:r>
      <w:proofErr w:type="spellStart"/>
      <w:r w:rsidRPr="00D331DC">
        <w:rPr>
          <w:lang w:val="de-DE"/>
        </w:rPr>
        <w:t>QTronic</w:t>
      </w:r>
      <w:proofErr w:type="spellEnd"/>
      <w:r w:rsidRPr="00D331DC">
        <w:rPr>
          <w:lang w:val="de-DE"/>
        </w:rPr>
        <w:t>, Germany</w:t>
      </w:r>
    </w:p>
    <w:p w14:paraId="0F4913D8" w14:textId="77777777" w:rsidR="005D0DA3" w:rsidRPr="00D331DC" w:rsidRDefault="005D0DA3" w:rsidP="005F0FE3">
      <w:pPr>
        <w:pStyle w:val="Textkrper"/>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4E62CC38" w14:textId="798CB63A" w:rsidR="001D3504" w:rsidRPr="00021D03" w:rsidRDefault="001D3504" w:rsidP="001D3504">
      <w:pPr>
        <w:pStyle w:val="Textkrper"/>
        <w:spacing w:before="0"/>
        <w:ind w:left="720"/>
        <w:rPr>
          <w:lang w:val="de-DE"/>
        </w:rPr>
      </w:pPr>
      <w:r w:rsidRPr="00021D03">
        <w:rPr>
          <w:lang w:val="de-DE"/>
        </w:rPr>
        <w:t xml:space="preserve">Peter Nilsson, Dassault </w:t>
      </w:r>
      <w:proofErr w:type="spellStart"/>
      <w:r w:rsidRPr="00021D03">
        <w:rPr>
          <w:lang w:val="de-DE"/>
        </w:rPr>
        <w:t>Systèmes</w:t>
      </w:r>
      <w:proofErr w:type="spellEnd"/>
      <w:r w:rsidRPr="00021D03">
        <w:rPr>
          <w:lang w:val="de-DE"/>
        </w:rPr>
        <w:t xml:space="preserve">, </w:t>
      </w:r>
      <w:proofErr w:type="spellStart"/>
      <w:r w:rsidRPr="00021D03">
        <w:rPr>
          <w:lang w:val="de-DE"/>
        </w:rPr>
        <w:t>Sweden</w:t>
      </w:r>
      <w:proofErr w:type="spellEnd"/>
    </w:p>
    <w:p w14:paraId="3F4164AD" w14:textId="2637D784" w:rsidR="005F0FE3" w:rsidRPr="00FA3E81" w:rsidRDefault="005F0FE3" w:rsidP="005F0FE3">
      <w:pPr>
        <w:pStyle w:val="Textkrper"/>
        <w:spacing w:before="0"/>
        <w:ind w:left="720"/>
        <w:rPr>
          <w:lang w:val="sv-SE"/>
        </w:rPr>
      </w:pPr>
      <w:r w:rsidRPr="00FA3E81">
        <w:rPr>
          <w:lang w:val="sv-SE"/>
        </w:rPr>
        <w:t>Hans Olsson, Dassault Systèmes, Sweden</w:t>
      </w:r>
    </w:p>
    <w:p w14:paraId="4AC0081B" w14:textId="77777777" w:rsidR="005F0FE3" w:rsidRDefault="001D3504" w:rsidP="005F0FE3">
      <w:pPr>
        <w:pStyle w:val="Textkrper"/>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Textkrper"/>
        <w:spacing w:before="0"/>
        <w:ind w:left="720"/>
      </w:pPr>
      <w:r w:rsidRPr="003200BB">
        <w:t xml:space="preserve">Nicolas </w:t>
      </w:r>
      <w:proofErr w:type="spellStart"/>
      <w:r w:rsidRPr="003200BB">
        <w:t>Pernet</w:t>
      </w:r>
      <w:proofErr w:type="spellEnd"/>
      <w:r>
        <w:t>, IFPEN, France</w:t>
      </w:r>
    </w:p>
    <w:p w14:paraId="4403C3AF" w14:textId="4753B3F3" w:rsidR="005D0DA3" w:rsidRPr="004865EB" w:rsidRDefault="005D0DA3" w:rsidP="004865EB">
      <w:pPr>
        <w:ind w:left="709"/>
      </w:pPr>
      <w:r w:rsidRPr="00D4342E">
        <w:t>Andreas Pillekeit</w:t>
      </w:r>
      <w:r>
        <w:t xml:space="preserve">, </w:t>
      </w:r>
      <w:proofErr w:type="spellStart"/>
      <w:r w:rsidR="00591A14">
        <w:t>dSPACE</w:t>
      </w:r>
      <w:proofErr w:type="spellEnd"/>
      <w:r w:rsidR="00591A14">
        <w:t xml:space="preserve"> </w:t>
      </w:r>
      <w:r w:rsidR="0058564A">
        <w:t>GmbH</w:t>
      </w:r>
      <w:r>
        <w:t>, Germany</w:t>
      </w:r>
      <w:r w:rsidR="005D5AF5">
        <w:br/>
      </w:r>
      <w:r w:rsidR="005D5AF5" w:rsidRPr="0098259C">
        <w:t xml:space="preserve">Bernd </w:t>
      </w:r>
      <w:proofErr w:type="spellStart"/>
      <w:r w:rsidR="005D5AF5" w:rsidRPr="0098259C">
        <w:t>Relovsky</w:t>
      </w:r>
      <w:proofErr w:type="spellEnd"/>
      <w:r w:rsidR="005D5AF5" w:rsidRPr="0098259C">
        <w:t>, Daimler AG, Germany</w:t>
      </w:r>
    </w:p>
    <w:p w14:paraId="5F76DC2D" w14:textId="77777777" w:rsidR="00521F2D" w:rsidRPr="004865EB" w:rsidRDefault="00521F2D" w:rsidP="005F0FE3">
      <w:pPr>
        <w:pStyle w:val="Textkrper"/>
        <w:spacing w:before="0"/>
        <w:ind w:left="720"/>
      </w:pPr>
      <w:r w:rsidRPr="004865EB">
        <w:t xml:space="preserve">Tom </w:t>
      </w:r>
      <w:proofErr w:type="spellStart"/>
      <w:r w:rsidRPr="004865EB">
        <w:t>Schierz</w:t>
      </w:r>
      <w:proofErr w:type="spellEnd"/>
      <w:r w:rsidRPr="004865EB">
        <w:t>, University Halle, Germany</w:t>
      </w:r>
    </w:p>
    <w:p w14:paraId="6DE98EC0" w14:textId="712B58AD" w:rsidR="005D0DA3" w:rsidRPr="0018515B" w:rsidRDefault="005D0DA3" w:rsidP="004865EB">
      <w:pPr>
        <w:ind w:left="709"/>
      </w:pPr>
      <w:r w:rsidRPr="0018515B">
        <w:t xml:space="preserve">Chad </w:t>
      </w:r>
      <w:proofErr w:type="spellStart"/>
      <w:r w:rsidRPr="0018515B">
        <w:t>Schmitke</w:t>
      </w:r>
      <w:proofErr w:type="spellEnd"/>
      <w:r w:rsidRPr="0018515B">
        <w:t>,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Textkrper"/>
        <w:spacing w:before="0"/>
        <w:ind w:left="720"/>
        <w:rPr>
          <w:lang w:val="de-DE"/>
        </w:rPr>
      </w:pPr>
      <w:r w:rsidRPr="00FA3E81">
        <w:rPr>
          <w:lang w:val="de-DE"/>
        </w:rPr>
        <w:t>Klaus Schuch, AVL List GmbH, Austria</w:t>
      </w:r>
    </w:p>
    <w:p w14:paraId="6F9D5CFF" w14:textId="77777777" w:rsidR="009432B8" w:rsidRPr="00FA3E81" w:rsidRDefault="001D3504" w:rsidP="005F0FE3">
      <w:pPr>
        <w:pStyle w:val="Textkrper"/>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Textkrper"/>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Textkrper"/>
        <w:spacing w:before="0"/>
        <w:ind w:left="720"/>
      </w:pPr>
      <w:r w:rsidRPr="003200BB">
        <w:t xml:space="preserve">Karl </w:t>
      </w:r>
      <w:proofErr w:type="spellStart"/>
      <w:r w:rsidRPr="003200BB">
        <w:t>Wernersson</w:t>
      </w:r>
      <w:proofErr w:type="spellEnd"/>
      <w:r>
        <w:t xml:space="preserve">, </w:t>
      </w:r>
      <w:r w:rsidRPr="0048223C">
        <w:t xml:space="preserve">Dassault </w:t>
      </w:r>
      <w:proofErr w:type="spellStart"/>
      <w:r w:rsidRPr="0048223C">
        <w:t>Systèmes</w:t>
      </w:r>
      <w:proofErr w:type="spellEnd"/>
      <w:r w:rsidRPr="0048223C">
        <w:t>, Sweden</w:t>
      </w:r>
    </w:p>
    <w:p w14:paraId="6BFBD3EC" w14:textId="4A93D4FB" w:rsidR="00591A14" w:rsidRPr="0098259C" w:rsidRDefault="00591A14" w:rsidP="005F0FE3">
      <w:pPr>
        <w:pStyle w:val="Textkrper"/>
        <w:spacing w:before="0"/>
        <w:ind w:left="720"/>
      </w:pPr>
      <w:r w:rsidRPr="00591A14">
        <w:t>Irina Zacharias</w:t>
      </w:r>
      <w:r>
        <w:t xml:space="preserve">, </w:t>
      </w:r>
      <w:proofErr w:type="spellStart"/>
      <w:r>
        <w:t>dSPACE</w:t>
      </w:r>
      <w:proofErr w:type="spellEnd"/>
      <w:r>
        <w:t xml:space="preserve"> GmbH, Germany</w:t>
      </w:r>
    </w:p>
    <w:p w14:paraId="07DDBF88" w14:textId="77777777" w:rsidR="005F0FE3" w:rsidRPr="0098259C" w:rsidRDefault="00521F2D" w:rsidP="00521F2D">
      <w:pPr>
        <w:pStyle w:val="Textkrper"/>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Textkrper"/>
        <w:ind w:left="720"/>
      </w:pPr>
      <w:r w:rsidRPr="0098259C">
        <w:t xml:space="preserve">Peter </w:t>
      </w:r>
      <w:proofErr w:type="spellStart"/>
      <w:r w:rsidRPr="0098259C">
        <w:t>Aaronsson</w:t>
      </w:r>
      <w:proofErr w:type="spellEnd"/>
      <w:r w:rsidRPr="0098259C">
        <w:t xml:space="preserve">, </w:t>
      </w:r>
      <w:proofErr w:type="spellStart"/>
      <w:r w:rsidRPr="0098259C">
        <w:t>MathCore</w:t>
      </w:r>
      <w:proofErr w:type="spellEnd"/>
      <w:r w:rsidRPr="0098259C">
        <w:t>, Sweden</w:t>
      </w:r>
    </w:p>
    <w:p w14:paraId="4431D74B" w14:textId="77777777" w:rsidR="00521F2D" w:rsidRDefault="00521F2D" w:rsidP="00521F2D">
      <w:pPr>
        <w:pStyle w:val="Textkrper"/>
        <w:spacing w:before="0"/>
        <w:ind w:left="720"/>
      </w:pPr>
      <w:r w:rsidRPr="0098259C">
        <w:t>Bernhard Bachmann, University of Bielefeld, Germany</w:t>
      </w:r>
    </w:p>
    <w:p w14:paraId="471D24BF" w14:textId="6F56821E" w:rsidR="001D3504" w:rsidRDefault="001D3504" w:rsidP="00521F2D">
      <w:pPr>
        <w:pStyle w:val="Textkrper"/>
        <w:spacing w:before="0"/>
        <w:ind w:left="720"/>
      </w:pPr>
      <w:r>
        <w:t>Andreas Pfeiffer, DLR RMC-SR</w:t>
      </w:r>
    </w:p>
    <w:p w14:paraId="64CABA13" w14:textId="377F56A4" w:rsidR="004A72B2" w:rsidRDefault="004A72B2" w:rsidP="00521F2D">
      <w:pPr>
        <w:pStyle w:val="Textkrper"/>
        <w:spacing w:before="0"/>
        <w:ind w:left="720"/>
      </w:pPr>
    </w:p>
    <w:p w14:paraId="7896B501" w14:textId="77777777" w:rsidR="00F523A4" w:rsidRDefault="00F523A4" w:rsidP="00D2781E">
      <w:pPr>
        <w:spacing w:line="240" w:lineRule="auto"/>
      </w:pPr>
    </w:p>
    <w:p w14:paraId="3AE69AD8" w14:textId="5805FBB8" w:rsidR="004478EF" w:rsidRDefault="004478EF" w:rsidP="00D2781E">
      <w:pPr>
        <w:spacing w:line="240" w:lineRule="auto"/>
      </w:pPr>
      <w:r>
        <w:br w:type="page"/>
      </w:r>
    </w:p>
    <w:p w14:paraId="33F1E9FB" w14:textId="77777777" w:rsidR="00F523A4" w:rsidRPr="00F523A4" w:rsidRDefault="00F523A4" w:rsidP="00D2781E">
      <w:pPr>
        <w:pStyle w:val="Textkrper"/>
      </w:pPr>
    </w:p>
    <w:p w14:paraId="7346E2B2" w14:textId="651AB1B1" w:rsidR="00F523A4" w:rsidRPr="0098259C" w:rsidRDefault="00F523A4" w:rsidP="00D2781E">
      <w:pPr>
        <w:pStyle w:val="Appendix3"/>
      </w:pPr>
      <w:bookmarkStart w:id="333" w:name="_Toc55136534"/>
      <w:r>
        <w:t>F</w:t>
      </w:r>
      <w:r w:rsidR="001F176C">
        <w:t xml:space="preserve">MI 2.0.1 </w:t>
      </w:r>
      <w:proofErr w:type="spellStart"/>
      <w:r w:rsidR="001F176C">
        <w:t>m</w:t>
      </w:r>
      <w:r>
        <w:t>a</w:t>
      </w:r>
      <w:r w:rsidR="00460616">
        <w:t>i</w:t>
      </w:r>
      <w:r>
        <w:t>ntenane</w:t>
      </w:r>
      <w:proofErr w:type="spellEnd"/>
      <w:r>
        <w:t xml:space="preserve"> release: </w:t>
      </w:r>
      <w:r w:rsidR="001F176C">
        <w:t>c</w:t>
      </w:r>
      <w:r>
        <w:t>hanges and contributors</w:t>
      </w:r>
      <w:bookmarkEnd w:id="333"/>
    </w:p>
    <w:p w14:paraId="50AE9120" w14:textId="1CDBC067" w:rsidR="00F523A4" w:rsidRDefault="00EC0BA9" w:rsidP="00D2781E">
      <w:pPr>
        <w:pStyle w:val="Textkrper"/>
        <w:rPr>
          <w:spacing w:val="0"/>
        </w:rPr>
      </w:pPr>
      <w:r>
        <w:rPr>
          <w:spacing w:val="0"/>
        </w:rPr>
        <w:t>The changes w.r.t</w:t>
      </w:r>
      <w:r w:rsidR="0025180A">
        <w:rPr>
          <w:spacing w:val="0"/>
        </w:rPr>
        <w:t>.</w:t>
      </w:r>
      <w:r>
        <w:rPr>
          <w:spacing w:val="0"/>
        </w:rPr>
        <w:t xml:space="preserve"> </w:t>
      </w:r>
      <w:r w:rsidR="00F523A4">
        <w:rPr>
          <w:spacing w:val="0"/>
        </w:rPr>
        <w:t>FMI 2.0 (clarifications and bugfixes) are summarized on the release page for FMI 2.0.1</w:t>
      </w:r>
      <w:r w:rsidR="00F523A4">
        <w:rPr>
          <w:spacing w:val="0"/>
        </w:rPr>
        <w:br/>
      </w:r>
      <w:hyperlink r:id="rId142" w:history="1">
        <w:r w:rsidR="00F523A4" w:rsidRPr="009E72A6">
          <w:rPr>
            <w:rStyle w:val="Hyperlink"/>
            <w:spacing w:val="0"/>
          </w:rPr>
          <w:t>https://github.com/modelica/fmi-standard/releases/tag/v2.0.1</w:t>
        </w:r>
      </w:hyperlink>
      <w:r w:rsidR="00F523A4">
        <w:rPr>
          <w:spacing w:val="0"/>
        </w:rPr>
        <w:t xml:space="preserve"> </w:t>
      </w:r>
    </w:p>
    <w:p w14:paraId="26D60074" w14:textId="77777777" w:rsidR="00F523A4" w:rsidRPr="00F523A4" w:rsidRDefault="00F523A4" w:rsidP="00D2781E">
      <w:pPr>
        <w:pStyle w:val="Textkrper"/>
      </w:pPr>
    </w:p>
    <w:p w14:paraId="19D95587" w14:textId="0382616D" w:rsidR="004A72B2" w:rsidRDefault="004A72B2" w:rsidP="00D2781E">
      <w:pPr>
        <w:spacing w:line="240" w:lineRule="auto"/>
      </w:pPr>
      <w:r w:rsidRPr="0098259C">
        <w:t>The following partners participated at FMI 2.0</w:t>
      </w:r>
      <w:r>
        <w:t>.1</w:t>
      </w:r>
      <w:r w:rsidRPr="0098259C">
        <w:t xml:space="preserve"> meetings (alphabetical list):</w:t>
      </w:r>
    </w:p>
    <w:p w14:paraId="55F8D0F5" w14:textId="77777777" w:rsidR="004478EF" w:rsidRPr="004478EF" w:rsidRDefault="004478EF" w:rsidP="00D2781E">
      <w:pPr>
        <w:pStyle w:val="Textkrper"/>
      </w:pPr>
    </w:p>
    <w:p w14:paraId="15E0544D" w14:textId="3D3DC726" w:rsidR="004478EF" w:rsidRDefault="00CF7199" w:rsidP="00D2781E">
      <w:pPr>
        <w:pStyle w:val="Textkrper"/>
        <w:spacing w:before="0"/>
      </w:pPr>
      <w:r>
        <w:t>Christian Bertsch, Robert Bosch GmbH, Germany</w:t>
      </w:r>
      <w:r>
        <w:br/>
        <w:t>Torsten Blochwitz, ESI ITI GmbH, Germany</w:t>
      </w:r>
      <w:r>
        <w:br/>
        <w:t>Robert Braun, Linköping University, Sweden</w:t>
      </w:r>
      <w:r>
        <w:br/>
        <w:t xml:space="preserve">Andreas Junghanns, </w:t>
      </w:r>
      <w:proofErr w:type="spellStart"/>
      <w:r>
        <w:t>QTronic</w:t>
      </w:r>
      <w:proofErr w:type="spellEnd"/>
      <w:r>
        <w:t xml:space="preserve"> GmbH, Germany</w:t>
      </w:r>
      <w:r>
        <w:br/>
        <w:t xml:space="preserve">Pierre R. Mai, PMSF IT Consulting, </w:t>
      </w:r>
      <w:r w:rsidR="00915C4E">
        <w:t>Germany</w:t>
      </w:r>
      <w:r w:rsidR="00915C4E">
        <w:br/>
        <w:t>Masoud Najafi, Altair</w:t>
      </w:r>
      <w:r>
        <w:t>, France</w:t>
      </w:r>
      <w:r>
        <w:br/>
        <w:t xml:space="preserve">Andreas Pillekeit, </w:t>
      </w:r>
      <w:proofErr w:type="spellStart"/>
      <w:r>
        <w:t>dSPACE</w:t>
      </w:r>
      <w:proofErr w:type="spellEnd"/>
      <w:r>
        <w:t xml:space="preserve"> GmbH, Germany</w:t>
      </w:r>
      <w:r>
        <w:br/>
        <w:t xml:space="preserve">Torsten Sommer, Dassault </w:t>
      </w:r>
      <w:proofErr w:type="spellStart"/>
      <w:r>
        <w:t>Systèmes</w:t>
      </w:r>
      <w:proofErr w:type="spellEnd"/>
      <w:r>
        <w:t>, Germany</w:t>
      </w:r>
      <w:r>
        <w:br/>
        <w:t xml:space="preserve">Karl </w:t>
      </w:r>
      <w:proofErr w:type="spellStart"/>
      <w:r>
        <w:t>Wernersson</w:t>
      </w:r>
      <w:proofErr w:type="spellEnd"/>
      <w:r>
        <w:t xml:space="preserve">, Dassault </w:t>
      </w:r>
      <w:proofErr w:type="spellStart"/>
      <w:r>
        <w:t>Systèmes</w:t>
      </w:r>
      <w:proofErr w:type="spellEnd"/>
      <w:r>
        <w:t>, Sweden</w:t>
      </w:r>
    </w:p>
    <w:p w14:paraId="21A349C1" w14:textId="77777777" w:rsidR="00CF7199" w:rsidRDefault="00CF7199" w:rsidP="00D2781E">
      <w:pPr>
        <w:pStyle w:val="Textkrper"/>
        <w:spacing w:before="0"/>
      </w:pPr>
    </w:p>
    <w:p w14:paraId="14CB2355" w14:textId="7162B7E5" w:rsidR="004478EF" w:rsidRDefault="004478EF" w:rsidP="00D2781E">
      <w:pPr>
        <w:pStyle w:val="Textkrper"/>
        <w:spacing w:before="0"/>
      </w:pPr>
      <w:r>
        <w:t xml:space="preserve">For further contributors by comments please refer to the issue tracking system </w:t>
      </w:r>
      <w:hyperlink r:id="rId143" w:history="1">
        <w:r w:rsidRPr="009E72A6">
          <w:rPr>
            <w:rStyle w:val="Hyperlink"/>
          </w:rPr>
          <w:t>https://github.com/modelica/fmi-standard/milestone/3</w:t>
        </w:r>
      </w:hyperlink>
      <w:r>
        <w:t xml:space="preserve"> </w:t>
      </w:r>
    </w:p>
    <w:p w14:paraId="67181B1F" w14:textId="293BC642" w:rsidR="00530EF9" w:rsidRDefault="00530EF9" w:rsidP="00D2781E">
      <w:pPr>
        <w:pStyle w:val="Textkrper"/>
        <w:spacing w:before="0"/>
      </w:pPr>
    </w:p>
    <w:p w14:paraId="2EF3D497" w14:textId="7A2032A8" w:rsidR="00530EF9" w:rsidRPr="0098259C" w:rsidRDefault="00530EF9" w:rsidP="00466CB8">
      <w:pPr>
        <w:pStyle w:val="Appendix3"/>
      </w:pPr>
      <w:bookmarkStart w:id="334" w:name="_Toc55136535"/>
      <w:r>
        <w:t xml:space="preserve">FMI 2.0.2 </w:t>
      </w:r>
      <w:proofErr w:type="spellStart"/>
      <w:r>
        <w:t>maintenane</w:t>
      </w:r>
      <w:proofErr w:type="spellEnd"/>
      <w:r>
        <w:t xml:space="preserve"> release: changes and contributors</w:t>
      </w:r>
      <w:bookmarkEnd w:id="334"/>
    </w:p>
    <w:p w14:paraId="5B2F7062" w14:textId="3FCCAF68" w:rsidR="00530EF9" w:rsidRDefault="00530EF9" w:rsidP="00530EF9">
      <w:pPr>
        <w:pStyle w:val="Textkrper"/>
        <w:rPr>
          <w:spacing w:val="0"/>
        </w:rPr>
      </w:pPr>
      <w:r>
        <w:rPr>
          <w:spacing w:val="0"/>
        </w:rPr>
        <w:t>The changes w.r.t. FMI 2.0.1 (clarifications and bugfixes) are summarized on the release page for FMI 2.0.2</w:t>
      </w:r>
      <w:r>
        <w:rPr>
          <w:spacing w:val="0"/>
        </w:rPr>
        <w:br/>
      </w:r>
      <w:r w:rsidRPr="00466CB8">
        <w:t>https://github.com/modelica/fmi-standard/releases/tag/v2.0.</w:t>
      </w:r>
      <w:r>
        <w:rPr>
          <w:spacing w:val="0"/>
        </w:rPr>
        <w:t xml:space="preserve">2 </w:t>
      </w:r>
    </w:p>
    <w:p w14:paraId="740F0CA9" w14:textId="77777777" w:rsidR="00530EF9" w:rsidRDefault="00530EF9" w:rsidP="00530EF9">
      <w:pPr>
        <w:pStyle w:val="Textkrper"/>
        <w:spacing w:before="0"/>
      </w:pPr>
    </w:p>
    <w:p w14:paraId="0065AA22" w14:textId="0D255DD7" w:rsidR="00530EF9" w:rsidRPr="0098259C" w:rsidRDefault="00530EF9" w:rsidP="00530EF9">
      <w:pPr>
        <w:pStyle w:val="Textkrper"/>
        <w:spacing w:before="0"/>
      </w:pPr>
      <w:r>
        <w:t xml:space="preserve">For </w:t>
      </w:r>
      <w:proofErr w:type="gramStart"/>
      <w:r>
        <w:t>contributors</w:t>
      </w:r>
      <w:proofErr w:type="gramEnd"/>
      <w:r>
        <w:t xml:space="preserve"> please refer to the issue tracking system </w:t>
      </w:r>
      <w:hyperlink r:id="rId144" w:history="1">
        <w:r w:rsidRPr="009E72A6">
          <w:rPr>
            <w:rStyle w:val="Hyperlink"/>
          </w:rPr>
          <w:t>https://github.com/modelica/fmi-standard/milestone/</w:t>
        </w:r>
      </w:hyperlink>
      <w:r>
        <w:rPr>
          <w:rStyle w:val="Hyperlink"/>
        </w:rPr>
        <w:t>15</w:t>
      </w:r>
      <w:r>
        <w:t xml:space="preserve"> </w:t>
      </w:r>
    </w:p>
    <w:p w14:paraId="65F74F7D" w14:textId="6241D10A" w:rsidR="005469A6" w:rsidRDefault="005469A6" w:rsidP="009E5B13">
      <w:pPr>
        <w:pStyle w:val="Appendix3"/>
      </w:pPr>
      <w:r>
        <w:t xml:space="preserve">FMI 2.0.3 </w:t>
      </w:r>
      <w:proofErr w:type="spellStart"/>
      <w:r>
        <w:t>maintenane</w:t>
      </w:r>
      <w:proofErr w:type="spellEnd"/>
      <w:r>
        <w:t xml:space="preserve"> release: changes and contributors</w:t>
      </w:r>
    </w:p>
    <w:p w14:paraId="08E12904" w14:textId="1C9A3B6B" w:rsidR="005469A6" w:rsidRDefault="005469A6" w:rsidP="005469A6">
      <w:pPr>
        <w:pStyle w:val="Textkrper"/>
      </w:pPr>
      <w:r>
        <w:t>The changes w.r.t. FMI 2.0.2</w:t>
      </w:r>
      <w:r w:rsidR="00FD1161">
        <w:t xml:space="preserve"> </w:t>
      </w:r>
      <w:r>
        <w:t xml:space="preserve">(clarifications and bugfixes) are summarized on the release page for FMI 2.0.3 https://github.com/modelica/fmi-standard/releases/tag/v2.0.3 </w:t>
      </w:r>
      <w:r>
        <w:br/>
      </w:r>
    </w:p>
    <w:p w14:paraId="40EF44A9" w14:textId="2D731BC7" w:rsidR="005469A6" w:rsidDel="000026E8" w:rsidRDefault="005469A6" w:rsidP="005469A6">
      <w:pPr>
        <w:pStyle w:val="Textkrper"/>
        <w:spacing w:before="0"/>
        <w:rPr>
          <w:del w:id="335" w:author="Bertsch Christian (CR/ASI3)" w:date="2024-10-27T20:57:00Z"/>
        </w:rPr>
      </w:pPr>
      <w:r>
        <w:t xml:space="preserve">For </w:t>
      </w:r>
      <w:proofErr w:type="gramStart"/>
      <w:r>
        <w:t>contributors</w:t>
      </w:r>
      <w:proofErr w:type="gramEnd"/>
      <w:r>
        <w:t xml:space="preserve"> please refer to the issue tracking system </w:t>
      </w:r>
      <w:hyperlink r:id="rId145" w:history="1">
        <w:r w:rsidR="00917DAB" w:rsidRPr="00B40B09">
          <w:rPr>
            <w:rStyle w:val="Hyperlink"/>
          </w:rPr>
          <w:t>https://github.com/modelica/fmi-standard/milestone/18</w:t>
        </w:r>
      </w:hyperlink>
    </w:p>
    <w:p w14:paraId="32D696AA" w14:textId="515C51F9" w:rsidR="00917DAB" w:rsidRDefault="00917DAB" w:rsidP="005469A6">
      <w:pPr>
        <w:pStyle w:val="Textkrper"/>
        <w:spacing w:before="0"/>
      </w:pPr>
    </w:p>
    <w:p w14:paraId="3F45B63F" w14:textId="445F71B6" w:rsidR="00917DAB" w:rsidRDefault="00917DAB" w:rsidP="00917DAB">
      <w:pPr>
        <w:pStyle w:val="Appendix3"/>
      </w:pPr>
      <w:r>
        <w:t>FMI 2.0.4 maintenan</w:t>
      </w:r>
      <w:r w:rsidR="00FD1161">
        <w:t>c</w:t>
      </w:r>
      <w:r>
        <w:t>e release: changes and contributors</w:t>
      </w:r>
    </w:p>
    <w:p w14:paraId="706D68CC" w14:textId="6E57F82F" w:rsidR="00917DAB" w:rsidRDefault="00917DAB" w:rsidP="00917DAB">
      <w:pPr>
        <w:pStyle w:val="Textkrper"/>
      </w:pPr>
      <w:r>
        <w:t>The changes w.r.t. FMI 2.0.</w:t>
      </w:r>
      <w:ins w:id="336" w:author="Bertsch Christian (CR/ASI3)" w:date="2024-10-27T20:55:00Z">
        <w:r w:rsidR="000026E8">
          <w:t>3</w:t>
        </w:r>
      </w:ins>
      <w:del w:id="337" w:author="Bertsch Christian (CR/ASI3)" w:date="2024-10-27T20:55:00Z">
        <w:r w:rsidDel="000026E8">
          <w:delText>2</w:delText>
        </w:r>
      </w:del>
      <w:r>
        <w:t>(clarifications and bugfixes) are summarized on the release page for FMI 2.0.</w:t>
      </w:r>
      <w:ins w:id="338" w:author="Bertsch Christian (CR/ASI3)" w:date="2024-10-27T20:55:00Z">
        <w:r w:rsidR="000026E8">
          <w:t>4</w:t>
        </w:r>
      </w:ins>
      <w:del w:id="339" w:author="Bertsch Christian (CR/ASI3)" w:date="2024-10-27T20:55:00Z">
        <w:r w:rsidDel="000026E8">
          <w:delText>3</w:delText>
        </w:r>
      </w:del>
      <w:r>
        <w:t xml:space="preserve"> https://github.com/modelica/fmi-standard/releases/tag/v2.0.4 </w:t>
      </w:r>
      <w:r>
        <w:br/>
      </w:r>
    </w:p>
    <w:p w14:paraId="305A591D" w14:textId="5EC6FB85" w:rsidR="00917DAB" w:rsidRDefault="00917DAB" w:rsidP="00917DAB">
      <w:pPr>
        <w:pStyle w:val="Textkrper"/>
        <w:spacing w:before="0"/>
        <w:rPr>
          <w:ins w:id="340" w:author="Bertsch Christian (CR/ASI3)" w:date="2024-10-27T20:57:00Z"/>
          <w:rStyle w:val="Hyperlink"/>
        </w:rPr>
      </w:pPr>
      <w:r>
        <w:t xml:space="preserve">For </w:t>
      </w:r>
      <w:r w:rsidR="00FD1161">
        <w:t>contributors,</w:t>
      </w:r>
      <w:r>
        <w:t xml:space="preserve"> please refer to the issue tracking system </w:t>
      </w:r>
      <w:hyperlink r:id="rId146" w:history="1">
        <w:r w:rsidRPr="00B40B09">
          <w:rPr>
            <w:rStyle w:val="Hyperlink"/>
          </w:rPr>
          <w:t>https://github.com/modelica/fmi-standard/milestone/22</w:t>
        </w:r>
      </w:hyperlink>
    </w:p>
    <w:p w14:paraId="4902302F" w14:textId="77777777" w:rsidR="000026E8" w:rsidRDefault="000026E8" w:rsidP="00917DAB">
      <w:pPr>
        <w:pStyle w:val="Textkrper"/>
        <w:spacing w:before="0"/>
        <w:rPr>
          <w:ins w:id="341" w:author="Bertsch Christian (CR/ASI3)" w:date="2024-10-27T20:57:00Z"/>
          <w:rStyle w:val="Hyperlink"/>
        </w:rPr>
      </w:pPr>
    </w:p>
    <w:p w14:paraId="5469A961" w14:textId="77777777" w:rsidR="000026E8" w:rsidRPr="0098259C" w:rsidRDefault="000026E8" w:rsidP="000026E8">
      <w:pPr>
        <w:pStyle w:val="Textkrper"/>
        <w:spacing w:before="0"/>
      </w:pPr>
      <w:r>
        <w:t xml:space="preserve">For the backported “Terminals and Icons” and “Build Configuration” features </w:t>
      </w:r>
      <w:proofErr w:type="spellStart"/>
      <w:r>
        <w:t>refere</w:t>
      </w:r>
      <w:proofErr w:type="spellEnd"/>
      <w:r>
        <w:t xml:space="preserve"> to the contributors list to FMI3.0 </w:t>
      </w:r>
      <w:hyperlink r:id="rId147" w:anchor="_contributors" w:history="1">
        <w:r w:rsidRPr="00B40B09">
          <w:rPr>
            <w:rStyle w:val="Hyperlink"/>
          </w:rPr>
          <w:t>https://fmi-standard.org/docs/3.0/#_contributors</w:t>
        </w:r>
      </w:hyperlink>
      <w:r>
        <w:t xml:space="preserve"> </w:t>
      </w:r>
    </w:p>
    <w:p w14:paraId="398E2AAB" w14:textId="77777777" w:rsidR="000026E8" w:rsidRDefault="000026E8" w:rsidP="00917DAB">
      <w:pPr>
        <w:pStyle w:val="Textkrper"/>
        <w:spacing w:before="0"/>
        <w:rPr>
          <w:ins w:id="342" w:author="Bertsch Christian (CR/ASI3)" w:date="2024-10-27T20:55:00Z"/>
          <w:rStyle w:val="Hyperlink"/>
        </w:rPr>
      </w:pPr>
    </w:p>
    <w:p w14:paraId="5F13C8BC" w14:textId="77777777" w:rsidR="000026E8" w:rsidRDefault="000026E8" w:rsidP="00917DAB">
      <w:pPr>
        <w:pStyle w:val="Textkrper"/>
        <w:spacing w:before="0"/>
        <w:rPr>
          <w:ins w:id="343" w:author="Bertsch Christian (CR/ASI3)" w:date="2024-10-27T20:55:00Z"/>
          <w:rStyle w:val="Hyperlink"/>
        </w:rPr>
      </w:pPr>
    </w:p>
    <w:p w14:paraId="71346F41" w14:textId="7086B50E" w:rsidR="000026E8" w:rsidRDefault="000026E8">
      <w:pPr>
        <w:pStyle w:val="Appendix3"/>
        <w:rPr>
          <w:ins w:id="344" w:author="Bertsch Christian (CR/ASI3)" w:date="2024-10-27T20:55:00Z"/>
        </w:rPr>
        <w:pPrChange w:id="345" w:author="Bertsch Christian (CR/ASI3)" w:date="2024-10-27T20:55:00Z">
          <w:pPr>
            <w:pStyle w:val="Appendix3"/>
            <w:numPr>
              <w:numId w:val="79"/>
            </w:numPr>
          </w:pPr>
        </w:pPrChange>
      </w:pPr>
      <w:ins w:id="346" w:author="Bertsch Christian (CR/ASI3)" w:date="2024-10-27T20:55:00Z">
        <w:r>
          <w:t>FMI 2.0.5 maintenance release: changes and contributors</w:t>
        </w:r>
      </w:ins>
    </w:p>
    <w:p w14:paraId="039D15EA" w14:textId="3D6BF375" w:rsidR="000026E8" w:rsidRDefault="000026E8" w:rsidP="000026E8">
      <w:pPr>
        <w:pStyle w:val="Textkrper"/>
        <w:rPr>
          <w:ins w:id="347" w:author="Bertsch Christian (CR/ASI3)" w:date="2024-10-27T20:55:00Z"/>
        </w:rPr>
      </w:pPr>
      <w:ins w:id="348" w:author="Bertsch Christian (CR/ASI3)" w:date="2024-10-27T20:55:00Z">
        <w:r>
          <w:t>The changes w.r.t. FMI 2.0.4</w:t>
        </w:r>
      </w:ins>
      <w:ins w:id="349" w:author="Bertsch Christian (CR/ASI3)" w:date="2024-10-27T20:56:00Z">
        <w:r>
          <w:t xml:space="preserve"> </w:t>
        </w:r>
      </w:ins>
      <w:ins w:id="350" w:author="Bertsch Christian (CR/ASI3)" w:date="2024-10-27T20:55:00Z">
        <w:r>
          <w:t>(clarifications and bugfixes) are summarized on the release page for FMI 2.0.</w:t>
        </w:r>
      </w:ins>
      <w:ins w:id="351" w:author="Bertsch Christian (CR/ASI3)" w:date="2024-10-27T20:56:00Z">
        <w:r>
          <w:t>5</w:t>
        </w:r>
      </w:ins>
      <w:ins w:id="352" w:author="Bertsch Christian (CR/ASI3)" w:date="2024-10-27T20:55:00Z">
        <w:r>
          <w:t xml:space="preserve"> https://github.com/modelica/fmi-standard/releases/tag/v2.0.</w:t>
        </w:r>
      </w:ins>
      <w:ins w:id="353" w:author="Bertsch Christian (CR/ASI3)" w:date="2024-10-27T20:56:00Z">
        <w:r>
          <w:t>5</w:t>
        </w:r>
      </w:ins>
      <w:ins w:id="354" w:author="Bertsch Christian (CR/ASI3)" w:date="2024-10-27T20:55:00Z">
        <w:r>
          <w:br/>
        </w:r>
      </w:ins>
    </w:p>
    <w:p w14:paraId="3C5E6AE1" w14:textId="5727776A" w:rsidR="000026E8" w:rsidRDefault="000026E8" w:rsidP="000026E8">
      <w:pPr>
        <w:pStyle w:val="Textkrper"/>
        <w:spacing w:before="0"/>
        <w:rPr>
          <w:ins w:id="355" w:author="Bertsch Christian (CR/ASI3)" w:date="2024-10-27T20:55:00Z"/>
        </w:rPr>
      </w:pPr>
      <w:ins w:id="356" w:author="Bertsch Christian (CR/ASI3)" w:date="2024-10-27T20:55:00Z">
        <w:r>
          <w:t xml:space="preserve">For contributors, please refer to the issue tracking system </w:t>
        </w:r>
        <w:r>
          <w:fldChar w:fldCharType="begin"/>
        </w:r>
      </w:ins>
      <w:ins w:id="357" w:author="Bertsch Christian (CR/ASI3)" w:date="2024-10-27T20:56:00Z">
        <w:r>
          <w:instrText>HYPERLINK "https://github.com/modelica/fmi-standard/milestone/28"</w:instrText>
        </w:r>
      </w:ins>
      <w:ins w:id="358" w:author="Bertsch Christian (CR/ASI3)" w:date="2024-10-27T20:55:00Z">
        <w:r>
          <w:fldChar w:fldCharType="separate"/>
        </w:r>
      </w:ins>
      <w:ins w:id="359" w:author="Bertsch Christian (CR/ASI3)" w:date="2024-10-27T20:56:00Z">
        <w:r>
          <w:rPr>
            <w:rStyle w:val="Hyperlink"/>
          </w:rPr>
          <w:t>https://github.com/modelica/fmi-standard/milestone/28</w:t>
        </w:r>
      </w:ins>
      <w:ins w:id="360" w:author="Bertsch Christian (CR/ASI3)" w:date="2024-10-27T20:55:00Z">
        <w:r>
          <w:rPr>
            <w:rStyle w:val="Hyperlink"/>
          </w:rPr>
          <w:fldChar w:fldCharType="end"/>
        </w:r>
      </w:ins>
    </w:p>
    <w:p w14:paraId="4E867CC0" w14:textId="77777777" w:rsidR="000026E8" w:rsidRDefault="000026E8" w:rsidP="00917DAB">
      <w:pPr>
        <w:pStyle w:val="Textkrper"/>
        <w:spacing w:before="0"/>
      </w:pPr>
    </w:p>
    <w:p w14:paraId="0894B4A4" w14:textId="77777777" w:rsidR="00917DAB" w:rsidRPr="0098259C" w:rsidRDefault="00917DAB" w:rsidP="00917DAB">
      <w:pPr>
        <w:pStyle w:val="Textkrper"/>
        <w:spacing w:before="0"/>
      </w:pPr>
    </w:p>
    <w:p w14:paraId="0F1ADB1A" w14:textId="77777777" w:rsidR="005469A6" w:rsidRDefault="005469A6" w:rsidP="00D2781E">
      <w:pPr>
        <w:pStyle w:val="Textkrper"/>
        <w:spacing w:before="0"/>
      </w:pPr>
    </w:p>
    <w:p w14:paraId="44179EAF" w14:textId="697C1A62" w:rsidR="00C12C1B" w:rsidRPr="0098259C" w:rsidRDefault="00C12C1B" w:rsidP="00C12C1B">
      <w:pPr>
        <w:pStyle w:val="Appendix1"/>
      </w:pPr>
      <w:bookmarkStart w:id="361" w:name="_Toc240646383"/>
      <w:bookmarkStart w:id="362" w:name="_Toc247884564"/>
      <w:bookmarkStart w:id="363" w:name="_Toc55136536"/>
      <w:bookmarkEnd w:id="58"/>
      <w:bookmarkEnd w:id="59"/>
      <w:bookmarkEnd w:id="60"/>
      <w:bookmarkEnd w:id="61"/>
      <w:bookmarkEnd w:id="62"/>
      <w:bookmarkEnd w:id="63"/>
      <w:r w:rsidRPr="0098259C">
        <w:t>Glossary</w:t>
      </w:r>
      <w:bookmarkEnd w:id="361"/>
      <w:bookmarkEnd w:id="362"/>
      <w:bookmarkEnd w:id="363"/>
    </w:p>
    <w:p w14:paraId="592F7D9C" w14:textId="0566B7C3" w:rsidR="00C12C1B" w:rsidRPr="0098259C" w:rsidRDefault="00C12C1B" w:rsidP="00C12C1B">
      <w:pPr>
        <w:pStyle w:val="Textkrper"/>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 xml:space="preserve">A set of functions, procedures, </w:t>
            </w:r>
            <w:proofErr w:type="gramStart"/>
            <w:r w:rsidRPr="0098259C">
              <w:t>methods</w:t>
            </w:r>
            <w:proofErr w:type="gramEnd"/>
            <w:r w:rsidRPr="0098259C">
              <w:t xml:space="preserve"> or classes together with type conventions/declarations (</w:t>
            </w:r>
            <w:r w:rsidR="009F2AEB" w:rsidRPr="0098259C">
              <w:t>for example</w:t>
            </w:r>
            <w:r w:rsidR="001848CC">
              <w:t>,</w:t>
            </w:r>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47A21E6C" w:rsidR="002E7651" w:rsidRPr="0098259C" w:rsidRDefault="002E7651" w:rsidP="000727C2">
            <w:pPr>
              <w:pStyle w:val="Textkrper-Tabelle"/>
            </w:pPr>
            <w:proofErr w:type="spellStart"/>
            <w:r w:rsidRPr="0098259C">
              <w:t>AUTomotive</w:t>
            </w:r>
            <w:proofErr w:type="spellEnd"/>
            <w:r w:rsidRPr="0098259C">
              <w:t xml:space="preserve"> Open System </w:t>
            </w:r>
            <w:proofErr w:type="spellStart"/>
            <w:r w:rsidRPr="0098259C">
              <w:t>A</w:t>
            </w:r>
            <w:r w:rsidR="00280342">
              <w:t>R</w:t>
            </w:r>
            <w:r w:rsidRPr="0098259C">
              <w:t>chitecture</w:t>
            </w:r>
            <w:proofErr w:type="spellEnd"/>
            <w:r w:rsidRPr="0098259C">
              <w:t xml:space="preserve"> (</w:t>
            </w:r>
            <w:hyperlink r:id="rId148"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buil</w:t>
            </w:r>
            <w:r w:rsidR="00280342">
              <w:t>d</w:t>
            </w:r>
            <w:r w:rsidRPr="0098259C">
              <w:t xml:space="preserve"> on top of the real-time operating system OSEK (</w:t>
            </w:r>
            <w:hyperlink r:id="rId149" w:history="1">
              <w:r w:rsidRPr="0098259C">
                <w:rPr>
                  <w:rStyle w:val="Hyperlink"/>
                </w:rPr>
                <w:t>www.osek-vdx.org</w:t>
              </w:r>
            </w:hyperlink>
            <w:r w:rsidRPr="0098259C">
              <w:t xml:space="preserve">, </w:t>
            </w:r>
            <w:hyperlink r:id="rId150"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3175E40F" w:rsidR="00C12C1B" w:rsidRPr="0098259C" w:rsidRDefault="00044FDE" w:rsidP="00C12C1B">
            <w:pPr>
              <w:pStyle w:val="Textkrper-Tabelle"/>
            </w:pPr>
            <w:r w:rsidRPr="0098259C">
              <w:t>Coupling (</w:t>
            </w:r>
            <w:r w:rsidR="00D73B94" w:rsidRPr="0098259C">
              <w:t>in other words</w:t>
            </w:r>
            <w:r w:rsidR="001848CC">
              <w:t>,</w:t>
            </w:r>
            <w:r w:rsidRPr="0098259C">
              <w:t xml:space="preserve"> dynamic mutual</w:t>
            </w:r>
            <w:r w:rsidR="00280342">
              <w:t xml:space="preserve"> </w:t>
            </w:r>
            <w:proofErr w:type="gramStart"/>
            <w:r w:rsidRPr="0098259C">
              <w:t>exchange</w:t>
            </w:r>
            <w:proofErr w:type="gramEnd"/>
            <w:r w:rsidRPr="0098259C">
              <w:t xml:space="preserv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12BAF097" w:rsidR="00C12C1B" w:rsidRPr="0098259C" w:rsidRDefault="00C12C1B" w:rsidP="00C12C1B">
            <w:pPr>
              <w:pStyle w:val="Textkrper-Tabelle"/>
            </w:pPr>
            <w:r w:rsidRPr="0098259C">
              <w:t>Electronic Control Unit (Microprocessor that is used to control a subsystem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 xml:space="preserve">Something that occurs instantaneously at a specific time or when a specific condition occurs. At an event, numerical integration is </w:t>
            </w:r>
            <w:proofErr w:type="gramStart"/>
            <w:r>
              <w:t>suspended</w:t>
            </w:r>
            <w:proofErr w:type="gramEnd"/>
            <w:r>
              <w:t xml:space="preserve">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5A5176F7"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functional mock-up describes a computer-based representation of the functional behavior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6DA1FA77"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r w:rsidR="00280342">
              <w:rPr>
                <w:rFonts w:eastAsia="MS Mincho" w:cs="Arial"/>
                <w:color w:val="000000"/>
                <w:szCs w:val="20"/>
                <w:lang w:eastAsia="ja-JP"/>
              </w:rPr>
              <w:t>ZIP</w:t>
            </w:r>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EE265D">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EE265D">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EE265D">
              <w:t>4.3.1</w:t>
            </w:r>
            <w:r w:rsidR="00C443A3" w:rsidRPr="0098259C">
              <w:fldChar w:fldCharType="end"/>
            </w:r>
            <w:r w:rsidR="00C443A3" w:rsidRPr="0098259C">
              <w:t>)</w:t>
            </w:r>
            <w:r w:rsidR="00BC1630">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r w:rsidR="008E08A9">
              <w:t>,</w:t>
            </w:r>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r w:rsidR="008E08A9">
              <w:t>,</w:t>
            </w:r>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37BF89BB"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EE265D">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proofErr w:type="gramStart"/>
            <w:r w:rsidR="00436183">
              <w:rPr>
                <w:rFonts w:cs="Arial"/>
                <w:i/>
              </w:rPr>
              <w:t>).</w:t>
            </w:r>
            <w:r w:rsidRPr="0098259C">
              <w:rPr>
                <w:rFonts w:cs="Arial"/>
              </w:rPr>
              <w:t>Examples</w:t>
            </w:r>
            <w:proofErr w:type="gramEnd"/>
            <w:r w:rsidRPr="0098259C">
              <w:rPr>
                <w:rFonts w:cs="Arial"/>
              </w:rPr>
              <w:t xml:space="preserve"> are a mass, stiffness, etc.</w:t>
            </w:r>
          </w:p>
        </w:tc>
      </w:tr>
      <w:tr w:rsidR="0034446E" w:rsidRPr="0098259C" w14:paraId="42FB96BD" w14:textId="77777777" w:rsidTr="00044FDE">
        <w:trPr>
          <w:cantSplit/>
          <w:ins w:id="364" w:author="Bertsch Christian (CR/ASI3)" w:date="2024-09-03T10:23:00Z"/>
        </w:trPr>
        <w:tc>
          <w:tcPr>
            <w:tcW w:w="1253" w:type="pct"/>
            <w:tcBorders>
              <w:top w:val="single" w:sz="4" w:space="0" w:color="000000"/>
              <w:left w:val="single" w:sz="4" w:space="0" w:color="000000"/>
              <w:bottom w:val="single" w:sz="4" w:space="0" w:color="000000"/>
              <w:right w:val="single" w:sz="4" w:space="0" w:color="auto"/>
            </w:tcBorders>
          </w:tcPr>
          <w:p w14:paraId="59EF28C4" w14:textId="055E4538" w:rsidR="0034446E" w:rsidRPr="0098259C" w:rsidRDefault="0034446E" w:rsidP="00C12C1B">
            <w:pPr>
              <w:pStyle w:val="Textkrper-Tabelle"/>
              <w:rPr>
                <w:ins w:id="365" w:author="Bertsch Christian (CR/ASI3)" w:date="2024-09-03T10:23:00Z"/>
                <w:i/>
              </w:rPr>
            </w:pPr>
            <w:ins w:id="366" w:author="Bertsch Christian (CR/ASI3)" w:date="2024-09-03T10:23:00Z">
              <w:r>
                <w:rPr>
                  <w:i/>
                </w:rPr>
                <w:t>reinitialization</w:t>
              </w:r>
            </w:ins>
          </w:p>
        </w:tc>
        <w:tc>
          <w:tcPr>
            <w:tcW w:w="3747" w:type="pct"/>
            <w:tcBorders>
              <w:top w:val="single" w:sz="4" w:space="0" w:color="auto"/>
              <w:left w:val="single" w:sz="4" w:space="0" w:color="auto"/>
              <w:bottom w:val="single" w:sz="4" w:space="0" w:color="auto"/>
              <w:right w:val="single" w:sz="4" w:space="0" w:color="auto"/>
            </w:tcBorders>
          </w:tcPr>
          <w:p w14:paraId="46FBBFD8" w14:textId="5745AB8B" w:rsidR="0034446E" w:rsidRPr="0098259C" w:rsidRDefault="0034446E" w:rsidP="00436183">
            <w:pPr>
              <w:pStyle w:val="Textkrper-Tabelle"/>
              <w:rPr>
                <w:ins w:id="367" w:author="Bertsch Christian (CR/ASI3)" w:date="2024-09-03T10:23:00Z"/>
                <w:rFonts w:cs="Arial"/>
              </w:rPr>
            </w:pPr>
            <w:ins w:id="368" w:author="Bertsch Christian (CR/ASI3)" w:date="2024-09-03T10:23:00Z">
              <w:r>
                <w:rPr>
                  <w:rStyle w:val="blob-code-inner"/>
                </w:rPr>
                <w:t>Recalculation of continuous-time states by the model.</w:t>
              </w:r>
            </w:ins>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xml:space="preserve">, </w:t>
            </w:r>
            <w:proofErr w:type="spellStart"/>
            <w:r w:rsidRPr="0098259C">
              <w:rPr>
                <w:rFonts w:cs="Arial"/>
              </w:rPr>
              <w:t>SimulationX</w:t>
            </w:r>
            <w:proofErr w:type="spellEnd"/>
            <w:r w:rsidRPr="0098259C">
              <w:rPr>
                <w:rFonts w:cs="Arial"/>
              </w:rPr>
              <w:t>,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w:t>
            </w:r>
            <w:proofErr w:type="gramStart"/>
            <w:r w:rsidRPr="0098259C">
              <w:t>often used</w:t>
            </w:r>
            <w:proofErr w:type="gramEnd"/>
            <w:r w:rsidRPr="0098259C">
              <w:t xml:space="preserve">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r w:rsidR="00152926">
              <w:t>,</w:t>
            </w:r>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w:t>
            </w:r>
            <w:proofErr w:type="gramStart"/>
            <w:r>
              <w:t>taking into account</w:t>
            </w:r>
            <w:proofErr w:type="gramEnd"/>
            <w:r>
              <w:t xml:space="preserve">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Textkrper"/>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proofErr w:type="spellStart"/>
            <w:r w:rsidRPr="00752D45">
              <w:rPr>
                <w:rStyle w:val="CODE"/>
              </w:rPr>
              <w:t>valueReference</w:t>
            </w:r>
            <w:proofErr w:type="spellEnd"/>
            <w:r>
              <w:rPr>
                <w:rFonts w:cs="Arial"/>
              </w:rPr>
              <w:t xml:space="preserve"> in element </w:t>
            </w:r>
            <w:proofErr w:type="spellStart"/>
            <w:r w:rsidRPr="00752D45">
              <w:rPr>
                <w:rStyle w:val="CODE"/>
              </w:rPr>
              <w:t>ScalarVariable</w:t>
            </w:r>
            <w:proofErr w:type="spellEnd"/>
            <w:r w:rsidRPr="00752D45">
              <w:rPr>
                <w:rFonts w:cs="Arial"/>
              </w:rPr>
              <w:t xml:space="preserve">). Element </w:t>
            </w:r>
            <w:proofErr w:type="spellStart"/>
            <w:r w:rsidRPr="00752D45">
              <w:rPr>
                <w:rStyle w:val="CODE"/>
              </w:rPr>
              <w:t>valueReference</w:t>
            </w:r>
            <w:proofErr w:type="spellEnd"/>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proofErr w:type="spellStart"/>
            <w:r w:rsidRPr="00752D45">
              <w:rPr>
                <w:rStyle w:val="CODE"/>
              </w:rPr>
              <w:t>valueReference</w:t>
            </w:r>
            <w:proofErr w:type="spellEnd"/>
            <w:r w:rsidRPr="00752D45">
              <w:rPr>
                <w:rFonts w:cs="Arial"/>
              </w:rPr>
              <w:t xml:space="preserve">, then they have identical </w:t>
            </w:r>
            <w:proofErr w:type="gramStart"/>
            <w:r w:rsidRPr="00752D45">
              <w:rPr>
                <w:rFonts w:cs="Arial"/>
              </w:rPr>
              <w:t>values</w:t>
            </w:r>
            <w:proofErr w:type="gramEnd"/>
            <w:r w:rsidRPr="00752D45">
              <w:rPr>
                <w:rFonts w:cs="Arial"/>
              </w:rPr>
              <w:t xml:space="preserve">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proofErr w:type="spellStart"/>
            <w:r w:rsidRPr="0098259C">
              <w:rPr>
                <w:rFonts w:cs="NimbusRomNo9L-Medi"/>
              </w:rPr>
              <w:t>eXtensible</w:t>
            </w:r>
            <w:proofErr w:type="spellEnd"/>
            <w:r w:rsidRPr="0098259C">
              <w:rPr>
                <w:rFonts w:cs="NimbusRomNo9L-Medi"/>
              </w:rPr>
              <w:t xml:space="preserve"> Markup Language (</w:t>
            </w:r>
            <w:hyperlink r:id="rId151"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52"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Textkrper"/>
      </w:pPr>
    </w:p>
    <w:sectPr w:rsidR="00990EFE" w:rsidRPr="0098259C" w:rsidSect="00433022">
      <w:headerReference w:type="even" r:id="rId153"/>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00D27" w14:textId="77777777" w:rsidR="0097196C" w:rsidRDefault="0097196C">
      <w:r>
        <w:separator/>
      </w:r>
    </w:p>
  </w:endnote>
  <w:endnote w:type="continuationSeparator" w:id="0">
    <w:p w14:paraId="61FAF2E2" w14:textId="77777777" w:rsidR="0097196C" w:rsidRDefault="009719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D12B8" w14:textId="77777777" w:rsidR="0097196C" w:rsidRDefault="0097196C">
      <w:r>
        <w:separator/>
      </w:r>
    </w:p>
  </w:footnote>
  <w:footnote w:type="continuationSeparator" w:id="0">
    <w:p w14:paraId="09C179DC" w14:textId="77777777" w:rsidR="0097196C" w:rsidRDefault="0097196C">
      <w:r>
        <w:continuationSeparator/>
      </w:r>
    </w:p>
  </w:footnote>
  <w:footnote w:id="1">
    <w:p w14:paraId="383712B6" w14:textId="77777777" w:rsidR="00530EF9" w:rsidRPr="00FD5BB5" w:rsidRDefault="00530EF9">
      <w:pPr>
        <w:pStyle w:val="Funotentext"/>
      </w:pPr>
      <w:r w:rsidRPr="00FD5BB5">
        <w:rPr>
          <w:rStyle w:val="Funotenzeichen"/>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530EF9" w:rsidRPr="00900C2B" w:rsidRDefault="00530EF9">
      <w:pPr>
        <w:pStyle w:val="Funotentext"/>
      </w:pPr>
      <w:r>
        <w:rPr>
          <w:rStyle w:val="Funotenzeichen"/>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530EF9" w:rsidRPr="002E45B5" w:rsidRDefault="00530EF9" w:rsidP="003F58B3">
      <w:pPr>
        <w:pStyle w:val="Funotentext"/>
      </w:pPr>
      <w:r w:rsidRPr="002E45B5">
        <w:rPr>
          <w:rStyle w:val="Funotenzeichen"/>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51FD8C95" w14:textId="77777777" w:rsidR="00317D71" w:rsidRPr="003200BB" w:rsidRDefault="00317D71" w:rsidP="00317D71">
      <w:pPr>
        <w:pStyle w:val="Funotentext"/>
        <w:rPr>
          <w:ins w:id="93" w:author="Bertsch Christian (CR/ASI3)" w:date="2024-06-18T19:40:00Z"/>
        </w:rPr>
      </w:pPr>
      <w:ins w:id="94" w:author="Bertsch Christian (CR/ASI3)" w:date="2024-06-18T19:40:00Z">
        <w:r>
          <w:rPr>
            <w:rStyle w:val="Funotenzeichen"/>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ins>
    </w:p>
  </w:footnote>
  <w:footnote w:id="5">
    <w:p w14:paraId="7BEF5C12" w14:textId="60915B5D" w:rsidR="00530EF9" w:rsidRPr="003200BB" w:rsidDel="00317D71" w:rsidRDefault="00530EF9">
      <w:pPr>
        <w:pStyle w:val="Funotentext"/>
        <w:rPr>
          <w:del w:id="104" w:author="Bertsch Christian (CR/ASI3)" w:date="2024-06-18T19:40:00Z"/>
        </w:rPr>
      </w:pPr>
      <w:del w:id="105" w:author="Bertsch Christian (CR/ASI3)" w:date="2024-06-18T19:40:00Z">
        <w:r w:rsidDel="00317D71">
          <w:rPr>
            <w:rStyle w:val="Funotenzeichen"/>
          </w:rPr>
          <w:footnoteRef/>
        </w:r>
        <w:r w:rsidDel="00317D71">
          <w:delText xml:space="preserve"> </w:delText>
        </w:r>
        <w:r w:rsidRPr="003200BB" w:rsidDel="00317D71">
          <w:delText xml:space="preserve">Typically, </w:delText>
        </w:r>
        <w:r w:rsidRPr="002F3E46" w:rsidDel="00317D71">
          <w:rPr>
            <w:rStyle w:val="CODE"/>
          </w:rPr>
          <w:delText>fmi2Error</w:delText>
        </w:r>
        <w:r w:rsidRPr="003200BB" w:rsidDel="00317D71">
          <w:delText xml:space="preserve"> return is for non-numerical reasons, like </w:delText>
        </w:r>
        <w:r w:rsidDel="00317D71">
          <w:delText>“</w:delText>
        </w:r>
        <w:r w:rsidRPr="003200BB" w:rsidDel="00317D71">
          <w:delText>disk full</w:delText>
        </w:r>
        <w:r w:rsidDel="00317D71">
          <w:delText>”</w:delText>
        </w:r>
        <w:r w:rsidRPr="003200BB" w:rsidDel="00317D71">
          <w:delText>. There might be cases where the environment can fix such errors (eventually with the help of the user), and then simulation can continue at the last consistent state defined with</w:delText>
        </w:r>
        <w:r w:rsidRPr="002F3E46" w:rsidDel="00317D71">
          <w:rPr>
            <w:rStyle w:val="CODE"/>
          </w:rPr>
          <w:delText xml:space="preserve"> fmi2SetFMUstate</w:delText>
        </w:r>
        <w:r w:rsidRPr="003200BB" w:rsidDel="00317D71">
          <w:delText>.</w:delText>
        </w:r>
      </w:del>
    </w:p>
  </w:footnote>
  <w:footnote w:id="6">
    <w:p w14:paraId="31BF9B53" w14:textId="5A18ABF4" w:rsidR="00530EF9" w:rsidRPr="00BE1273" w:rsidRDefault="00530EF9">
      <w:pPr>
        <w:pStyle w:val="Funotentext"/>
      </w:pPr>
      <w:r>
        <w:rPr>
          <w:rStyle w:val="Funotenzeichen"/>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7">
    <w:p w14:paraId="1ECF5145" w14:textId="436AEDD4" w:rsidR="00530EF9" w:rsidRPr="002E45B5" w:rsidRDefault="00530EF9" w:rsidP="00324B2A">
      <w:pPr>
        <w:pStyle w:val="Funotentext"/>
      </w:pPr>
      <w:r w:rsidRPr="002E45B5">
        <w:rPr>
          <w:rStyle w:val="Funotenzeichen"/>
        </w:rPr>
        <w:footnoteRef/>
      </w:r>
      <w:r w:rsidRPr="002E45B5">
        <w:t xml:space="preserve"> Note</w:t>
      </w:r>
      <w:r>
        <w:t xml:space="preserve"> that</w:t>
      </w:r>
      <w:r w:rsidRPr="002E45B5">
        <w:t xml:space="preserve"> the screenshots of this section have been generated from the schema files with the tool “Altova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8">
    <w:p w14:paraId="40BA5F4C" w14:textId="7832BF32" w:rsidR="00530EF9" w:rsidRPr="003200BB" w:rsidRDefault="00530EF9">
      <w:pPr>
        <w:pStyle w:val="Funotentext"/>
      </w:pPr>
      <w:r>
        <w:rPr>
          <w:rStyle w:val="Funotenzeichen"/>
        </w:rPr>
        <w:footnoteRef/>
      </w:r>
      <w:r>
        <w:t xml:space="preserve"> </w:t>
      </w:r>
      <w:r w:rsidRPr="003200BB">
        <w:t>Note</w:t>
      </w:r>
      <w:r>
        <w:t xml:space="preserve"> that</w:t>
      </w:r>
      <w:r w:rsidRPr="003200BB">
        <w:t xml:space="preserve"> elements </w:t>
      </w:r>
      <w:r w:rsidRPr="002F3E46">
        <w:rPr>
          <w:rStyle w:val="CODE"/>
        </w:rPr>
        <w:t>&lt;ModelVariables&gt;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9">
    <w:p w14:paraId="0B65CD00" w14:textId="2494497B" w:rsidR="00530EF9" w:rsidRPr="003200BB" w:rsidRDefault="00530EF9">
      <w:pPr>
        <w:pStyle w:val="Funotentext"/>
      </w:pPr>
      <w:r>
        <w:rPr>
          <w:rStyle w:val="Funotenzeichen"/>
        </w:rPr>
        <w:footnoteRef/>
      </w:r>
      <w:r>
        <w:t xml:space="preserve"> </w:t>
      </w:r>
      <w:r w:rsidRPr="003200BB">
        <w:t xml:space="preserve">If no units are defined, element </w:t>
      </w:r>
      <w:r w:rsidRPr="00594D1D">
        <w:rPr>
          <w:rStyle w:val="CODE"/>
        </w:rPr>
        <w:t>&lt;UnitDefinitions&gt;</w:t>
      </w:r>
      <w:r w:rsidRPr="003200BB">
        <w:t xml:space="preserve"> must not be present. If 1 or more units are defined, this element must be present.</w:t>
      </w:r>
    </w:p>
  </w:footnote>
  <w:footnote w:id="10">
    <w:p w14:paraId="126D990A" w14:textId="77777777" w:rsidR="00530EF9" w:rsidRPr="004865EB" w:rsidRDefault="00530EF9">
      <w:pPr>
        <w:pStyle w:val="Funotentext"/>
      </w:pPr>
      <w:r>
        <w:rPr>
          <w:rStyle w:val="Funotenzeichen"/>
        </w:rPr>
        <w:footnoteRef/>
      </w:r>
      <w:r>
        <w:t xml:space="preserve"> </w:t>
      </w:r>
      <w:r w:rsidRPr="004865EB">
        <w:t>This definition is identical to the syntax of an identifier in Modelica version 3.2.</w:t>
      </w:r>
    </w:p>
  </w:footnote>
  <w:footnote w:id="11">
    <w:p w14:paraId="1194C75D" w14:textId="51BD201B" w:rsidR="00530EF9" w:rsidRPr="00DA68AF" w:rsidRDefault="00530EF9">
      <w:pPr>
        <w:pStyle w:val="Funotentext"/>
      </w:pPr>
      <w:r>
        <w:rPr>
          <w:rStyle w:val="Funotenzeichen"/>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is adapted from non-standard analysis to super-dense time, in order to precisely define the value from the previous event iteration.</w:t>
      </w:r>
    </w:p>
  </w:footnote>
  <w:footnote w:id="12">
    <w:p w14:paraId="13B0ED24" w14:textId="5F859EBF" w:rsidR="00530EF9" w:rsidRPr="002E45B5" w:rsidRDefault="00530EF9" w:rsidP="00233C3F">
      <w:pPr>
        <w:pStyle w:val="Funotentext"/>
      </w:pPr>
      <w:r w:rsidRPr="002E45B5">
        <w:rPr>
          <w:rStyle w:val="Funotenzeichen"/>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90433" w14:textId="142A0FE7" w:rsidR="00530EF9" w:rsidRPr="008C464A" w:rsidRDefault="00530EF9" w:rsidP="00433022">
    <w:pPr>
      <w:pStyle w:val="Headertext"/>
      <w:tabs>
        <w:tab w:val="left" w:pos="5400"/>
      </w:tabs>
      <w:spacing w:before="0"/>
      <w:jc w:val="right"/>
      <w:rPr>
        <w:color w:val="000000" w:themeColor="text1"/>
      </w:rPr>
    </w:pPr>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2" name="Picture 2"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8C464A">
      <w:rPr>
        <w:color w:val="000000" w:themeColor="text1"/>
      </w:rPr>
      <w:t>Functional M</w:t>
    </w:r>
    <w:r>
      <w:rPr>
        <w:color w:val="000000" w:themeColor="text1"/>
      </w:rPr>
      <w:t>ock-up Interface 2.0</w:t>
    </w:r>
    <w:ins w:id="0" w:author="Bertsch Christian (CR/ASI3)" w:date="2024-10-28T21:46:00Z">
      <w:r w:rsidR="00881E5E">
        <w:rPr>
          <w:color w:val="000000" w:themeColor="text1"/>
        </w:rPr>
        <w:t>.5</w:t>
      </w:r>
    </w:ins>
    <w:del w:id="1" w:author="Bertsch Christian (CR/ASI3)" w:date="2024-10-28T21:46:00Z">
      <w:r w:rsidDel="00881E5E">
        <w:rPr>
          <w:color w:val="000000" w:themeColor="text1"/>
        </w:rPr>
        <w:delText>.</w:delText>
      </w:r>
    </w:del>
    <w:del w:id="2" w:author="Bertsch Christian (CR/ASI3)" w:date="2024-10-27T20:53:00Z">
      <w:r w:rsidR="00B20A8B" w:rsidDel="000026E8">
        <w:rPr>
          <w:color w:val="000000" w:themeColor="text1"/>
        </w:rPr>
        <w:delText>4</w:delText>
      </w:r>
    </w:del>
  </w:p>
  <w:p w14:paraId="3C2AC107" w14:textId="1EA9C758" w:rsidR="000026E8" w:rsidRPr="000026E8" w:rsidRDefault="00530EF9" w:rsidP="000026E8">
    <w:pPr>
      <w:pStyle w:val="Headertext"/>
      <w:tabs>
        <w:tab w:val="left" w:pos="5400"/>
      </w:tabs>
      <w:spacing w:before="0"/>
      <w:jc w:val="right"/>
      <w:rPr>
        <w:color w:val="000000" w:themeColor="text1"/>
      </w:rPr>
    </w:pPr>
    <w:r w:rsidRPr="008C464A">
      <w:rPr>
        <w:b/>
        <w:color w:val="000000" w:themeColor="text1"/>
      </w:rPr>
      <w:tab/>
    </w:r>
    <w:del w:id="3" w:author="Bertsch Christian (CR/ASI3)" w:date="2024-10-27T20:53:00Z">
      <w:r w:rsidR="006E2CDE" w:rsidDel="000026E8">
        <w:rPr>
          <w:color w:val="000000" w:themeColor="text1"/>
        </w:rPr>
        <w:delText>10.11.2022</w:delText>
      </w:r>
    </w:del>
    <w:ins w:id="4" w:author="Bertsch Christian (CR/ASI3)" w:date="2024-10-27T20:53:00Z">
      <w:r w:rsidR="000026E8">
        <w:rPr>
          <w:color w:val="000000" w:themeColor="text1"/>
        </w:rPr>
        <w:t>2</w:t>
      </w:r>
    </w:ins>
    <w:ins w:id="5" w:author="Bertsch Christian (CR/ASI3)" w:date="2024-10-28T21:46:00Z">
      <w:r w:rsidR="00881E5E">
        <w:rPr>
          <w:color w:val="000000" w:themeColor="text1"/>
        </w:rPr>
        <w:t>6</w:t>
      </w:r>
    </w:ins>
    <w:ins w:id="6" w:author="Bertsch Christian (CR/ASI3)" w:date="2024-10-27T20:53:00Z">
      <w:r w:rsidR="000026E8">
        <w:rPr>
          <w:color w:val="000000" w:themeColor="text1"/>
        </w:rPr>
        <w:t>.1</w:t>
      </w:r>
    </w:ins>
    <w:ins w:id="7" w:author="Bertsch Christian (CR/ASI3)" w:date="2024-10-28T21:46:00Z">
      <w:r w:rsidR="00881E5E">
        <w:rPr>
          <w:color w:val="000000" w:themeColor="text1"/>
        </w:rPr>
        <w:t>1</w:t>
      </w:r>
    </w:ins>
    <w:ins w:id="8" w:author="Bertsch Christian (CR/ASI3)" w:date="2024-10-27T20:53:00Z">
      <w:r w:rsidR="000026E8">
        <w:rPr>
          <w:color w:val="000000" w:themeColor="text1"/>
        </w:rPr>
        <w:t>.2024</w:t>
      </w:r>
    </w:ins>
  </w:p>
  <w:p w14:paraId="1A111003" w14:textId="2828ED39" w:rsidR="00530EF9" w:rsidRPr="008C464A" w:rsidRDefault="00530EF9"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795362">
      <w:rPr>
        <w:noProof/>
        <w:color w:val="000000" w:themeColor="text1"/>
      </w:rPr>
      <w:t>21</w:t>
    </w:r>
    <w:r w:rsidRPr="008C464A">
      <w:rPr>
        <w:color w:val="000000" w:themeColor="text1"/>
      </w:rPr>
      <w:fldChar w:fldCharType="end"/>
    </w:r>
    <w:r w:rsidRPr="008C464A">
      <w:rPr>
        <w:color w:val="000000" w:themeColor="text1"/>
      </w:rPr>
      <w:t xml:space="preserve"> of </w:t>
    </w:r>
    <w:r w:rsidRPr="008C464A">
      <w:rPr>
        <w:rStyle w:val="Seitenzahl"/>
        <w:rFonts w:cs="Times New Roman"/>
        <w:color w:val="000000" w:themeColor="text1"/>
        <w:spacing w:val="0"/>
        <w:szCs w:val="18"/>
      </w:rPr>
      <w:fldChar w:fldCharType="begin"/>
    </w:r>
    <w:r w:rsidRPr="008C464A">
      <w:rPr>
        <w:rStyle w:val="Seitenzahl"/>
        <w:rFonts w:cs="Times New Roman"/>
        <w:color w:val="000000" w:themeColor="text1"/>
        <w:spacing w:val="0"/>
        <w:szCs w:val="18"/>
      </w:rPr>
      <w:instrText xml:space="preserve"> NUMPAGES </w:instrText>
    </w:r>
    <w:r w:rsidRPr="008C464A">
      <w:rPr>
        <w:rStyle w:val="Seitenzahl"/>
        <w:rFonts w:cs="Times New Roman"/>
        <w:color w:val="000000" w:themeColor="text1"/>
        <w:spacing w:val="0"/>
        <w:szCs w:val="18"/>
      </w:rPr>
      <w:fldChar w:fldCharType="separate"/>
    </w:r>
    <w:r w:rsidR="00795362">
      <w:rPr>
        <w:rStyle w:val="Seitenzahl"/>
        <w:rFonts w:cs="Times New Roman"/>
        <w:noProof/>
        <w:color w:val="000000" w:themeColor="text1"/>
        <w:spacing w:val="0"/>
        <w:szCs w:val="18"/>
      </w:rPr>
      <w:t>132</w:t>
    </w:r>
    <w:r w:rsidRPr="008C464A">
      <w:rPr>
        <w:rStyle w:val="Seitenzahl"/>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BCA46" w14:textId="77777777" w:rsidR="00530EF9" w:rsidRDefault="00530EF9">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F06B9" w14:textId="77777777" w:rsidR="00530EF9" w:rsidRDefault="00530E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FBCC94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ennumm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10C2EAB"/>
    <w:multiLevelType w:val="hybridMultilevel"/>
    <w:tmpl w:val="2DC099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8"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9"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30"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1"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2"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3"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5"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7"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40" w15:restartNumberingAfterBreak="0">
    <w:nsid w:val="44A95782"/>
    <w:multiLevelType w:val="multilevel"/>
    <w:tmpl w:val="BEE0070C"/>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1402"/>
        </w:tabs>
        <w:ind w:left="1402"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1"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2"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3"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4"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5"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6"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8" w15:restartNumberingAfterBreak="0">
    <w:nsid w:val="54E05672"/>
    <w:multiLevelType w:val="multilevel"/>
    <w:tmpl w:val="26888558"/>
    <w:lvl w:ilvl="0">
      <w:start w:val="1"/>
      <w:numFmt w:val="decimal"/>
      <w:pStyle w:val="berschrift1"/>
      <w:lvlText w:val="%1."/>
      <w:lvlJc w:val="left"/>
      <w:pPr>
        <w:tabs>
          <w:tab w:val="num" w:pos="397"/>
        </w:tabs>
        <w:ind w:left="397" w:hanging="397"/>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4864"/>
        </w:tabs>
        <w:ind w:left="4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49"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3" w15:restartNumberingAfterBreak="0">
    <w:nsid w:val="58D53338"/>
    <w:multiLevelType w:val="hybridMultilevel"/>
    <w:tmpl w:val="732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5"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6"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7"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8"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9"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0"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1"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
      <w:lvlText w:val="o"/>
      <w:lvlJc w:val="left"/>
      <w:pPr>
        <w:ind w:left="1440" w:hanging="360"/>
      </w:pPr>
      <w:rPr>
        <w:rFonts w:ascii="Courier New" w:hAnsi="Courier New" w:cs="Courier New" w:hint="default"/>
      </w:rPr>
    </w:lvl>
    <w:lvl w:ilvl="2" w:tplc="0407001B" w:tentative="1">
      <w:start w:val="1"/>
      <w:numFmt w:val="bullet"/>
      <w:pStyle w:val="heading2"/>
      <w:lvlText w:val=""/>
      <w:lvlJc w:val="left"/>
      <w:pPr>
        <w:ind w:left="2160" w:hanging="360"/>
      </w:pPr>
      <w:rPr>
        <w:rFonts w:ascii="Wingdings" w:hAnsi="Wingdings" w:hint="default"/>
      </w:rPr>
    </w:lvl>
    <w:lvl w:ilvl="3" w:tplc="0407000F" w:tentative="1">
      <w:start w:val="1"/>
      <w:numFmt w:val="bullet"/>
      <w:pStyle w:val="heading3"/>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2"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3"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4"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6"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7"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8"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9"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0"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1"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2"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3"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16cid:durableId="575626857">
    <w:abstractNumId w:val="48"/>
  </w:num>
  <w:num w:numId="2" w16cid:durableId="924386336">
    <w:abstractNumId w:val="52"/>
  </w:num>
  <w:num w:numId="3" w16cid:durableId="1972053628">
    <w:abstractNumId w:val="49"/>
  </w:num>
  <w:num w:numId="4" w16cid:durableId="1693799007">
    <w:abstractNumId w:val="46"/>
  </w:num>
  <w:num w:numId="5" w16cid:durableId="1448159495">
    <w:abstractNumId w:val="50"/>
  </w:num>
  <w:num w:numId="6" w16cid:durableId="1473716427">
    <w:abstractNumId w:val="61"/>
  </w:num>
  <w:num w:numId="7" w16cid:durableId="1393966980">
    <w:abstractNumId w:val="34"/>
  </w:num>
  <w:num w:numId="8" w16cid:durableId="428350056">
    <w:abstractNumId w:val="60"/>
  </w:num>
  <w:num w:numId="9" w16cid:durableId="548418752">
    <w:abstractNumId w:val="7"/>
  </w:num>
  <w:num w:numId="10" w16cid:durableId="118688478">
    <w:abstractNumId w:val="6"/>
  </w:num>
  <w:num w:numId="11" w16cid:durableId="151339437">
    <w:abstractNumId w:val="5"/>
  </w:num>
  <w:num w:numId="12" w16cid:durableId="246236638">
    <w:abstractNumId w:val="4"/>
  </w:num>
  <w:num w:numId="13" w16cid:durableId="1706520999">
    <w:abstractNumId w:val="8"/>
  </w:num>
  <w:num w:numId="14" w16cid:durableId="556278150">
    <w:abstractNumId w:val="3"/>
  </w:num>
  <w:num w:numId="15" w16cid:durableId="858591852">
    <w:abstractNumId w:val="2"/>
  </w:num>
  <w:num w:numId="16" w16cid:durableId="1961492981">
    <w:abstractNumId w:val="1"/>
  </w:num>
  <w:num w:numId="17" w16cid:durableId="877359265">
    <w:abstractNumId w:val="0"/>
  </w:num>
  <w:num w:numId="18" w16cid:durableId="668023143">
    <w:abstractNumId w:val="40"/>
  </w:num>
  <w:num w:numId="19" w16cid:durableId="501818254">
    <w:abstractNumId w:val="39"/>
  </w:num>
  <w:num w:numId="20" w16cid:durableId="551697765">
    <w:abstractNumId w:val="51"/>
  </w:num>
  <w:num w:numId="21" w16cid:durableId="697505081">
    <w:abstractNumId w:val="55"/>
  </w:num>
  <w:num w:numId="22" w16cid:durableId="1806505376">
    <w:abstractNumId w:val="36"/>
  </w:num>
  <w:num w:numId="23" w16cid:durableId="2108424839">
    <w:abstractNumId w:val="28"/>
  </w:num>
  <w:num w:numId="24" w16cid:durableId="2124808821">
    <w:abstractNumId w:val="38"/>
  </w:num>
  <w:num w:numId="25" w16cid:durableId="846599201">
    <w:abstractNumId w:val="64"/>
  </w:num>
  <w:num w:numId="26" w16cid:durableId="1499733752">
    <w:abstractNumId w:val="71"/>
  </w:num>
  <w:num w:numId="27" w16cid:durableId="943615421">
    <w:abstractNumId w:val="54"/>
  </w:num>
  <w:num w:numId="28" w16cid:durableId="277378314">
    <w:abstractNumId w:val="59"/>
  </w:num>
  <w:num w:numId="29" w16cid:durableId="956907301">
    <w:abstractNumId w:val="9"/>
  </w:num>
  <w:num w:numId="30" w16cid:durableId="847984647">
    <w:abstractNumId w:val="70"/>
  </w:num>
  <w:num w:numId="31" w16cid:durableId="1166553346">
    <w:abstractNumId w:val="10"/>
  </w:num>
  <w:num w:numId="32" w16cid:durableId="1449206072">
    <w:abstractNumId w:val="66"/>
  </w:num>
  <w:num w:numId="33" w16cid:durableId="1318608846">
    <w:abstractNumId w:val="68"/>
  </w:num>
  <w:num w:numId="34" w16cid:durableId="1298607140">
    <w:abstractNumId w:val="31"/>
  </w:num>
  <w:num w:numId="35" w16cid:durableId="458836199">
    <w:abstractNumId w:val="63"/>
  </w:num>
  <w:num w:numId="36" w16cid:durableId="932131898">
    <w:abstractNumId w:val="47"/>
  </w:num>
  <w:num w:numId="37" w16cid:durableId="2059357347">
    <w:abstractNumId w:val="15"/>
  </w:num>
  <w:num w:numId="38" w16cid:durableId="1555772194">
    <w:abstractNumId w:val="11"/>
  </w:num>
  <w:num w:numId="39" w16cid:durableId="625746224">
    <w:abstractNumId w:val="45"/>
  </w:num>
  <w:num w:numId="40" w16cid:durableId="1577352193">
    <w:abstractNumId w:val="62"/>
  </w:num>
  <w:num w:numId="41" w16cid:durableId="1804499491">
    <w:abstractNumId w:val="13"/>
  </w:num>
  <w:num w:numId="42" w16cid:durableId="326909727">
    <w:abstractNumId w:val="14"/>
  </w:num>
  <w:num w:numId="43" w16cid:durableId="1125655564">
    <w:abstractNumId w:val="72"/>
  </w:num>
  <w:num w:numId="44" w16cid:durableId="540244624">
    <w:abstractNumId w:val="43"/>
  </w:num>
  <w:num w:numId="45" w16cid:durableId="1512719486">
    <w:abstractNumId w:val="29"/>
  </w:num>
  <w:num w:numId="46" w16cid:durableId="629750398">
    <w:abstractNumId w:val="67"/>
  </w:num>
  <w:num w:numId="47" w16cid:durableId="981499184">
    <w:abstractNumId w:val="73"/>
  </w:num>
  <w:num w:numId="48" w16cid:durableId="1994333931">
    <w:abstractNumId w:val="35"/>
  </w:num>
  <w:num w:numId="49" w16cid:durableId="1971129742">
    <w:abstractNumId w:val="33"/>
  </w:num>
  <w:num w:numId="50" w16cid:durableId="252276614">
    <w:abstractNumId w:val="22"/>
  </w:num>
  <w:num w:numId="51" w16cid:durableId="1498350166">
    <w:abstractNumId w:val="57"/>
  </w:num>
  <w:num w:numId="52" w16cid:durableId="1048338288">
    <w:abstractNumId w:val="17"/>
  </w:num>
  <w:num w:numId="53" w16cid:durableId="361982583">
    <w:abstractNumId w:val="27"/>
  </w:num>
  <w:num w:numId="54" w16cid:durableId="659696871">
    <w:abstractNumId w:val="23"/>
  </w:num>
  <w:num w:numId="55" w16cid:durableId="1556702779">
    <w:abstractNumId w:val="19"/>
  </w:num>
  <w:num w:numId="56" w16cid:durableId="551229314">
    <w:abstractNumId w:val="58"/>
  </w:num>
  <w:num w:numId="57" w16cid:durableId="487021404">
    <w:abstractNumId w:val="26"/>
  </w:num>
  <w:num w:numId="58" w16cid:durableId="840005306">
    <w:abstractNumId w:val="20"/>
  </w:num>
  <w:num w:numId="59" w16cid:durableId="788281467">
    <w:abstractNumId w:val="12"/>
  </w:num>
  <w:num w:numId="60" w16cid:durableId="178471520">
    <w:abstractNumId w:val="65"/>
  </w:num>
  <w:num w:numId="61" w16cid:durableId="1540319558">
    <w:abstractNumId w:val="56"/>
  </w:num>
  <w:num w:numId="62" w16cid:durableId="228349971">
    <w:abstractNumId w:val="42"/>
  </w:num>
  <w:num w:numId="63" w16cid:durableId="1480460680">
    <w:abstractNumId w:val="24"/>
  </w:num>
  <w:num w:numId="64" w16cid:durableId="1231497624">
    <w:abstractNumId w:val="25"/>
  </w:num>
  <w:num w:numId="65" w16cid:durableId="213928903">
    <w:abstractNumId w:val="32"/>
  </w:num>
  <w:num w:numId="66" w16cid:durableId="1841037683">
    <w:abstractNumId w:val="41"/>
  </w:num>
  <w:num w:numId="67" w16cid:durableId="1463310858">
    <w:abstractNumId w:val="69"/>
  </w:num>
  <w:num w:numId="68" w16cid:durableId="314259397">
    <w:abstractNumId w:val="21"/>
  </w:num>
  <w:num w:numId="69" w16cid:durableId="19555439">
    <w:abstractNumId w:val="37"/>
  </w:num>
  <w:num w:numId="70" w16cid:durableId="216283353">
    <w:abstractNumId w:val="18"/>
  </w:num>
  <w:num w:numId="71" w16cid:durableId="244848624">
    <w:abstractNumId w:val="44"/>
  </w:num>
  <w:num w:numId="72" w16cid:durableId="1487282372">
    <w:abstractNumId w:val="30"/>
  </w:num>
  <w:num w:numId="73" w16cid:durableId="89870768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128178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942615946">
    <w:abstractNumId w:val="53"/>
  </w:num>
  <w:num w:numId="76" w16cid:durableId="42449758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580024893">
    <w:abstractNumId w:val="16"/>
  </w:num>
  <w:num w:numId="78" w16cid:durableId="12959454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92637560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tsch Christian (CR/ASI3)">
    <w15:presenceInfo w15:providerId="AD" w15:userId="S::cbt2si@bosch.com::1e86bbcc-8bc0-49be-940a-8290c473f122"/>
  </w15:person>
  <w15:person w15:author="Bertsch Christian (CR/ADX2.2)">
    <w15:presenceInfo w15:providerId="AD" w15:userId="S::cbt2si@bosch.com::1e86bbcc-8bc0-49be-940a-8290c473f1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0"/>
  <w:activeWritingStyle w:appName="MSWord" w:lang="fr-FR"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n-US" w:vendorID="64" w:dllVersion="0" w:nlCheck="1" w:checkStyle="0"/>
  <w:activeWritingStyle w:appName="MSWord" w:lang="de-DE" w:vendorID="64" w:dllVersion="0" w:nlCheck="1" w:checkStyle="0"/>
  <w:activeWritingStyle w:appName="MSWord" w:lang="fr-FR" w:vendorID="64" w:dllVersion="0" w:nlCheck="1" w:checkStyle="0"/>
  <w:activeWritingStyle w:appName="MSWord" w:lang="es-ES" w:vendorID="64" w:dllVersion="0"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hdrShapeDefaults>
    <o:shapedefaults v:ext="edit" spidmax="2606">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78F"/>
    <w:rsid w:val="0000007F"/>
    <w:rsid w:val="000008E7"/>
    <w:rsid w:val="0000103D"/>
    <w:rsid w:val="00001D11"/>
    <w:rsid w:val="00001E19"/>
    <w:rsid w:val="000026E8"/>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6818"/>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36E74"/>
    <w:rsid w:val="00040452"/>
    <w:rsid w:val="000404A9"/>
    <w:rsid w:val="000406AB"/>
    <w:rsid w:val="00040963"/>
    <w:rsid w:val="00040A5C"/>
    <w:rsid w:val="00040D42"/>
    <w:rsid w:val="0004121F"/>
    <w:rsid w:val="00042CE4"/>
    <w:rsid w:val="000440B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67E4B"/>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271"/>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22E"/>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3C0E"/>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198"/>
    <w:rsid w:val="00131F85"/>
    <w:rsid w:val="001322CB"/>
    <w:rsid w:val="00132A60"/>
    <w:rsid w:val="00132D52"/>
    <w:rsid w:val="0013300A"/>
    <w:rsid w:val="00133CD9"/>
    <w:rsid w:val="001341C2"/>
    <w:rsid w:val="001359D8"/>
    <w:rsid w:val="0013626B"/>
    <w:rsid w:val="0013669E"/>
    <w:rsid w:val="001366D8"/>
    <w:rsid w:val="00136FCD"/>
    <w:rsid w:val="00137921"/>
    <w:rsid w:val="00137EA0"/>
    <w:rsid w:val="00140C25"/>
    <w:rsid w:val="001410C4"/>
    <w:rsid w:val="00141C21"/>
    <w:rsid w:val="00141F38"/>
    <w:rsid w:val="00142152"/>
    <w:rsid w:val="00142602"/>
    <w:rsid w:val="00142D5C"/>
    <w:rsid w:val="00142F4A"/>
    <w:rsid w:val="00144197"/>
    <w:rsid w:val="00144DCF"/>
    <w:rsid w:val="00145D8F"/>
    <w:rsid w:val="00145EEA"/>
    <w:rsid w:val="0014606C"/>
    <w:rsid w:val="001469A4"/>
    <w:rsid w:val="0014747D"/>
    <w:rsid w:val="001477C4"/>
    <w:rsid w:val="00150638"/>
    <w:rsid w:val="00152926"/>
    <w:rsid w:val="00153810"/>
    <w:rsid w:val="00153BE7"/>
    <w:rsid w:val="001544AB"/>
    <w:rsid w:val="001544C4"/>
    <w:rsid w:val="00154908"/>
    <w:rsid w:val="0015495D"/>
    <w:rsid w:val="00155392"/>
    <w:rsid w:val="00155B22"/>
    <w:rsid w:val="00155FF7"/>
    <w:rsid w:val="00156C0B"/>
    <w:rsid w:val="001570C3"/>
    <w:rsid w:val="00157C09"/>
    <w:rsid w:val="00157D92"/>
    <w:rsid w:val="00160844"/>
    <w:rsid w:val="00160A9D"/>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7BF"/>
    <w:rsid w:val="00170E1B"/>
    <w:rsid w:val="001714A9"/>
    <w:rsid w:val="0017155B"/>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3216"/>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499"/>
    <w:rsid w:val="001B1D18"/>
    <w:rsid w:val="001B25E2"/>
    <w:rsid w:val="001B2BD4"/>
    <w:rsid w:val="001B2E5F"/>
    <w:rsid w:val="001B389C"/>
    <w:rsid w:val="001B4217"/>
    <w:rsid w:val="001B48BC"/>
    <w:rsid w:val="001B4A5F"/>
    <w:rsid w:val="001B4FF7"/>
    <w:rsid w:val="001B5298"/>
    <w:rsid w:val="001B5F5C"/>
    <w:rsid w:val="001B7F72"/>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358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524B"/>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B63"/>
    <w:rsid w:val="00220C29"/>
    <w:rsid w:val="00221157"/>
    <w:rsid w:val="00221488"/>
    <w:rsid w:val="00221E8A"/>
    <w:rsid w:val="00221EEB"/>
    <w:rsid w:val="00222B35"/>
    <w:rsid w:val="00222B87"/>
    <w:rsid w:val="00222D6C"/>
    <w:rsid w:val="00222FDF"/>
    <w:rsid w:val="00223157"/>
    <w:rsid w:val="00224526"/>
    <w:rsid w:val="00225675"/>
    <w:rsid w:val="00225F2B"/>
    <w:rsid w:val="002268B3"/>
    <w:rsid w:val="0022690C"/>
    <w:rsid w:val="00226B02"/>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80A"/>
    <w:rsid w:val="00251D6A"/>
    <w:rsid w:val="00252E95"/>
    <w:rsid w:val="0025394C"/>
    <w:rsid w:val="00253F18"/>
    <w:rsid w:val="00254183"/>
    <w:rsid w:val="00254898"/>
    <w:rsid w:val="00254B0B"/>
    <w:rsid w:val="0025530B"/>
    <w:rsid w:val="002556D5"/>
    <w:rsid w:val="0025573E"/>
    <w:rsid w:val="00255F51"/>
    <w:rsid w:val="00256050"/>
    <w:rsid w:val="002567B2"/>
    <w:rsid w:val="00256B49"/>
    <w:rsid w:val="00257E67"/>
    <w:rsid w:val="00261237"/>
    <w:rsid w:val="00262057"/>
    <w:rsid w:val="002627DF"/>
    <w:rsid w:val="002631AE"/>
    <w:rsid w:val="00264960"/>
    <w:rsid w:val="00266514"/>
    <w:rsid w:val="00266E8F"/>
    <w:rsid w:val="00270E0B"/>
    <w:rsid w:val="00271703"/>
    <w:rsid w:val="0027188B"/>
    <w:rsid w:val="00272754"/>
    <w:rsid w:val="002727B8"/>
    <w:rsid w:val="0027286E"/>
    <w:rsid w:val="002729F4"/>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415D"/>
    <w:rsid w:val="0028510F"/>
    <w:rsid w:val="002856D6"/>
    <w:rsid w:val="00285F16"/>
    <w:rsid w:val="00286043"/>
    <w:rsid w:val="002862E5"/>
    <w:rsid w:val="00286B87"/>
    <w:rsid w:val="00286C9B"/>
    <w:rsid w:val="00286E41"/>
    <w:rsid w:val="002876BE"/>
    <w:rsid w:val="00290029"/>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0A0"/>
    <w:rsid w:val="002D4728"/>
    <w:rsid w:val="002D55AA"/>
    <w:rsid w:val="002D55CD"/>
    <w:rsid w:val="002D790A"/>
    <w:rsid w:val="002E0485"/>
    <w:rsid w:val="002E2E73"/>
    <w:rsid w:val="002E3415"/>
    <w:rsid w:val="002E45B5"/>
    <w:rsid w:val="002E4A77"/>
    <w:rsid w:val="002E590B"/>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814"/>
    <w:rsid w:val="00314EFE"/>
    <w:rsid w:val="0031570D"/>
    <w:rsid w:val="00316824"/>
    <w:rsid w:val="00316865"/>
    <w:rsid w:val="00316BE4"/>
    <w:rsid w:val="003173FC"/>
    <w:rsid w:val="00317D71"/>
    <w:rsid w:val="003200BB"/>
    <w:rsid w:val="00320633"/>
    <w:rsid w:val="00320D82"/>
    <w:rsid w:val="00321712"/>
    <w:rsid w:val="00321B85"/>
    <w:rsid w:val="003224C3"/>
    <w:rsid w:val="00323165"/>
    <w:rsid w:val="0032422A"/>
    <w:rsid w:val="0032436C"/>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46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1745"/>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3D9B"/>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5BA"/>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4CE"/>
    <w:rsid w:val="00450662"/>
    <w:rsid w:val="004514CF"/>
    <w:rsid w:val="00451916"/>
    <w:rsid w:val="00451AE3"/>
    <w:rsid w:val="0045220E"/>
    <w:rsid w:val="004528F0"/>
    <w:rsid w:val="00453781"/>
    <w:rsid w:val="00454313"/>
    <w:rsid w:val="00454665"/>
    <w:rsid w:val="00454747"/>
    <w:rsid w:val="00454A2A"/>
    <w:rsid w:val="00454F11"/>
    <w:rsid w:val="00455BF9"/>
    <w:rsid w:val="00460616"/>
    <w:rsid w:val="00460A21"/>
    <w:rsid w:val="00460D16"/>
    <w:rsid w:val="00461FAB"/>
    <w:rsid w:val="00462FD1"/>
    <w:rsid w:val="004633B7"/>
    <w:rsid w:val="0046389B"/>
    <w:rsid w:val="00463CDE"/>
    <w:rsid w:val="0046454A"/>
    <w:rsid w:val="00466351"/>
    <w:rsid w:val="004663FE"/>
    <w:rsid w:val="00466CB8"/>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8DF"/>
    <w:rsid w:val="004B6BCE"/>
    <w:rsid w:val="004B6DAD"/>
    <w:rsid w:val="004B72B9"/>
    <w:rsid w:val="004B7790"/>
    <w:rsid w:val="004B7C3B"/>
    <w:rsid w:val="004B7D6A"/>
    <w:rsid w:val="004B7D78"/>
    <w:rsid w:val="004C07BA"/>
    <w:rsid w:val="004C1FDF"/>
    <w:rsid w:val="004C22B1"/>
    <w:rsid w:val="004C2646"/>
    <w:rsid w:val="004C2FAA"/>
    <w:rsid w:val="004C3859"/>
    <w:rsid w:val="004C3E2A"/>
    <w:rsid w:val="004C7B41"/>
    <w:rsid w:val="004D0977"/>
    <w:rsid w:val="004D1570"/>
    <w:rsid w:val="004D16BB"/>
    <w:rsid w:val="004D19B6"/>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1F02"/>
    <w:rsid w:val="004F204D"/>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636"/>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17CFF"/>
    <w:rsid w:val="00520A5E"/>
    <w:rsid w:val="00520CE8"/>
    <w:rsid w:val="00521F2D"/>
    <w:rsid w:val="0052239B"/>
    <w:rsid w:val="0052333C"/>
    <w:rsid w:val="00523AB9"/>
    <w:rsid w:val="005262FE"/>
    <w:rsid w:val="00526855"/>
    <w:rsid w:val="005269D1"/>
    <w:rsid w:val="00526C2A"/>
    <w:rsid w:val="00526E85"/>
    <w:rsid w:val="005273F1"/>
    <w:rsid w:val="00530EF9"/>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5BDB"/>
    <w:rsid w:val="00546500"/>
    <w:rsid w:val="005469A6"/>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66"/>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47C"/>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3DC8"/>
    <w:rsid w:val="005B3E0B"/>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2B1"/>
    <w:rsid w:val="005C7656"/>
    <w:rsid w:val="005C7807"/>
    <w:rsid w:val="005D09CC"/>
    <w:rsid w:val="005D0DA3"/>
    <w:rsid w:val="005D1215"/>
    <w:rsid w:val="005D13FA"/>
    <w:rsid w:val="005D150C"/>
    <w:rsid w:val="005D1624"/>
    <w:rsid w:val="005D2074"/>
    <w:rsid w:val="005D21EB"/>
    <w:rsid w:val="005D2791"/>
    <w:rsid w:val="005D3062"/>
    <w:rsid w:val="005D43AE"/>
    <w:rsid w:val="005D4D39"/>
    <w:rsid w:val="005D5AF5"/>
    <w:rsid w:val="005D5E8B"/>
    <w:rsid w:val="005D5FE1"/>
    <w:rsid w:val="005D6A25"/>
    <w:rsid w:val="005D78E8"/>
    <w:rsid w:val="005E06DF"/>
    <w:rsid w:val="005E07F2"/>
    <w:rsid w:val="005E0B0C"/>
    <w:rsid w:val="005E26FE"/>
    <w:rsid w:val="005E2849"/>
    <w:rsid w:val="005E3757"/>
    <w:rsid w:val="005E387F"/>
    <w:rsid w:val="005E4902"/>
    <w:rsid w:val="005E619C"/>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123"/>
    <w:rsid w:val="00635E56"/>
    <w:rsid w:val="00636955"/>
    <w:rsid w:val="00640510"/>
    <w:rsid w:val="006405D8"/>
    <w:rsid w:val="00640B6A"/>
    <w:rsid w:val="00640D80"/>
    <w:rsid w:val="00643265"/>
    <w:rsid w:val="00643690"/>
    <w:rsid w:val="00643A4C"/>
    <w:rsid w:val="00645AFD"/>
    <w:rsid w:val="00645B98"/>
    <w:rsid w:val="0064661F"/>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6EF5"/>
    <w:rsid w:val="0067706A"/>
    <w:rsid w:val="006777C6"/>
    <w:rsid w:val="0067788C"/>
    <w:rsid w:val="00680345"/>
    <w:rsid w:val="00680409"/>
    <w:rsid w:val="00680939"/>
    <w:rsid w:val="00680A9E"/>
    <w:rsid w:val="00680BCD"/>
    <w:rsid w:val="0068175B"/>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314"/>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353"/>
    <w:rsid w:val="006D7813"/>
    <w:rsid w:val="006E16E3"/>
    <w:rsid w:val="006E17D0"/>
    <w:rsid w:val="006E1861"/>
    <w:rsid w:val="006E2326"/>
    <w:rsid w:val="006E2327"/>
    <w:rsid w:val="006E2CDE"/>
    <w:rsid w:val="006E3B2B"/>
    <w:rsid w:val="006E58AB"/>
    <w:rsid w:val="006E59F5"/>
    <w:rsid w:val="006E5A8D"/>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553"/>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27DCB"/>
    <w:rsid w:val="0073076D"/>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37DE9"/>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23F"/>
    <w:rsid w:val="00756924"/>
    <w:rsid w:val="00756F0A"/>
    <w:rsid w:val="00760DB5"/>
    <w:rsid w:val="00762565"/>
    <w:rsid w:val="007630CB"/>
    <w:rsid w:val="00765CA8"/>
    <w:rsid w:val="0076631B"/>
    <w:rsid w:val="00766DEF"/>
    <w:rsid w:val="007671F4"/>
    <w:rsid w:val="007673D7"/>
    <w:rsid w:val="007677E9"/>
    <w:rsid w:val="00767B3E"/>
    <w:rsid w:val="00767EA3"/>
    <w:rsid w:val="007709FE"/>
    <w:rsid w:val="00771997"/>
    <w:rsid w:val="007723F7"/>
    <w:rsid w:val="007749A7"/>
    <w:rsid w:val="00776F52"/>
    <w:rsid w:val="00777FD8"/>
    <w:rsid w:val="00781141"/>
    <w:rsid w:val="007813CC"/>
    <w:rsid w:val="00781A1F"/>
    <w:rsid w:val="00782170"/>
    <w:rsid w:val="00782197"/>
    <w:rsid w:val="007827EE"/>
    <w:rsid w:val="007833BD"/>
    <w:rsid w:val="007834A1"/>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362"/>
    <w:rsid w:val="007956F5"/>
    <w:rsid w:val="00795971"/>
    <w:rsid w:val="00796DC7"/>
    <w:rsid w:val="00797254"/>
    <w:rsid w:val="00797346"/>
    <w:rsid w:val="007A02AE"/>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175"/>
    <w:rsid w:val="0080499A"/>
    <w:rsid w:val="0080511E"/>
    <w:rsid w:val="00805541"/>
    <w:rsid w:val="008118AD"/>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6A2"/>
    <w:rsid w:val="00875ACA"/>
    <w:rsid w:val="00875BD4"/>
    <w:rsid w:val="00875F3B"/>
    <w:rsid w:val="0087628D"/>
    <w:rsid w:val="008766FD"/>
    <w:rsid w:val="00876F6F"/>
    <w:rsid w:val="0087792E"/>
    <w:rsid w:val="00880226"/>
    <w:rsid w:val="00880A2A"/>
    <w:rsid w:val="00880C6E"/>
    <w:rsid w:val="00881E5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651"/>
    <w:rsid w:val="00894F74"/>
    <w:rsid w:val="008954A1"/>
    <w:rsid w:val="0089725E"/>
    <w:rsid w:val="008972A9"/>
    <w:rsid w:val="008A0504"/>
    <w:rsid w:val="008A08DD"/>
    <w:rsid w:val="008A13FE"/>
    <w:rsid w:val="008A18D4"/>
    <w:rsid w:val="008A1A14"/>
    <w:rsid w:val="008A391E"/>
    <w:rsid w:val="008A39AC"/>
    <w:rsid w:val="008A519D"/>
    <w:rsid w:val="008A51D6"/>
    <w:rsid w:val="008A59B2"/>
    <w:rsid w:val="008A5D81"/>
    <w:rsid w:val="008A6777"/>
    <w:rsid w:val="008A6B03"/>
    <w:rsid w:val="008B13FC"/>
    <w:rsid w:val="008B148A"/>
    <w:rsid w:val="008B1B1F"/>
    <w:rsid w:val="008B1C73"/>
    <w:rsid w:val="008B3E3F"/>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61"/>
    <w:rsid w:val="008E029E"/>
    <w:rsid w:val="008E08A9"/>
    <w:rsid w:val="008E0981"/>
    <w:rsid w:val="008E0F1C"/>
    <w:rsid w:val="008E1119"/>
    <w:rsid w:val="008E2520"/>
    <w:rsid w:val="008E2926"/>
    <w:rsid w:val="008E3517"/>
    <w:rsid w:val="008E3CF2"/>
    <w:rsid w:val="008E4296"/>
    <w:rsid w:val="008E44BE"/>
    <w:rsid w:val="008E477C"/>
    <w:rsid w:val="008E4A3B"/>
    <w:rsid w:val="008E6224"/>
    <w:rsid w:val="008E624D"/>
    <w:rsid w:val="008E6A14"/>
    <w:rsid w:val="008E76A9"/>
    <w:rsid w:val="008F0338"/>
    <w:rsid w:val="008F04D2"/>
    <w:rsid w:val="008F099A"/>
    <w:rsid w:val="008F1EBD"/>
    <w:rsid w:val="008F24CE"/>
    <w:rsid w:val="008F34D0"/>
    <w:rsid w:val="008F35BB"/>
    <w:rsid w:val="008F4DC0"/>
    <w:rsid w:val="008F59C3"/>
    <w:rsid w:val="008F5E88"/>
    <w:rsid w:val="008F602F"/>
    <w:rsid w:val="008F71F1"/>
    <w:rsid w:val="008F747F"/>
    <w:rsid w:val="008F7A42"/>
    <w:rsid w:val="008F7F99"/>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3E95"/>
    <w:rsid w:val="009146DA"/>
    <w:rsid w:val="00914ADD"/>
    <w:rsid w:val="00915C4E"/>
    <w:rsid w:val="00916517"/>
    <w:rsid w:val="0091708C"/>
    <w:rsid w:val="00917493"/>
    <w:rsid w:val="00917DAB"/>
    <w:rsid w:val="0092008E"/>
    <w:rsid w:val="009203F1"/>
    <w:rsid w:val="00921935"/>
    <w:rsid w:val="009236DE"/>
    <w:rsid w:val="009239B3"/>
    <w:rsid w:val="00923B48"/>
    <w:rsid w:val="00923EE8"/>
    <w:rsid w:val="0092405D"/>
    <w:rsid w:val="009252CE"/>
    <w:rsid w:val="00926A09"/>
    <w:rsid w:val="0093038E"/>
    <w:rsid w:val="009314E5"/>
    <w:rsid w:val="009319E9"/>
    <w:rsid w:val="00932BCC"/>
    <w:rsid w:val="00932D74"/>
    <w:rsid w:val="00932DA6"/>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51"/>
    <w:rsid w:val="00966AC3"/>
    <w:rsid w:val="00966C27"/>
    <w:rsid w:val="00970013"/>
    <w:rsid w:val="009709AF"/>
    <w:rsid w:val="00971605"/>
    <w:rsid w:val="0097196C"/>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68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87D23"/>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224"/>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6E6B"/>
    <w:rsid w:val="009C7BF5"/>
    <w:rsid w:val="009D01D5"/>
    <w:rsid w:val="009D0879"/>
    <w:rsid w:val="009D170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5B13"/>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ABC"/>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5AE"/>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594"/>
    <w:rsid w:val="00A307A2"/>
    <w:rsid w:val="00A31695"/>
    <w:rsid w:val="00A316AB"/>
    <w:rsid w:val="00A32205"/>
    <w:rsid w:val="00A325A5"/>
    <w:rsid w:val="00A326D8"/>
    <w:rsid w:val="00A33508"/>
    <w:rsid w:val="00A3399A"/>
    <w:rsid w:val="00A35B99"/>
    <w:rsid w:val="00A35D14"/>
    <w:rsid w:val="00A36054"/>
    <w:rsid w:val="00A3686F"/>
    <w:rsid w:val="00A4068F"/>
    <w:rsid w:val="00A407F1"/>
    <w:rsid w:val="00A40E6C"/>
    <w:rsid w:val="00A41281"/>
    <w:rsid w:val="00A4134E"/>
    <w:rsid w:val="00A41F22"/>
    <w:rsid w:val="00A423B0"/>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561A"/>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2C1D"/>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0FF"/>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648"/>
    <w:rsid w:val="00B17FCF"/>
    <w:rsid w:val="00B207CA"/>
    <w:rsid w:val="00B20A8B"/>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437"/>
    <w:rsid w:val="00B61860"/>
    <w:rsid w:val="00B62C66"/>
    <w:rsid w:val="00B640B0"/>
    <w:rsid w:val="00B64291"/>
    <w:rsid w:val="00B644CC"/>
    <w:rsid w:val="00B64FF4"/>
    <w:rsid w:val="00B65FB1"/>
    <w:rsid w:val="00B6631E"/>
    <w:rsid w:val="00B70FF7"/>
    <w:rsid w:val="00B71600"/>
    <w:rsid w:val="00B72A80"/>
    <w:rsid w:val="00B72BE6"/>
    <w:rsid w:val="00B7310C"/>
    <w:rsid w:val="00B733EE"/>
    <w:rsid w:val="00B737A0"/>
    <w:rsid w:val="00B746F4"/>
    <w:rsid w:val="00B74887"/>
    <w:rsid w:val="00B76511"/>
    <w:rsid w:val="00B778E4"/>
    <w:rsid w:val="00B77C91"/>
    <w:rsid w:val="00B803F6"/>
    <w:rsid w:val="00B8077F"/>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390"/>
    <w:rsid w:val="00B93492"/>
    <w:rsid w:val="00B93F47"/>
    <w:rsid w:val="00B9405A"/>
    <w:rsid w:val="00B941E5"/>
    <w:rsid w:val="00B94B26"/>
    <w:rsid w:val="00B9515D"/>
    <w:rsid w:val="00B95213"/>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307D"/>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3FFD"/>
    <w:rsid w:val="00BC45AD"/>
    <w:rsid w:val="00BC54D4"/>
    <w:rsid w:val="00BC5F45"/>
    <w:rsid w:val="00BC7893"/>
    <w:rsid w:val="00BD0956"/>
    <w:rsid w:val="00BD1779"/>
    <w:rsid w:val="00BD2272"/>
    <w:rsid w:val="00BD22E5"/>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1AE"/>
    <w:rsid w:val="00BF4C3E"/>
    <w:rsid w:val="00BF4E66"/>
    <w:rsid w:val="00BF54F8"/>
    <w:rsid w:val="00BF6906"/>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6C57"/>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1BB"/>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5572"/>
    <w:rsid w:val="00C663BA"/>
    <w:rsid w:val="00C6645C"/>
    <w:rsid w:val="00C66EE1"/>
    <w:rsid w:val="00C67444"/>
    <w:rsid w:val="00C67A7C"/>
    <w:rsid w:val="00C706AF"/>
    <w:rsid w:val="00C707B3"/>
    <w:rsid w:val="00C70EAC"/>
    <w:rsid w:val="00C71768"/>
    <w:rsid w:val="00C71959"/>
    <w:rsid w:val="00C71CF9"/>
    <w:rsid w:val="00C72691"/>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256"/>
    <w:rsid w:val="00CA5572"/>
    <w:rsid w:val="00CA6387"/>
    <w:rsid w:val="00CA675C"/>
    <w:rsid w:val="00CA69AD"/>
    <w:rsid w:val="00CA7196"/>
    <w:rsid w:val="00CA7298"/>
    <w:rsid w:val="00CA7B74"/>
    <w:rsid w:val="00CB1276"/>
    <w:rsid w:val="00CB1840"/>
    <w:rsid w:val="00CB29A4"/>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B71"/>
    <w:rsid w:val="00CE0DF0"/>
    <w:rsid w:val="00CE1278"/>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6C52"/>
    <w:rsid w:val="00D27119"/>
    <w:rsid w:val="00D2755F"/>
    <w:rsid w:val="00D2781E"/>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60"/>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E95"/>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87C05"/>
    <w:rsid w:val="00D900E6"/>
    <w:rsid w:val="00D91ED1"/>
    <w:rsid w:val="00D92CE5"/>
    <w:rsid w:val="00D92E3F"/>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1B91"/>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5BAC"/>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DC"/>
    <w:rsid w:val="00E10CF3"/>
    <w:rsid w:val="00E11132"/>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B1D"/>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74C"/>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17AA"/>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454"/>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8E1"/>
    <w:rsid w:val="00ED5AA3"/>
    <w:rsid w:val="00ED5E1E"/>
    <w:rsid w:val="00ED5F53"/>
    <w:rsid w:val="00EE0002"/>
    <w:rsid w:val="00EE18CC"/>
    <w:rsid w:val="00EE1934"/>
    <w:rsid w:val="00EE20B3"/>
    <w:rsid w:val="00EE2217"/>
    <w:rsid w:val="00EE24CC"/>
    <w:rsid w:val="00EE265D"/>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43CF"/>
    <w:rsid w:val="00EF504A"/>
    <w:rsid w:val="00EF5273"/>
    <w:rsid w:val="00EF5964"/>
    <w:rsid w:val="00EF5B3A"/>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6B58"/>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0E2A"/>
    <w:rsid w:val="00F511C0"/>
    <w:rsid w:val="00F51956"/>
    <w:rsid w:val="00F51DB8"/>
    <w:rsid w:val="00F523A4"/>
    <w:rsid w:val="00F52BD0"/>
    <w:rsid w:val="00F535D8"/>
    <w:rsid w:val="00F53A48"/>
    <w:rsid w:val="00F54046"/>
    <w:rsid w:val="00F54452"/>
    <w:rsid w:val="00F54856"/>
    <w:rsid w:val="00F554E4"/>
    <w:rsid w:val="00F55A02"/>
    <w:rsid w:val="00F57313"/>
    <w:rsid w:val="00F57D4A"/>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0155"/>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161"/>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606">
      <o:colormru v:ext="edit" colors="#bbe0e3,#630,green,#060"/>
    </o:shapedefaults>
    <o:shapelayout v:ext="edit">
      <o:idmap v:ext="edit" data="2"/>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next w:val="Textkrper"/>
    <w:qFormat/>
    <w:rsid w:val="00F4419E"/>
    <w:pPr>
      <w:spacing w:line="288" w:lineRule="auto"/>
    </w:pPr>
    <w:rPr>
      <w:rFonts w:ascii="Arial" w:eastAsia="Times New Roman" w:hAnsi="Arial"/>
      <w:szCs w:val="24"/>
      <w:lang w:val="en-US" w:eastAsia="nl-NL"/>
    </w:rPr>
  </w:style>
  <w:style w:type="paragraph" w:styleId="berschrift1">
    <w:name w:val="heading 1"/>
    <w:basedOn w:val="Textkrper"/>
    <w:next w:val="Textkrper"/>
    <w:link w:val="berschrift1Zchn"/>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berschrift2">
    <w:name w:val="heading 2"/>
    <w:basedOn w:val="Textkrper"/>
    <w:next w:val="Textkrper"/>
    <w:link w:val="berschrift2Zchn"/>
    <w:qFormat/>
    <w:rsid w:val="00296BAA"/>
    <w:pPr>
      <w:keepNext/>
      <w:numPr>
        <w:ilvl w:val="1"/>
        <w:numId w:val="1"/>
      </w:numPr>
      <w:spacing w:before="360" w:after="120"/>
      <w:outlineLvl w:val="1"/>
    </w:pPr>
    <w:rPr>
      <w:b/>
      <w:bCs/>
      <w:sz w:val="22"/>
    </w:rPr>
  </w:style>
  <w:style w:type="paragraph" w:styleId="berschrift3">
    <w:name w:val="heading 3"/>
    <w:basedOn w:val="Textkrper"/>
    <w:next w:val="Textkrper"/>
    <w:qFormat/>
    <w:rsid w:val="00F51DB8"/>
    <w:pPr>
      <w:keepNext/>
      <w:numPr>
        <w:ilvl w:val="2"/>
        <w:numId w:val="1"/>
      </w:numPr>
      <w:spacing w:before="300" w:after="120"/>
      <w:outlineLvl w:val="2"/>
    </w:pPr>
    <w:rPr>
      <w:b/>
      <w:iCs/>
    </w:rPr>
  </w:style>
  <w:style w:type="paragraph" w:styleId="berschrift4">
    <w:name w:val="heading 4"/>
    <w:basedOn w:val="Standard"/>
    <w:next w:val="Standard"/>
    <w:qFormat/>
    <w:rsid w:val="00296BAA"/>
    <w:pPr>
      <w:keepNext/>
      <w:numPr>
        <w:ilvl w:val="3"/>
        <w:numId w:val="1"/>
      </w:numPr>
      <w:outlineLvl w:val="3"/>
    </w:pPr>
    <w:rPr>
      <w:bCs/>
    </w:rPr>
  </w:style>
  <w:style w:type="paragraph" w:styleId="berschrift5">
    <w:name w:val="heading 5"/>
    <w:basedOn w:val="Standard"/>
    <w:next w:val="Standard"/>
    <w:qFormat/>
    <w:rsid w:val="00296BAA"/>
    <w:pPr>
      <w:keepNext/>
      <w:numPr>
        <w:ilvl w:val="4"/>
        <w:numId w:val="1"/>
      </w:numPr>
      <w:outlineLvl w:val="4"/>
    </w:pPr>
  </w:style>
  <w:style w:type="paragraph" w:styleId="berschrift6">
    <w:name w:val="heading 6"/>
    <w:basedOn w:val="Standard"/>
    <w:next w:val="Standard"/>
    <w:qFormat/>
    <w:rsid w:val="00296BAA"/>
    <w:pPr>
      <w:keepNext/>
      <w:numPr>
        <w:ilvl w:val="5"/>
        <w:numId w:val="1"/>
      </w:numPr>
      <w:outlineLvl w:val="5"/>
    </w:pPr>
    <w:rPr>
      <w:bCs/>
    </w:rPr>
  </w:style>
  <w:style w:type="paragraph" w:styleId="berschrift7">
    <w:name w:val="heading 7"/>
    <w:basedOn w:val="Standard"/>
    <w:next w:val="Standard"/>
    <w:qFormat/>
    <w:rsid w:val="00296BAA"/>
    <w:pPr>
      <w:keepNext/>
      <w:numPr>
        <w:ilvl w:val="6"/>
        <w:numId w:val="1"/>
      </w:numPr>
      <w:outlineLvl w:val="6"/>
    </w:pPr>
  </w:style>
  <w:style w:type="paragraph" w:styleId="berschrift8">
    <w:name w:val="heading 8"/>
    <w:basedOn w:val="Standard"/>
    <w:next w:val="Standard"/>
    <w:qFormat/>
    <w:rsid w:val="00296BAA"/>
    <w:pPr>
      <w:keepNext/>
      <w:numPr>
        <w:ilvl w:val="7"/>
        <w:numId w:val="1"/>
      </w:numPr>
      <w:outlineLvl w:val="7"/>
    </w:pPr>
  </w:style>
  <w:style w:type="paragraph" w:styleId="berschrift9">
    <w:name w:val="heading 9"/>
    <w:basedOn w:val="Standard"/>
    <w:next w:val="Standard"/>
    <w:qFormat/>
    <w:rsid w:val="00296BAA"/>
    <w:pPr>
      <w:keepNext/>
      <w:widowControl w:val="0"/>
      <w:numPr>
        <w:ilvl w:val="8"/>
        <w:numId w:val="1"/>
      </w:numPr>
      <w:outlineLvl w:val="8"/>
    </w:pPr>
    <w:rPr>
      <w:kern w:val="28"/>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link w:val="TextkrperZchn1"/>
    <w:rsid w:val="00B71600"/>
    <w:pPr>
      <w:spacing w:before="120" w:line="288" w:lineRule="auto"/>
    </w:pPr>
    <w:rPr>
      <w:rFonts w:ascii="Arial" w:eastAsia="Times New Roman" w:hAnsi="Arial"/>
      <w:spacing w:val="4"/>
      <w:szCs w:val="24"/>
      <w:lang w:val="en-US" w:eastAsia="nl-NL"/>
    </w:rPr>
  </w:style>
  <w:style w:type="character" w:customStyle="1" w:styleId="TextkrperZchn1">
    <w:name w:val="Textkörper Zchn1"/>
    <w:link w:val="Textkrper"/>
    <w:rsid w:val="00B71600"/>
    <w:rPr>
      <w:rFonts w:ascii="Arial" w:hAnsi="Arial"/>
      <w:spacing w:val="4"/>
      <w:szCs w:val="24"/>
      <w:lang w:val="en-US" w:eastAsia="nl-NL" w:bidi="ar-SA"/>
    </w:rPr>
  </w:style>
  <w:style w:type="character" w:customStyle="1" w:styleId="berschrift1Zchn">
    <w:name w:val="Überschrift 1 Zchn"/>
    <w:link w:val="berschrift1"/>
    <w:rsid w:val="00296BAA"/>
    <w:rPr>
      <w:rFonts w:ascii="Arial" w:eastAsia="Times New Roman" w:hAnsi="Arial"/>
      <w:b/>
      <w:spacing w:val="4"/>
      <w:sz w:val="24"/>
      <w:szCs w:val="24"/>
      <w:lang w:val="en-US" w:eastAsia="nl-NL"/>
    </w:rPr>
  </w:style>
  <w:style w:type="character" w:customStyle="1" w:styleId="berschrift2Zchn">
    <w:name w:val="Überschrift 2 Zchn"/>
    <w:link w:val="berschrift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Textkrper"/>
    <w:next w:val="Textkrper"/>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Textkrper"/>
    <w:rsid w:val="0053478F"/>
    <w:pPr>
      <w:numPr>
        <w:numId w:val="2"/>
      </w:numPr>
    </w:pPr>
  </w:style>
  <w:style w:type="paragraph" w:customStyle="1" w:styleId="bullets">
    <w:name w:val="bullets"/>
    <w:basedOn w:val="Textkrper"/>
    <w:next w:val="Textkrper"/>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Kopfzeile">
    <w:name w:val="header"/>
    <w:basedOn w:val="Standard"/>
    <w:rsid w:val="0053478F"/>
    <w:pPr>
      <w:tabs>
        <w:tab w:val="center" w:pos="4153"/>
        <w:tab w:val="right" w:pos="8306"/>
      </w:tabs>
    </w:pPr>
  </w:style>
  <w:style w:type="paragraph" w:customStyle="1" w:styleId="Onderkantformulier">
    <w:name w:val="Onderkant formulier"/>
    <w:basedOn w:val="Standard"/>
    <w:next w:val="Standard"/>
    <w:hidden/>
    <w:rsid w:val="0053478F"/>
    <w:pPr>
      <w:pBdr>
        <w:top w:val="single" w:sz="6" w:space="1" w:color="auto"/>
      </w:pBdr>
      <w:jc w:val="center"/>
    </w:pPr>
    <w:rPr>
      <w:rFonts w:cs="Arial"/>
      <w:vanish/>
      <w:sz w:val="16"/>
      <w:szCs w:val="16"/>
    </w:rPr>
  </w:style>
  <w:style w:type="paragraph" w:customStyle="1" w:styleId="Bovenkantformulier">
    <w:name w:val="Bovenkant formulier"/>
    <w:basedOn w:val="Standard"/>
    <w:next w:val="Standard"/>
    <w:hidden/>
    <w:rsid w:val="0053478F"/>
    <w:pPr>
      <w:pBdr>
        <w:bottom w:val="single" w:sz="6" w:space="1" w:color="auto"/>
      </w:pBdr>
      <w:jc w:val="center"/>
    </w:pPr>
    <w:rPr>
      <w:rFonts w:cs="Arial"/>
      <w:vanish/>
      <w:sz w:val="16"/>
      <w:szCs w:val="16"/>
    </w:rPr>
  </w:style>
  <w:style w:type="paragraph" w:styleId="Fuzeile">
    <w:name w:val="footer"/>
    <w:basedOn w:val="Standard"/>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Textkrper"/>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Textkrper"/>
    <w:rsid w:val="0053478F"/>
    <w:rPr>
      <w:sz w:val="28"/>
    </w:rPr>
  </w:style>
  <w:style w:type="paragraph" w:styleId="z-Formularende">
    <w:name w:val="HTML Bottom of Form"/>
    <w:basedOn w:val="Standard"/>
    <w:next w:val="Standard"/>
    <w:hidden/>
    <w:rsid w:val="0053478F"/>
    <w:pPr>
      <w:pBdr>
        <w:top w:val="single" w:sz="6" w:space="1" w:color="auto"/>
      </w:pBdr>
      <w:jc w:val="center"/>
    </w:pPr>
    <w:rPr>
      <w:rFonts w:cs="Arial"/>
      <w:vanish/>
      <w:sz w:val="16"/>
      <w:szCs w:val="16"/>
    </w:rPr>
  </w:style>
  <w:style w:type="paragraph" w:styleId="z-Formularbeginn">
    <w:name w:val="HTML Top of Form"/>
    <w:basedOn w:val="Standard"/>
    <w:next w:val="Standard"/>
    <w:hidden/>
    <w:rsid w:val="0053478F"/>
    <w:pPr>
      <w:pBdr>
        <w:bottom w:val="single" w:sz="6" w:space="1" w:color="auto"/>
      </w:pBdr>
      <w:jc w:val="center"/>
    </w:pPr>
    <w:rPr>
      <w:rFonts w:cs="Arial"/>
      <w:vanish/>
      <w:sz w:val="16"/>
      <w:szCs w:val="16"/>
    </w:rPr>
  </w:style>
  <w:style w:type="character" w:styleId="BesuchterLink">
    <w:name w:val="FollowedHyperlink"/>
    <w:rsid w:val="0053478F"/>
    <w:rPr>
      <w:rFonts w:ascii="Arial" w:hAnsi="Arial"/>
      <w:color w:val="800080"/>
      <w:spacing w:val="4"/>
      <w:w w:val="100"/>
      <w:sz w:val="20"/>
      <w:szCs w:val="20"/>
      <w:u w:val="single"/>
    </w:rPr>
  </w:style>
  <w:style w:type="paragraph" w:styleId="Funotentext">
    <w:name w:val="footnote text"/>
    <w:basedOn w:val="Textkrper"/>
    <w:link w:val="FunotentextZchn"/>
    <w:semiHidden/>
    <w:rsid w:val="0053478F"/>
    <w:pPr>
      <w:spacing w:line="264" w:lineRule="auto"/>
      <w:ind w:left="113" w:hanging="113"/>
    </w:pPr>
    <w:rPr>
      <w:sz w:val="16"/>
      <w:szCs w:val="20"/>
    </w:rPr>
  </w:style>
  <w:style w:type="character" w:customStyle="1" w:styleId="FunotentextZchn">
    <w:name w:val="Fußnotentext Zchn"/>
    <w:link w:val="Funotentext"/>
    <w:rsid w:val="0053478F"/>
    <w:rPr>
      <w:rFonts w:ascii="Arial" w:hAnsi="Arial"/>
      <w:spacing w:val="4"/>
      <w:sz w:val="16"/>
      <w:szCs w:val="24"/>
      <w:lang w:val="en-GB" w:eastAsia="nl-NL" w:bidi="ar-SA"/>
    </w:rPr>
  </w:style>
  <w:style w:type="paragraph" w:customStyle="1" w:styleId="Linespace">
    <w:name w:val="Linespace"/>
    <w:basedOn w:val="Textkrper"/>
    <w:rsid w:val="0053478F"/>
    <w:pPr>
      <w:spacing w:line="240" w:lineRule="auto"/>
      <w:jc w:val="both"/>
    </w:pPr>
    <w:rPr>
      <w:szCs w:val="16"/>
    </w:rPr>
  </w:style>
  <w:style w:type="paragraph" w:customStyle="1" w:styleId="Headertext">
    <w:name w:val="Header text"/>
    <w:basedOn w:val="Textkrper"/>
    <w:rsid w:val="0053478F"/>
    <w:pPr>
      <w:spacing w:line="264" w:lineRule="auto"/>
    </w:pPr>
    <w:rPr>
      <w:rFonts w:cs="Arial"/>
      <w:sz w:val="18"/>
    </w:rPr>
  </w:style>
  <w:style w:type="paragraph" w:customStyle="1" w:styleId="DocumentTitle">
    <w:name w:val="Document Title"/>
    <w:basedOn w:val="Textkrper"/>
    <w:rsid w:val="0053478F"/>
    <w:pPr>
      <w:tabs>
        <w:tab w:val="left" w:pos="5040"/>
        <w:tab w:val="left" w:pos="7200"/>
      </w:tabs>
    </w:pPr>
    <w:rPr>
      <w:b/>
      <w:color w:val="009F47"/>
      <w:sz w:val="40"/>
    </w:rPr>
  </w:style>
  <w:style w:type="paragraph" w:customStyle="1" w:styleId="Guidelinestext">
    <w:name w:val="Guidelines text"/>
    <w:basedOn w:val="Textkrper"/>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Verzeichnis2">
    <w:name w:val="toc 2"/>
    <w:basedOn w:val="Textkrper"/>
    <w:next w:val="Textkrper"/>
    <w:autoRedefine/>
    <w:uiPriority w:val="39"/>
    <w:rsid w:val="009D64E4"/>
    <w:pPr>
      <w:tabs>
        <w:tab w:val="left" w:pos="475"/>
        <w:tab w:val="left" w:pos="1008"/>
        <w:tab w:val="left" w:pos="1120"/>
        <w:tab w:val="right" w:leader="dot" w:pos="9696"/>
      </w:tabs>
      <w:spacing w:before="80" w:line="240" w:lineRule="auto"/>
      <w:ind w:left="476"/>
    </w:pPr>
    <w:rPr>
      <w:iCs/>
      <w:noProof/>
      <w:szCs w:val="22"/>
    </w:rPr>
  </w:style>
  <w:style w:type="paragraph" w:styleId="Verzeichnis1">
    <w:name w:val="toc 1"/>
    <w:basedOn w:val="Textkrper"/>
    <w:next w:val="Textkrper"/>
    <w:uiPriority w:val="39"/>
    <w:rsid w:val="00513392"/>
    <w:pPr>
      <w:tabs>
        <w:tab w:val="left" w:pos="475"/>
        <w:tab w:val="right" w:leader="dot" w:pos="9696"/>
      </w:tabs>
      <w:spacing w:before="200" w:after="120" w:line="240" w:lineRule="auto"/>
    </w:pPr>
    <w:rPr>
      <w:b/>
      <w:bCs/>
      <w:noProof/>
      <w:sz w:val="22"/>
      <w:szCs w:val="16"/>
    </w:rPr>
  </w:style>
  <w:style w:type="paragraph" w:styleId="Verzeichnis3">
    <w:name w:val="toc 3"/>
    <w:basedOn w:val="Verzeichnis2"/>
    <w:next w:val="Standard"/>
    <w:autoRedefine/>
    <w:uiPriority w:val="39"/>
    <w:rsid w:val="009D64E4"/>
    <w:pPr>
      <w:tabs>
        <w:tab w:val="clear" w:pos="475"/>
        <w:tab w:val="clear" w:pos="1120"/>
        <w:tab w:val="left" w:pos="1668"/>
        <w:tab w:val="left" w:pos="1872"/>
      </w:tabs>
      <w:ind w:left="1008"/>
    </w:pPr>
  </w:style>
  <w:style w:type="paragraph" w:customStyle="1" w:styleId="tablecontents">
    <w:name w:val="table contents"/>
    <w:basedOn w:val="Standard"/>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Standard"/>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Seitenzahl">
    <w:name w:val="page number"/>
    <w:basedOn w:val="Absatz-Standardschriftart"/>
    <w:rsid w:val="0053478F"/>
  </w:style>
  <w:style w:type="paragraph" w:customStyle="1" w:styleId="Titlefrontpage">
    <w:name w:val="Title front page"/>
    <w:basedOn w:val="Standard"/>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Standard"/>
    <w:rsid w:val="0053478F"/>
    <w:pPr>
      <w:widowControl w:val="0"/>
      <w:jc w:val="both"/>
    </w:pPr>
    <w:rPr>
      <w:snapToGrid w:val="0"/>
      <w:spacing w:val="4"/>
      <w:sz w:val="28"/>
      <w:szCs w:val="20"/>
      <w:lang w:eastAsia="de-DE"/>
    </w:rPr>
  </w:style>
  <w:style w:type="paragraph" w:customStyle="1" w:styleId="Guidelinetext">
    <w:name w:val="Guideline text"/>
    <w:basedOn w:val="Standard"/>
    <w:rsid w:val="0053478F"/>
    <w:pPr>
      <w:jc w:val="both"/>
    </w:pPr>
    <w:rPr>
      <w:i/>
      <w:snapToGrid w:val="0"/>
      <w:spacing w:val="4"/>
      <w:szCs w:val="20"/>
      <w:lang w:eastAsia="de-DE"/>
    </w:rPr>
  </w:style>
  <w:style w:type="table" w:styleId="Tabellenraster">
    <w:name w:val="Table Grid"/>
    <w:basedOn w:val="NormaleTabelle"/>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Standard"/>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Sprechblasentext">
    <w:name w:val="Balloon Text"/>
    <w:basedOn w:val="Standard"/>
    <w:link w:val="SprechblasentextZchn"/>
    <w:rsid w:val="005F71CF"/>
    <w:rPr>
      <w:rFonts w:ascii="Tahoma" w:hAnsi="Tahoma" w:cs="Tahoma"/>
      <w:sz w:val="16"/>
      <w:szCs w:val="16"/>
    </w:rPr>
  </w:style>
  <w:style w:type="character" w:customStyle="1" w:styleId="SprechblasentextZchn">
    <w:name w:val="Sprechblasentext Zchn"/>
    <w:link w:val="Sprechblasentext"/>
    <w:rsid w:val="005F71CF"/>
    <w:rPr>
      <w:rFonts w:ascii="Tahoma" w:eastAsia="Times New Roman" w:hAnsi="Tahoma" w:cs="Tahoma"/>
      <w:sz w:val="16"/>
      <w:szCs w:val="16"/>
      <w:lang w:val="en-GB" w:eastAsia="nl-NL"/>
    </w:rPr>
  </w:style>
  <w:style w:type="paragraph" w:customStyle="1" w:styleId="Listenabsatz1">
    <w:name w:val="Listenabsatz1"/>
    <w:basedOn w:val="Standard"/>
    <w:uiPriority w:val="34"/>
    <w:qFormat/>
    <w:rsid w:val="008C334B"/>
    <w:pPr>
      <w:ind w:left="720"/>
    </w:pPr>
  </w:style>
  <w:style w:type="paragraph" w:styleId="Textkrper-Zeileneinzug">
    <w:name w:val="Body Text Indent"/>
    <w:basedOn w:val="Standard"/>
    <w:link w:val="Textkrper-ZeileneinzugZchn"/>
    <w:rsid w:val="00990EFE"/>
    <w:pPr>
      <w:ind w:firstLine="284"/>
      <w:jc w:val="both"/>
    </w:pPr>
    <w:rPr>
      <w:lang w:eastAsia="en-US"/>
    </w:rPr>
  </w:style>
  <w:style w:type="paragraph" w:customStyle="1" w:styleId="BulletItem">
    <w:name w:val="Bullet Item"/>
    <w:basedOn w:val="Standard"/>
    <w:rsid w:val="00990EFE"/>
    <w:pPr>
      <w:spacing w:before="20"/>
      <w:jc w:val="both"/>
    </w:pPr>
    <w:rPr>
      <w:lang w:eastAsia="en-US"/>
    </w:rPr>
  </w:style>
  <w:style w:type="paragraph" w:customStyle="1" w:styleId="NumberedItemFirst">
    <w:name w:val="Numbered Item First"/>
    <w:basedOn w:val="Textkrper-Zeileneinzug"/>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Beschriftung"/>
    <w:rsid w:val="00990EFE"/>
    <w:pPr>
      <w:tabs>
        <w:tab w:val="clear" w:pos="652"/>
      </w:tabs>
      <w:spacing w:before="120" w:after="120" w:line="240" w:lineRule="atLeast"/>
      <w:ind w:left="284" w:firstLine="0"/>
      <w:jc w:val="left"/>
    </w:pPr>
  </w:style>
  <w:style w:type="paragraph" w:styleId="Beschriftung">
    <w:name w:val="caption"/>
    <w:basedOn w:val="Standard"/>
    <w:next w:val="Textkrper"/>
    <w:qFormat/>
    <w:rsid w:val="00990EFE"/>
    <w:pPr>
      <w:spacing w:before="120" w:after="120"/>
      <w:ind w:left="284"/>
    </w:pPr>
    <w:rPr>
      <w:b/>
      <w:bCs/>
      <w:szCs w:val="20"/>
      <w:lang w:eastAsia="en-US"/>
    </w:rPr>
  </w:style>
  <w:style w:type="paragraph" w:customStyle="1" w:styleId="CODE1">
    <w:name w:val="CODE1"/>
    <w:basedOn w:val="Standard"/>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Standard"/>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Standard"/>
    <w:semiHidden/>
    <w:rsid w:val="00990EFE"/>
    <w:pPr>
      <w:spacing w:before="120"/>
      <w:ind w:left="284"/>
      <w:jc w:val="both"/>
    </w:pPr>
    <w:rPr>
      <w:lang w:eastAsia="en-US"/>
    </w:rPr>
  </w:style>
  <w:style w:type="character" w:styleId="Funotenzeichen">
    <w:name w:val="footnote reference"/>
    <w:semiHidden/>
    <w:rsid w:val="00990EFE"/>
    <w:rPr>
      <w:position w:val="6"/>
      <w:sz w:val="12"/>
      <w:vertAlign w:val="baseline"/>
    </w:rPr>
  </w:style>
  <w:style w:type="paragraph" w:styleId="Endnotentext">
    <w:name w:val="endnote text"/>
    <w:basedOn w:val="Standard"/>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Textkrper"/>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Standard"/>
    <w:next w:val="Standard"/>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Standard"/>
    <w:next w:val="Standard"/>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Standard"/>
    <w:next w:val="Standard"/>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Standard"/>
    <w:next w:val="Standard"/>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Standard"/>
    <w:next w:val="Standard"/>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kumentstruktur">
    <w:name w:val="Document Map"/>
    <w:basedOn w:val="Standard"/>
    <w:semiHidden/>
    <w:rsid w:val="00990EFE"/>
    <w:pPr>
      <w:shd w:val="clear" w:color="auto" w:fill="000080"/>
    </w:pPr>
    <w:rPr>
      <w:rFonts w:ascii="Tahoma" w:hAnsi="Tahoma" w:cs="Tahoma"/>
      <w:lang w:eastAsia="en-US"/>
    </w:rPr>
  </w:style>
  <w:style w:type="paragraph" w:customStyle="1" w:styleId="ChapterHeading">
    <w:name w:val="Chapter Heading"/>
    <w:basedOn w:val="Standard"/>
    <w:next w:val="berschrift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Standard"/>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Standard"/>
    <w:next w:val="Standard"/>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Standard"/>
    <w:next w:val="Standard"/>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Standard"/>
    <w:next w:val="Standard"/>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Standard"/>
    <w:next w:val="Standard"/>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Standard"/>
    <w:next w:val="Standard"/>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Standard"/>
    <w:next w:val="Standard"/>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Standard"/>
    <w:next w:val="Standard"/>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Standard"/>
    <w:next w:val="Standard"/>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Standard"/>
    <w:next w:val="Standard"/>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berschrift">
    <w:name w:val="index heading"/>
    <w:basedOn w:val="Standard"/>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Verzeichnis4">
    <w:name w:val="toc 4"/>
    <w:basedOn w:val="Verzeichnis1"/>
    <w:next w:val="Standard"/>
    <w:semiHidden/>
    <w:rsid w:val="00990EFE"/>
    <w:pPr>
      <w:tabs>
        <w:tab w:val="clear" w:pos="475"/>
        <w:tab w:val="clear" w:pos="9696"/>
      </w:tabs>
      <w:spacing w:before="0" w:after="0"/>
      <w:ind w:left="720"/>
    </w:pPr>
    <w:rPr>
      <w:b w:val="0"/>
      <w:bCs w:val="0"/>
      <w:noProof w:val="0"/>
      <w:spacing w:val="0"/>
      <w:szCs w:val="24"/>
      <w:lang w:eastAsia="en-US"/>
    </w:rPr>
  </w:style>
  <w:style w:type="paragraph" w:styleId="Verzeichnis5">
    <w:name w:val="toc 5"/>
    <w:basedOn w:val="Standard"/>
    <w:next w:val="Standard"/>
    <w:semiHidden/>
    <w:rsid w:val="00990EFE"/>
    <w:pPr>
      <w:ind w:left="960"/>
    </w:pPr>
    <w:rPr>
      <w:lang w:eastAsia="en-US"/>
    </w:rPr>
  </w:style>
  <w:style w:type="paragraph" w:styleId="Verzeichnis6">
    <w:name w:val="toc 6"/>
    <w:basedOn w:val="Standard"/>
    <w:next w:val="Standard"/>
    <w:semiHidden/>
    <w:rsid w:val="00990EFE"/>
    <w:pPr>
      <w:ind w:left="1200"/>
    </w:pPr>
    <w:rPr>
      <w:lang w:eastAsia="en-US"/>
    </w:rPr>
  </w:style>
  <w:style w:type="paragraph" w:styleId="Verzeichnis7">
    <w:name w:val="toc 7"/>
    <w:basedOn w:val="Standard"/>
    <w:next w:val="Standard"/>
    <w:semiHidden/>
    <w:rsid w:val="00990EFE"/>
    <w:pPr>
      <w:ind w:left="1440"/>
    </w:pPr>
    <w:rPr>
      <w:lang w:eastAsia="en-US"/>
    </w:rPr>
  </w:style>
  <w:style w:type="paragraph" w:styleId="Verzeichnis8">
    <w:name w:val="toc 8"/>
    <w:basedOn w:val="Standard"/>
    <w:next w:val="Standard"/>
    <w:semiHidden/>
    <w:rsid w:val="00990EFE"/>
    <w:pPr>
      <w:ind w:left="1680"/>
    </w:pPr>
    <w:rPr>
      <w:lang w:eastAsia="en-US"/>
    </w:rPr>
  </w:style>
  <w:style w:type="paragraph" w:styleId="Verzeichnis9">
    <w:name w:val="toc 9"/>
    <w:basedOn w:val="Standard"/>
    <w:next w:val="Standard"/>
    <w:semiHidden/>
    <w:rsid w:val="00990EFE"/>
    <w:pPr>
      <w:ind w:left="1920"/>
    </w:pPr>
    <w:rPr>
      <w:lang w:eastAsia="en-US"/>
    </w:rPr>
  </w:style>
  <w:style w:type="paragraph" w:styleId="Abbildungsverzeichnis">
    <w:name w:val="table of figures"/>
    <w:basedOn w:val="Verzeichnis2"/>
    <w:next w:val="Verzeichnis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Aufzhlungszeichen">
    <w:name w:val="List Bullet"/>
    <w:basedOn w:val="Standard"/>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Standard"/>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
    <w:name w:val="heading1"/>
    <w:basedOn w:val="Standard"/>
    <w:next w:val="Standard"/>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
    <w:name w:val="heading2"/>
    <w:basedOn w:val="Standard"/>
    <w:next w:val="Standard"/>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Standard"/>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Standard"/>
    <w:next w:val="Standard"/>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
    <w:name w:val="heading3"/>
    <w:basedOn w:val="Standard"/>
    <w:next w:val="Standard"/>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Standard"/>
    <w:next w:val="Standard"/>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Standard"/>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Standard"/>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Standard"/>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Standard"/>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Standard"/>
    <w:semiHidden/>
    <w:rsid w:val="00990EFE"/>
    <w:pPr>
      <w:spacing w:line="260" w:lineRule="atLeast"/>
      <w:jc w:val="both"/>
    </w:pPr>
    <w:rPr>
      <w:sz w:val="21"/>
      <w:lang w:eastAsia="en-US"/>
    </w:rPr>
  </w:style>
  <w:style w:type="paragraph" w:customStyle="1" w:styleId="Heading1b">
    <w:name w:val="Heading 1b"/>
    <w:basedOn w:val="berschrift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berschrift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berschrift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berschrift4"/>
    <w:semiHidden/>
    <w:rsid w:val="00990EFE"/>
    <w:pPr>
      <w:tabs>
        <w:tab w:val="num" w:pos="-564"/>
      </w:tabs>
      <w:spacing w:before="280" w:after="120"/>
      <w:ind w:left="-564"/>
    </w:pPr>
    <w:rPr>
      <w:rFonts w:ascii="Helvetica" w:hAnsi="Helvetica"/>
      <w:b/>
      <w:szCs w:val="28"/>
      <w:lang w:eastAsia="en-US"/>
    </w:rPr>
  </w:style>
  <w:style w:type="paragraph" w:styleId="Aufzhlungszeichen2">
    <w:name w:val="List Bullet 2"/>
    <w:basedOn w:val="Standard"/>
    <w:autoRedefine/>
    <w:semiHidden/>
    <w:rsid w:val="00990EFE"/>
    <w:pPr>
      <w:widowControl w:val="0"/>
      <w:numPr>
        <w:numId w:val="9"/>
      </w:numPr>
      <w:spacing w:before="60" w:after="60"/>
    </w:pPr>
    <w:rPr>
      <w:snapToGrid w:val="0"/>
      <w:szCs w:val="20"/>
      <w:lang w:eastAsia="de-DE"/>
    </w:rPr>
  </w:style>
  <w:style w:type="paragraph" w:styleId="Aufzhlungszeichen3">
    <w:name w:val="List Bullet 3"/>
    <w:basedOn w:val="Standard"/>
    <w:autoRedefine/>
    <w:semiHidden/>
    <w:rsid w:val="00990EFE"/>
    <w:pPr>
      <w:widowControl w:val="0"/>
      <w:numPr>
        <w:numId w:val="10"/>
      </w:numPr>
      <w:spacing w:before="60" w:after="60"/>
    </w:pPr>
    <w:rPr>
      <w:snapToGrid w:val="0"/>
      <w:szCs w:val="20"/>
      <w:lang w:eastAsia="de-DE"/>
    </w:rPr>
  </w:style>
  <w:style w:type="paragraph" w:styleId="Aufzhlungszeichen4">
    <w:name w:val="List Bullet 4"/>
    <w:basedOn w:val="Standard"/>
    <w:autoRedefine/>
    <w:semiHidden/>
    <w:rsid w:val="00990EFE"/>
    <w:pPr>
      <w:widowControl w:val="0"/>
      <w:numPr>
        <w:numId w:val="11"/>
      </w:numPr>
      <w:spacing w:before="60" w:after="60"/>
    </w:pPr>
    <w:rPr>
      <w:snapToGrid w:val="0"/>
      <w:szCs w:val="20"/>
      <w:lang w:eastAsia="de-DE"/>
    </w:rPr>
  </w:style>
  <w:style w:type="paragraph" w:styleId="Aufzhlungszeichen5">
    <w:name w:val="List Bullet 5"/>
    <w:basedOn w:val="Standard"/>
    <w:autoRedefine/>
    <w:semiHidden/>
    <w:rsid w:val="00990EFE"/>
    <w:pPr>
      <w:widowControl w:val="0"/>
      <w:numPr>
        <w:numId w:val="12"/>
      </w:numPr>
      <w:spacing w:before="60" w:after="60"/>
    </w:pPr>
    <w:rPr>
      <w:snapToGrid w:val="0"/>
      <w:szCs w:val="20"/>
      <w:lang w:eastAsia="de-DE"/>
    </w:rPr>
  </w:style>
  <w:style w:type="paragraph" w:styleId="Listennummer">
    <w:name w:val="List Number"/>
    <w:basedOn w:val="Standard"/>
    <w:semiHidden/>
    <w:rsid w:val="00990EFE"/>
    <w:pPr>
      <w:widowControl w:val="0"/>
      <w:numPr>
        <w:numId w:val="13"/>
      </w:numPr>
      <w:spacing w:before="60" w:after="60"/>
    </w:pPr>
    <w:rPr>
      <w:snapToGrid w:val="0"/>
      <w:szCs w:val="20"/>
      <w:lang w:eastAsia="de-DE"/>
    </w:rPr>
  </w:style>
  <w:style w:type="paragraph" w:styleId="Listennummer2">
    <w:name w:val="List Number 2"/>
    <w:basedOn w:val="Standard"/>
    <w:semiHidden/>
    <w:rsid w:val="00990EFE"/>
    <w:pPr>
      <w:widowControl w:val="0"/>
      <w:numPr>
        <w:numId w:val="14"/>
      </w:numPr>
      <w:spacing w:before="60" w:after="60"/>
    </w:pPr>
    <w:rPr>
      <w:snapToGrid w:val="0"/>
      <w:szCs w:val="20"/>
      <w:lang w:eastAsia="de-DE"/>
    </w:rPr>
  </w:style>
  <w:style w:type="paragraph" w:styleId="Listennummer3">
    <w:name w:val="List Number 3"/>
    <w:basedOn w:val="Standard"/>
    <w:semiHidden/>
    <w:rsid w:val="00990EFE"/>
    <w:pPr>
      <w:widowControl w:val="0"/>
      <w:numPr>
        <w:numId w:val="15"/>
      </w:numPr>
      <w:spacing w:before="60" w:after="60"/>
    </w:pPr>
    <w:rPr>
      <w:snapToGrid w:val="0"/>
      <w:szCs w:val="20"/>
      <w:lang w:eastAsia="de-DE"/>
    </w:rPr>
  </w:style>
  <w:style w:type="paragraph" w:styleId="Listennummer4">
    <w:name w:val="List Number 4"/>
    <w:basedOn w:val="Standard"/>
    <w:semiHidden/>
    <w:rsid w:val="00990EFE"/>
    <w:pPr>
      <w:widowControl w:val="0"/>
      <w:numPr>
        <w:numId w:val="16"/>
      </w:numPr>
      <w:spacing w:before="60" w:after="60"/>
    </w:pPr>
    <w:rPr>
      <w:snapToGrid w:val="0"/>
      <w:szCs w:val="20"/>
      <w:lang w:eastAsia="de-DE"/>
    </w:rPr>
  </w:style>
  <w:style w:type="paragraph" w:styleId="Listennummer5">
    <w:name w:val="List Number 5"/>
    <w:basedOn w:val="Standard"/>
    <w:semiHidden/>
    <w:rsid w:val="00990EFE"/>
    <w:pPr>
      <w:widowControl w:val="0"/>
      <w:numPr>
        <w:numId w:val="17"/>
      </w:numPr>
      <w:spacing w:before="60" w:after="60"/>
    </w:pPr>
    <w:rPr>
      <w:snapToGrid w:val="0"/>
      <w:szCs w:val="20"/>
      <w:lang w:eastAsia="de-DE"/>
    </w:rPr>
  </w:style>
  <w:style w:type="paragraph" w:customStyle="1" w:styleId="Heading10">
    <w:name w:val="Heading 1*"/>
    <w:basedOn w:val="berschrift1"/>
    <w:next w:val="Standard"/>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Textkrper-Zeileneinzug"/>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Standard"/>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Standard"/>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Standard"/>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Standard"/>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Standard"/>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Standard"/>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Standard"/>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Standard"/>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Standard"/>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Standard"/>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Standard"/>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Standard"/>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Standard"/>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Standard"/>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Standard"/>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Standard"/>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Standard"/>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Standard"/>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Standard"/>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Standard"/>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Standard"/>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Standard"/>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Standard"/>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Standard"/>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Standard"/>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Standard"/>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Standard"/>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Standard"/>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Standard"/>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Standard"/>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el">
    <w:name w:val="Title"/>
    <w:basedOn w:val="Standard"/>
    <w:qFormat/>
    <w:rsid w:val="00990EFE"/>
    <w:rPr>
      <w:rFonts w:ascii="Times" w:hAnsi="Times"/>
      <w:b/>
      <w:noProof/>
      <w:color w:val="000000"/>
      <w:sz w:val="44"/>
      <w:szCs w:val="20"/>
      <w:lang w:eastAsia="en-US"/>
    </w:rPr>
  </w:style>
  <w:style w:type="paragraph" w:customStyle="1" w:styleId="xFigure">
    <w:name w:val="x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Standard"/>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Standard"/>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Standard"/>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Standard"/>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Standard"/>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Standard"/>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StandardWeb">
    <w:name w:val="Normal (Web)"/>
    <w:basedOn w:val="Standard"/>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Standard"/>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Standard"/>
    <w:link w:val="BlocktextZchn1"/>
    <w:rsid w:val="00990EFE"/>
    <w:pPr>
      <w:spacing w:after="120"/>
      <w:ind w:left="1440" w:right="1440"/>
    </w:pPr>
    <w:rPr>
      <w:lang w:eastAsia="en-US"/>
    </w:rPr>
  </w:style>
  <w:style w:type="character" w:customStyle="1" w:styleId="BlocktextZchn1">
    <w:name w:val="Blocktext Zchn1"/>
    <w:link w:val="Blocktext"/>
    <w:rsid w:val="00216ACF"/>
    <w:rPr>
      <w:rFonts w:ascii="Arial" w:hAnsi="Arial"/>
      <w:szCs w:val="24"/>
      <w:lang w:val="en-GB" w:eastAsia="en-US" w:bidi="ar-SA"/>
    </w:rPr>
  </w:style>
  <w:style w:type="paragraph" w:customStyle="1" w:styleId="Appendix1">
    <w:name w:val="Appendix1"/>
    <w:basedOn w:val="Standard"/>
    <w:next w:val="Textkrper"/>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Textkrper"/>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Textkrper"/>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Textkrper"/>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Textkrper"/>
    <w:rsid w:val="000D0261"/>
    <w:pPr>
      <w:numPr>
        <w:ilvl w:val="8"/>
      </w:numPr>
      <w:spacing w:before="120" w:after="120"/>
      <w:jc w:val="center"/>
    </w:pPr>
  </w:style>
  <w:style w:type="table" w:styleId="TabelleEinfach2">
    <w:name w:val="Table Simple 2"/>
    <w:basedOn w:val="NormaleTabelle"/>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Vorformatiert">
    <w:name w:val="HTML Preformatted"/>
    <w:basedOn w:val="Standard"/>
    <w:link w:val="HTMLVorformatiertZchn"/>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Schreibmaschine">
    <w:name w:val="HTML Typewriter"/>
    <w:rsid w:val="00990EFE"/>
    <w:rPr>
      <w:rFonts w:ascii="Courier New" w:eastAsia="MS Mincho" w:hAnsi="Courier New" w:cs="Courier New"/>
      <w:sz w:val="20"/>
      <w:szCs w:val="20"/>
    </w:rPr>
  </w:style>
  <w:style w:type="paragraph" w:customStyle="1" w:styleId="sdfootnote">
    <w:name w:val="sdfootnote"/>
    <w:basedOn w:val="Standard"/>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Standard"/>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Standard"/>
    <w:next w:val="Standard"/>
    <w:rsid w:val="00990EFE"/>
    <w:pPr>
      <w:keepNext/>
      <w:spacing w:before="240"/>
      <w:jc w:val="center"/>
    </w:pPr>
    <w:rPr>
      <w:szCs w:val="20"/>
      <w:lang w:val="de-DE" w:eastAsia="de-DE"/>
    </w:rPr>
  </w:style>
  <w:style w:type="character" w:customStyle="1" w:styleId="termdef">
    <w:name w:val="termdef"/>
    <w:basedOn w:val="Absatz-Standardschriftar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Absatz-Standardschriftar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elleRaster2">
    <w:name w:val="Table Grid 2"/>
    <w:basedOn w:val="NormaleTabelle"/>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Textkrper"/>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Textkrper"/>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Beschriftung"/>
    <w:rsid w:val="00966C27"/>
    <w:pPr>
      <w:spacing w:after="240"/>
      <w:jc w:val="center"/>
    </w:pPr>
  </w:style>
  <w:style w:type="character" w:styleId="Fett">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Standard"/>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Standard"/>
    <w:next w:val="Textkrper"/>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e">
    <w:name w:val="List"/>
    <w:basedOn w:val="Textkrper"/>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Standard"/>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Standard"/>
    <w:next w:val="Textkrper"/>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Standard"/>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Standard"/>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Standard"/>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Textkrper"/>
    <w:rsid w:val="0088635A"/>
    <w:pPr>
      <w:spacing w:before="40" w:line="336" w:lineRule="auto"/>
      <w:jc w:val="both"/>
    </w:pPr>
  </w:style>
  <w:style w:type="paragraph" w:customStyle="1" w:styleId="FormatvorlageTextkrper-ZeileneinzugVor6pt">
    <w:name w:val="Formatvorlage Textkörper-Zeileneinzug + Vor:  6 pt"/>
    <w:basedOn w:val="Textkrper-Zeileneinzug"/>
    <w:rsid w:val="00974F59"/>
    <w:pPr>
      <w:spacing w:before="120"/>
      <w:jc w:val="left"/>
    </w:pPr>
    <w:rPr>
      <w:szCs w:val="20"/>
    </w:rPr>
  </w:style>
  <w:style w:type="character" w:styleId="Kommentarzeichen">
    <w:name w:val="annotation reference"/>
    <w:rsid w:val="00F36C7A"/>
    <w:rPr>
      <w:sz w:val="16"/>
      <w:szCs w:val="16"/>
    </w:rPr>
  </w:style>
  <w:style w:type="paragraph" w:styleId="Kommentartext">
    <w:name w:val="annotation text"/>
    <w:basedOn w:val="Standard"/>
    <w:link w:val="KommentartextZchn"/>
    <w:rsid w:val="00F36C7A"/>
    <w:rPr>
      <w:szCs w:val="20"/>
    </w:rPr>
  </w:style>
  <w:style w:type="character" w:customStyle="1" w:styleId="KommentartextZchn">
    <w:name w:val="Kommentartext Zchn"/>
    <w:link w:val="Kommentartext"/>
    <w:rsid w:val="00F36C7A"/>
    <w:rPr>
      <w:rFonts w:ascii="Arial" w:eastAsia="Times New Roman" w:hAnsi="Arial"/>
      <w:lang w:val="en-GB" w:eastAsia="nl-NL"/>
    </w:rPr>
  </w:style>
  <w:style w:type="paragraph" w:styleId="Kommentarthema">
    <w:name w:val="annotation subject"/>
    <w:basedOn w:val="Kommentartext"/>
    <w:next w:val="Kommentartext"/>
    <w:link w:val="KommentarthemaZchn"/>
    <w:rsid w:val="00F36C7A"/>
    <w:rPr>
      <w:b/>
      <w:bCs/>
    </w:rPr>
  </w:style>
  <w:style w:type="character" w:customStyle="1" w:styleId="KommentarthemaZchn">
    <w:name w:val="Kommentarthema Zchn"/>
    <w:link w:val="Kommentarthema"/>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Textkrper-ZeileneinzugZchn">
    <w:name w:val="Textkörper-Zeileneinzug Zchn"/>
    <w:link w:val="Textkrper-Zeileneinzug"/>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berarbeitung">
    <w:name w:val="Revision"/>
    <w:hidden/>
    <w:uiPriority w:val="99"/>
    <w:semiHidden/>
    <w:rsid w:val="002C188E"/>
    <w:rPr>
      <w:rFonts w:ascii="Arial" w:eastAsia="Times New Roman" w:hAnsi="Arial"/>
      <w:szCs w:val="24"/>
      <w:lang w:val="en-US" w:eastAsia="nl-NL"/>
    </w:rPr>
  </w:style>
  <w:style w:type="character" w:styleId="Hervorhebung">
    <w:name w:val="Emphasis"/>
    <w:uiPriority w:val="20"/>
    <w:qFormat/>
    <w:rsid w:val="00FE2B19"/>
    <w:rPr>
      <w:i/>
      <w:iCs/>
    </w:rPr>
  </w:style>
  <w:style w:type="character" w:styleId="Platzhaltertext">
    <w:name w:val="Placeholder Text"/>
    <w:basedOn w:val="Absatz-Standardschriftart"/>
    <w:uiPriority w:val="99"/>
    <w:semiHidden/>
    <w:rsid w:val="00233C3F"/>
    <w:rPr>
      <w:color w:val="808080"/>
    </w:rPr>
  </w:style>
  <w:style w:type="paragraph" w:styleId="Listenabsatz">
    <w:name w:val="List Paragraph"/>
    <w:basedOn w:val="Standard"/>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NichtaufgelsteErwhnung1">
    <w:name w:val="Nicht aufgelöste Erwähnung1"/>
    <w:basedOn w:val="Absatz-Standardschriftart"/>
    <w:uiPriority w:val="99"/>
    <w:semiHidden/>
    <w:unhideWhenUsed/>
    <w:rsid w:val="00C60628"/>
    <w:rPr>
      <w:color w:val="605E5C"/>
      <w:shd w:val="clear" w:color="auto" w:fill="E1DFDD"/>
    </w:rPr>
  </w:style>
  <w:style w:type="character" w:styleId="HTMLCode">
    <w:name w:val="HTML Code"/>
    <w:basedOn w:val="Absatz-Standardschriftart"/>
    <w:uiPriority w:val="99"/>
    <w:semiHidden/>
    <w:unhideWhenUsed/>
    <w:rsid w:val="00507EE2"/>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rsid w:val="00155392"/>
    <w:rPr>
      <w:rFonts w:ascii="Courier New" w:hAnsi="Courier New" w:cs="Courier New"/>
      <w:lang w:eastAsia="ja-JP"/>
    </w:rPr>
  </w:style>
  <w:style w:type="paragraph" w:styleId="NurText">
    <w:name w:val="Plain Text"/>
    <w:basedOn w:val="Standard"/>
    <w:link w:val="NurTextZchn"/>
    <w:uiPriority w:val="99"/>
    <w:semiHidden/>
    <w:unhideWhenUsed/>
    <w:rsid w:val="00EA73BA"/>
    <w:pPr>
      <w:spacing w:line="240" w:lineRule="auto"/>
    </w:pPr>
    <w:rPr>
      <w:rFonts w:cstheme="minorBidi"/>
      <w:szCs w:val="21"/>
      <w:lang w:eastAsia="en-US"/>
    </w:rPr>
  </w:style>
  <w:style w:type="character" w:customStyle="1" w:styleId="NurTextZchn">
    <w:name w:val="Nur Text Zchn"/>
    <w:basedOn w:val="Absatz-Standardschriftart"/>
    <w:link w:val="NurText"/>
    <w:uiPriority w:val="99"/>
    <w:semiHidden/>
    <w:rsid w:val="00EA73BA"/>
    <w:rPr>
      <w:rFonts w:ascii="Arial" w:eastAsia="Times New Roman" w:hAnsi="Arial" w:cstheme="minorBidi"/>
      <w:szCs w:val="21"/>
      <w:lang w:val="en-US" w:eastAsia="en-US"/>
    </w:rPr>
  </w:style>
  <w:style w:type="character" w:styleId="SchwacherVerweis">
    <w:name w:val="Subtle Reference"/>
    <w:basedOn w:val="Absatz-Standardschriftart"/>
    <w:uiPriority w:val="31"/>
    <w:qFormat/>
    <w:rsid w:val="006C244A"/>
    <w:rPr>
      <w:smallCaps/>
      <w:color w:val="5A5A5A" w:themeColor="text1" w:themeTint="A5"/>
    </w:rPr>
  </w:style>
  <w:style w:type="character" w:customStyle="1" w:styleId="pl-mi">
    <w:name w:val="pl-mi"/>
    <w:basedOn w:val="Absatz-Standardschriftart"/>
    <w:rsid w:val="00517CFF"/>
  </w:style>
  <w:style w:type="character" w:customStyle="1" w:styleId="blob-code-inner">
    <w:name w:val="blob-code-inner"/>
    <w:basedOn w:val="Absatz-Standardschriftart"/>
    <w:rsid w:val="00517CFF"/>
  </w:style>
  <w:style w:type="character" w:customStyle="1" w:styleId="pl-c1">
    <w:name w:val="pl-c1"/>
    <w:basedOn w:val="Absatz-Standardschriftart"/>
    <w:rsid w:val="00E10CDC"/>
  </w:style>
  <w:style w:type="character" w:customStyle="1" w:styleId="pl-s">
    <w:name w:val="pl-s"/>
    <w:basedOn w:val="Absatz-Standardschriftart"/>
    <w:rsid w:val="00183216"/>
  </w:style>
  <w:style w:type="character" w:customStyle="1" w:styleId="pl-c">
    <w:name w:val="pl-c"/>
    <w:basedOn w:val="Absatz-Standardschriftart"/>
    <w:rsid w:val="007677E9"/>
  </w:style>
  <w:style w:type="character" w:customStyle="1" w:styleId="x">
    <w:name w:val="x"/>
    <w:basedOn w:val="Absatz-Standardschriftart"/>
    <w:rsid w:val="00B20A8B"/>
  </w:style>
  <w:style w:type="character" w:styleId="NichtaufgelsteErwhnung">
    <w:name w:val="Unresolved Mention"/>
    <w:basedOn w:val="Absatz-Standardschriftart"/>
    <w:uiPriority w:val="99"/>
    <w:semiHidden/>
    <w:unhideWhenUsed/>
    <w:rsid w:val="00917D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642">
      <w:bodyDiv w:val="1"/>
      <w:marLeft w:val="0"/>
      <w:marRight w:val="0"/>
      <w:marTop w:val="0"/>
      <w:marBottom w:val="0"/>
      <w:divBdr>
        <w:top w:val="none" w:sz="0" w:space="0" w:color="auto"/>
        <w:left w:val="none" w:sz="0" w:space="0" w:color="auto"/>
        <w:bottom w:val="none" w:sz="0" w:space="0" w:color="auto"/>
        <w:right w:val="none" w:sz="0" w:space="0" w:color="auto"/>
      </w:divBdr>
    </w:div>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143133386">
      <w:bodyDiv w:val="1"/>
      <w:marLeft w:val="0"/>
      <w:marRight w:val="0"/>
      <w:marTop w:val="0"/>
      <w:marBottom w:val="0"/>
      <w:divBdr>
        <w:top w:val="none" w:sz="0" w:space="0" w:color="auto"/>
        <w:left w:val="none" w:sz="0" w:space="0" w:color="auto"/>
        <w:bottom w:val="none" w:sz="0" w:space="0" w:color="auto"/>
        <w:right w:val="none" w:sz="0" w:space="0" w:color="auto"/>
      </w:divBdr>
    </w:div>
    <w:div w:id="176963209">
      <w:bodyDiv w:val="1"/>
      <w:marLeft w:val="0"/>
      <w:marRight w:val="0"/>
      <w:marTop w:val="0"/>
      <w:marBottom w:val="0"/>
      <w:divBdr>
        <w:top w:val="none" w:sz="0" w:space="0" w:color="auto"/>
        <w:left w:val="none" w:sz="0" w:space="0" w:color="auto"/>
        <w:bottom w:val="none" w:sz="0" w:space="0" w:color="auto"/>
        <w:right w:val="none" w:sz="0" w:space="0" w:color="auto"/>
      </w:divBdr>
    </w:div>
    <w:div w:id="206376161">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398211591">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777410709">
      <w:bodyDiv w:val="1"/>
      <w:marLeft w:val="0"/>
      <w:marRight w:val="0"/>
      <w:marTop w:val="0"/>
      <w:marBottom w:val="0"/>
      <w:divBdr>
        <w:top w:val="none" w:sz="0" w:space="0" w:color="auto"/>
        <w:left w:val="none" w:sz="0" w:space="0" w:color="auto"/>
        <w:bottom w:val="none" w:sz="0" w:space="0" w:color="auto"/>
        <w:right w:val="none" w:sz="0" w:space="0" w:color="auto"/>
      </w:divBdr>
    </w:div>
    <w:div w:id="793138005">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13064460">
      <w:bodyDiv w:val="1"/>
      <w:marLeft w:val="0"/>
      <w:marRight w:val="0"/>
      <w:marTop w:val="0"/>
      <w:marBottom w:val="0"/>
      <w:divBdr>
        <w:top w:val="none" w:sz="0" w:space="0" w:color="auto"/>
        <w:left w:val="none" w:sz="0" w:space="0" w:color="auto"/>
        <w:bottom w:val="none" w:sz="0" w:space="0" w:color="auto"/>
        <w:right w:val="none" w:sz="0" w:space="0" w:color="auto"/>
      </w:divBdr>
    </w:div>
    <w:div w:id="822430693">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175269652">
      <w:bodyDiv w:val="1"/>
      <w:marLeft w:val="0"/>
      <w:marRight w:val="0"/>
      <w:marTop w:val="0"/>
      <w:marBottom w:val="0"/>
      <w:divBdr>
        <w:top w:val="none" w:sz="0" w:space="0" w:color="auto"/>
        <w:left w:val="none" w:sz="0" w:space="0" w:color="auto"/>
        <w:bottom w:val="none" w:sz="0" w:space="0" w:color="auto"/>
        <w:right w:val="none" w:sz="0" w:space="0" w:color="auto"/>
      </w:divBdr>
    </w:div>
    <w:div w:id="1216888291">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6875693">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499341580">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13675652">
      <w:bodyDiv w:val="1"/>
      <w:marLeft w:val="0"/>
      <w:marRight w:val="0"/>
      <w:marTop w:val="0"/>
      <w:marBottom w:val="0"/>
      <w:divBdr>
        <w:top w:val="none" w:sz="0" w:space="0" w:color="auto"/>
        <w:left w:val="none" w:sz="0" w:space="0" w:color="auto"/>
        <w:bottom w:val="none" w:sz="0" w:space="0" w:color="auto"/>
        <w:right w:val="none" w:sz="0" w:space="0" w:color="auto"/>
      </w:divBdr>
    </w:div>
    <w:div w:id="1828783036">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42762981">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31180410">
      <w:bodyDiv w:val="1"/>
      <w:marLeft w:val="0"/>
      <w:marRight w:val="0"/>
      <w:marTop w:val="0"/>
      <w:marBottom w:val="0"/>
      <w:divBdr>
        <w:top w:val="none" w:sz="0" w:space="0" w:color="auto"/>
        <w:left w:val="none" w:sz="0" w:space="0" w:color="auto"/>
        <w:bottom w:val="none" w:sz="0" w:space="0" w:color="auto"/>
        <w:right w:val="none" w:sz="0" w:space="0" w:color="auto"/>
      </w:divBdr>
    </w:div>
    <w:div w:id="2045641801">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1512890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5.bin"/><Relationship Id="rId21" Type="http://schemas.openxmlformats.org/officeDocument/2006/relationships/hyperlink" Target="https://github.com/modelica/Reference-FMUs/" TargetMode="External"/><Relationship Id="rId42" Type="http://schemas.openxmlformats.org/officeDocument/2006/relationships/image" Target="media/image8.wmf"/><Relationship Id="rId63" Type="http://schemas.openxmlformats.org/officeDocument/2006/relationships/image" Target="media/image20.png"/><Relationship Id="rId84" Type="http://schemas.openxmlformats.org/officeDocument/2006/relationships/image" Target="media/image37.png"/><Relationship Id="rId138" Type="http://schemas.openxmlformats.org/officeDocument/2006/relationships/hyperlink" Target="http://en.wikipedia.org/wiki/Xml" TargetMode="External"/><Relationship Id="rId107" Type="http://schemas.openxmlformats.org/officeDocument/2006/relationships/oleObject" Target="embeddings/oleObject20.bin"/><Relationship Id="rId11" Type="http://schemas.openxmlformats.org/officeDocument/2006/relationships/image" Target="media/image1.jpeg"/><Relationship Id="rId32" Type="http://schemas.openxmlformats.org/officeDocument/2006/relationships/hyperlink" Target="http://datatracker.ietf.org/doc/rfc3986/" TargetMode="External"/><Relationship Id="rId53" Type="http://schemas.openxmlformats.org/officeDocument/2006/relationships/image" Target="media/image13.wmf"/><Relationship Id="rId74" Type="http://schemas.openxmlformats.org/officeDocument/2006/relationships/image" Target="media/image30.png"/><Relationship Id="rId128" Type="http://schemas.openxmlformats.org/officeDocument/2006/relationships/image" Target="media/image62.png"/><Relationship Id="rId149" Type="http://schemas.openxmlformats.org/officeDocument/2006/relationships/hyperlink" Target="http://www.osek-vdx.org/" TargetMode="External"/><Relationship Id="rId5" Type="http://schemas.openxmlformats.org/officeDocument/2006/relationships/webSettings" Target="webSettings.xml"/><Relationship Id="rId95" Type="http://schemas.openxmlformats.org/officeDocument/2006/relationships/oleObject" Target="embeddings/oleObject14.bin"/><Relationship Id="rId22" Type="http://schemas.openxmlformats.org/officeDocument/2006/relationships/hyperlink" Target="http://en.wikipedia.org/wiki/Xml" TargetMode="External"/><Relationship Id="rId27" Type="http://schemas.openxmlformats.org/officeDocument/2006/relationships/hyperlink" Target="http://www.ep.liu.se/ecp/063/013/ecp11063013.pdf" TargetMode="External"/><Relationship Id="rId43" Type="http://schemas.openxmlformats.org/officeDocument/2006/relationships/oleObject" Target="embeddings/oleObject7.bin"/><Relationship Id="rId48" Type="http://schemas.openxmlformats.org/officeDocument/2006/relationships/hyperlink" Target="http://www.w3.org/TR/xml-infoset/" TargetMode="External"/><Relationship Id="rId64" Type="http://schemas.openxmlformats.org/officeDocument/2006/relationships/image" Target="media/image21.png"/><Relationship Id="rId69" Type="http://schemas.openxmlformats.org/officeDocument/2006/relationships/image" Target="media/image26.png"/><Relationship Id="rId113" Type="http://schemas.openxmlformats.org/officeDocument/2006/relationships/oleObject" Target="embeddings/oleObject23.bin"/><Relationship Id="rId118" Type="http://schemas.openxmlformats.org/officeDocument/2006/relationships/image" Target="media/image56.wmf"/><Relationship Id="rId134" Type="http://schemas.openxmlformats.org/officeDocument/2006/relationships/hyperlink" Target="https://ptolemy.berkeley.edu/publications/papers/07/unifying/LeeZheng_SRUnifying.pdf" TargetMode="External"/><Relationship Id="rId139" Type="http://schemas.openxmlformats.org/officeDocument/2006/relationships/hyperlink" Target="https://fmi-standard.org/downloads/" TargetMode="External"/><Relationship Id="rId80" Type="http://schemas.openxmlformats.org/officeDocument/2006/relationships/hyperlink" Target="http://en.wikipedia.org/wiki/Depth-first_search" TargetMode="External"/><Relationship Id="rId85" Type="http://schemas.openxmlformats.org/officeDocument/2006/relationships/image" Target="media/image38.png"/><Relationship Id="rId150" Type="http://schemas.openxmlformats.org/officeDocument/2006/relationships/hyperlink" Target="http://de.wikipedia.org/wiki/OSEK" TargetMode="External"/><Relationship Id="rId155" Type="http://schemas.microsoft.com/office/2011/relationships/people" Target="people.xml"/><Relationship Id="rId12" Type="http://schemas.openxmlformats.org/officeDocument/2006/relationships/hyperlink" Target="https://fmi-standard.org/downloads" TargetMode="External"/><Relationship Id="rId17" Type="http://schemas.openxmlformats.org/officeDocument/2006/relationships/hyperlink" Target="http://www.opensource.org/licenses/bsd-license.html" TargetMode="External"/><Relationship Id="rId33" Type="http://schemas.openxmlformats.org/officeDocument/2006/relationships/image" Target="media/image4.wmf"/><Relationship Id="rId38" Type="http://schemas.openxmlformats.org/officeDocument/2006/relationships/oleObject" Target="embeddings/oleObject4.bin"/><Relationship Id="rId59" Type="http://schemas.openxmlformats.org/officeDocument/2006/relationships/image" Target="media/image16.png"/><Relationship Id="rId103" Type="http://schemas.openxmlformats.org/officeDocument/2006/relationships/oleObject" Target="embeddings/oleObject18.bin"/><Relationship Id="rId108" Type="http://schemas.openxmlformats.org/officeDocument/2006/relationships/image" Target="media/image51.wmf"/><Relationship Id="rId124" Type="http://schemas.openxmlformats.org/officeDocument/2006/relationships/image" Target="media/image59.wmf"/><Relationship Id="rId129" Type="http://schemas.openxmlformats.org/officeDocument/2006/relationships/image" Target="media/image63.png"/><Relationship Id="rId54" Type="http://schemas.openxmlformats.org/officeDocument/2006/relationships/oleObject" Target="embeddings/oleObject8.bin"/><Relationship Id="rId70" Type="http://schemas.openxmlformats.org/officeDocument/2006/relationships/image" Target="media/image27.png"/><Relationship Id="rId75" Type="http://schemas.openxmlformats.org/officeDocument/2006/relationships/image" Target="media/image31.png"/><Relationship Id="rId91" Type="http://schemas.openxmlformats.org/officeDocument/2006/relationships/oleObject" Target="embeddings/oleObject12.bin"/><Relationship Id="rId96" Type="http://schemas.openxmlformats.org/officeDocument/2006/relationships/image" Target="media/image45.wmf"/><Relationship Id="rId140" Type="http://schemas.openxmlformats.org/officeDocument/2006/relationships/hyperlink" Target="http://www.itea2.org/" TargetMode="External"/><Relationship Id="rId145" Type="http://schemas.openxmlformats.org/officeDocument/2006/relationships/hyperlink" Target="https://github.com/modelica/fmi-standard/milestone/18"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ax.sourceforge.net/" TargetMode="External"/><Relationship Id="rId28" Type="http://schemas.openxmlformats.org/officeDocument/2006/relationships/hyperlink" Target="http://www.ep.liu.se/ecp/076/017/ecp12076017.pdf" TargetMode="External"/><Relationship Id="rId49" Type="http://schemas.openxmlformats.org/officeDocument/2006/relationships/image" Target="media/image9.png"/><Relationship Id="rId114" Type="http://schemas.openxmlformats.org/officeDocument/2006/relationships/image" Target="media/image54.wmf"/><Relationship Id="rId119" Type="http://schemas.openxmlformats.org/officeDocument/2006/relationships/oleObject" Target="embeddings/oleObject26.bin"/><Relationship Id="rId44" Type="http://schemas.openxmlformats.org/officeDocument/2006/relationships/hyperlink" Target="http://www.cscapes.org/coloringpage/" TargetMode="External"/><Relationship Id="rId60" Type="http://schemas.openxmlformats.org/officeDocument/2006/relationships/image" Target="media/image17.png"/><Relationship Id="rId65" Type="http://schemas.openxmlformats.org/officeDocument/2006/relationships/image" Target="media/image22.png"/><Relationship Id="rId81" Type="http://schemas.openxmlformats.org/officeDocument/2006/relationships/hyperlink" Target="http://www.cmake.org" TargetMode="External"/><Relationship Id="rId86" Type="http://schemas.openxmlformats.org/officeDocument/2006/relationships/image" Target="media/image39.png"/><Relationship Id="rId130" Type="http://schemas.openxmlformats.org/officeDocument/2006/relationships/hyperlink" Target="http://www.ep.liu.se/ecp/076/018/ecp12076018.pdf" TargetMode="External"/><Relationship Id="rId135" Type="http://schemas.openxmlformats.org/officeDocument/2006/relationships/hyperlink" Target="https://www.modelica.org/documents/ModelicaSpec33.pdf" TargetMode="External"/><Relationship Id="rId151" Type="http://schemas.openxmlformats.org/officeDocument/2006/relationships/hyperlink" Target="http://www.w3.org/XML/" TargetMode="External"/><Relationship Id="rId156" Type="http://schemas.openxmlformats.org/officeDocument/2006/relationships/theme" Target="theme/theme1.xml"/><Relationship Id="rId13" Type="http://schemas.openxmlformats.org/officeDocument/2006/relationships/hyperlink" Target="mailto:contact@fmi-standard.org" TargetMode="External"/><Relationship Id="rId18" Type="http://schemas.openxmlformats.org/officeDocument/2006/relationships/hyperlink" Target="mailto:contact@fmi-standard.org" TargetMode="External"/><Relationship Id="rId39" Type="http://schemas.openxmlformats.org/officeDocument/2006/relationships/oleObject" Target="embeddings/oleObject5.bin"/><Relationship Id="rId109" Type="http://schemas.openxmlformats.org/officeDocument/2006/relationships/oleObject" Target="embeddings/oleObject21.bin"/><Relationship Id="rId34" Type="http://schemas.openxmlformats.org/officeDocument/2006/relationships/oleObject" Target="embeddings/oleObject2.bin"/><Relationship Id="rId50" Type="http://schemas.openxmlformats.org/officeDocument/2006/relationships/image" Target="media/image10.png"/><Relationship Id="rId55" Type="http://schemas.openxmlformats.org/officeDocument/2006/relationships/oleObject" Target="embeddings/oleObject9.bin"/><Relationship Id="rId76" Type="http://schemas.openxmlformats.org/officeDocument/2006/relationships/image" Target="media/image32.png"/><Relationship Id="rId97" Type="http://schemas.openxmlformats.org/officeDocument/2006/relationships/oleObject" Target="embeddings/oleObject15.bin"/><Relationship Id="rId104" Type="http://schemas.openxmlformats.org/officeDocument/2006/relationships/image" Target="media/image49.wmf"/><Relationship Id="rId120" Type="http://schemas.openxmlformats.org/officeDocument/2006/relationships/image" Target="media/image57.wmf"/><Relationship Id="rId125" Type="http://schemas.openxmlformats.org/officeDocument/2006/relationships/oleObject" Target="embeddings/oleObject29.bin"/><Relationship Id="rId141" Type="http://schemas.openxmlformats.org/officeDocument/2006/relationships/hyperlink" Target="https://github.com/modelica/FMIModelicaTest" TargetMode="External"/><Relationship Id="rId146" Type="http://schemas.openxmlformats.org/officeDocument/2006/relationships/hyperlink" Target="https://github.com/modelica/fmi-standard/milestone/22" TargetMode="External"/><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image" Target="media/image43.wmf"/><Relationship Id="rId2" Type="http://schemas.openxmlformats.org/officeDocument/2006/relationships/numbering" Target="numbering.xml"/><Relationship Id="rId29" Type="http://schemas.openxmlformats.org/officeDocument/2006/relationships/hyperlink" Target="https://itea3.org/project/modelisar.html" TargetMode="External"/><Relationship Id="rId24" Type="http://schemas.openxmlformats.org/officeDocument/2006/relationships/hyperlink" Target="http://en.wikipedia.org/wiki/Simple_API_for_XML" TargetMode="External"/><Relationship Id="rId40" Type="http://schemas.openxmlformats.org/officeDocument/2006/relationships/image" Target="media/image7.wmf"/><Relationship Id="rId45" Type="http://schemas.openxmlformats.org/officeDocument/2006/relationships/hyperlink" Target="http://www.netlib.org/toms/618" TargetMode="External"/><Relationship Id="rId66" Type="http://schemas.openxmlformats.org/officeDocument/2006/relationships/image" Target="media/image23.png"/><Relationship Id="rId87" Type="http://schemas.openxmlformats.org/officeDocument/2006/relationships/image" Target="media/image40.png"/><Relationship Id="rId110" Type="http://schemas.openxmlformats.org/officeDocument/2006/relationships/image" Target="media/image52.wmf"/><Relationship Id="rId115" Type="http://schemas.openxmlformats.org/officeDocument/2006/relationships/oleObject" Target="embeddings/oleObject24.bin"/><Relationship Id="rId131" Type="http://schemas.openxmlformats.org/officeDocument/2006/relationships/hyperlink" Target="http://www.di.ens.fr/~pouzet/bib/cdc10.pdf" TargetMode="External"/><Relationship Id="rId136" Type="http://schemas.openxmlformats.org/officeDocument/2006/relationships/hyperlink" Target="http://www.di.ens.fr/~pouzet/lucid-synchrone/" TargetMode="External"/><Relationship Id="rId61" Type="http://schemas.openxmlformats.org/officeDocument/2006/relationships/image" Target="media/image18.png"/><Relationship Id="rId82" Type="http://schemas.openxmlformats.org/officeDocument/2006/relationships/image" Target="media/image35.png"/><Relationship Id="rId152" Type="http://schemas.openxmlformats.org/officeDocument/2006/relationships/hyperlink" Target="http://en.wikipedia.org/wiki/Xml" TargetMode="External"/><Relationship Id="rId19" Type="http://schemas.openxmlformats.org/officeDocument/2006/relationships/hyperlink" Target="https://www.fmi-standard.org/tools" TargetMode="External"/><Relationship Id="rId14" Type="http://schemas.openxmlformats.org/officeDocument/2006/relationships/hyperlink" Target="https://github.com/modelica/fmi-standard/issues/" TargetMode="External"/><Relationship Id="rId30" Type="http://schemas.openxmlformats.org/officeDocument/2006/relationships/hyperlink" Target="https://itea3.org/project/modrio.html" TargetMode="External"/><Relationship Id="rId35" Type="http://schemas.openxmlformats.org/officeDocument/2006/relationships/image" Target="media/image5.wmf"/><Relationship Id="rId56" Type="http://schemas.openxmlformats.org/officeDocument/2006/relationships/image" Target="media/image14.wmf"/><Relationship Id="rId77" Type="http://schemas.openxmlformats.org/officeDocument/2006/relationships/image" Target="media/image33.png"/><Relationship Id="rId100" Type="http://schemas.openxmlformats.org/officeDocument/2006/relationships/image" Target="media/image47.wmf"/><Relationship Id="rId105" Type="http://schemas.openxmlformats.org/officeDocument/2006/relationships/oleObject" Target="embeddings/oleObject19.bin"/><Relationship Id="rId126" Type="http://schemas.openxmlformats.org/officeDocument/2006/relationships/image" Target="media/image60.png"/><Relationship Id="rId147" Type="http://schemas.openxmlformats.org/officeDocument/2006/relationships/hyperlink" Target="https://fmi-standard.org/docs/3.0/" TargetMode="External"/><Relationship Id="rId8" Type="http://schemas.openxmlformats.org/officeDocument/2006/relationships/header" Target="header1.xml"/><Relationship Id="rId51" Type="http://schemas.openxmlformats.org/officeDocument/2006/relationships/image" Target="media/image11.png"/><Relationship Id="rId72" Type="http://schemas.openxmlformats.org/officeDocument/2006/relationships/image" Target="media/image29.png"/><Relationship Id="rId93" Type="http://schemas.openxmlformats.org/officeDocument/2006/relationships/oleObject" Target="embeddings/oleObject13.bin"/><Relationship Id="rId98" Type="http://schemas.openxmlformats.org/officeDocument/2006/relationships/image" Target="media/image46.wmf"/><Relationship Id="rId121" Type="http://schemas.openxmlformats.org/officeDocument/2006/relationships/oleObject" Target="embeddings/oleObject27.bin"/><Relationship Id="rId142" Type="http://schemas.openxmlformats.org/officeDocument/2006/relationships/hyperlink" Target="https://github.com/modelica/fmi-standard/releases/tag/v2.0.1" TargetMode="External"/><Relationship Id="rId3" Type="http://schemas.openxmlformats.org/officeDocument/2006/relationships/styles" Target="styles.xml"/><Relationship Id="rId25" Type="http://schemas.openxmlformats.org/officeDocument/2006/relationships/image" Target="media/image3.wmf"/><Relationship Id="rId46" Type="http://schemas.openxmlformats.org/officeDocument/2006/relationships/hyperlink" Target="http://www.w3.org/TR/xmlschema-2/" TargetMode="External"/><Relationship Id="rId67" Type="http://schemas.openxmlformats.org/officeDocument/2006/relationships/image" Target="media/image24.png"/><Relationship Id="rId116" Type="http://schemas.openxmlformats.org/officeDocument/2006/relationships/image" Target="media/image55.wmf"/><Relationship Id="rId137" Type="http://schemas.openxmlformats.org/officeDocument/2006/relationships/hyperlink" Target="http://www.w3.org/XML/" TargetMode="External"/><Relationship Id="rId20" Type="http://schemas.openxmlformats.org/officeDocument/2006/relationships/hyperlink" Target="https://fmi-standard.org/downloads" TargetMode="External"/><Relationship Id="rId41" Type="http://schemas.openxmlformats.org/officeDocument/2006/relationships/oleObject" Target="embeddings/oleObject6.bin"/><Relationship Id="rId62" Type="http://schemas.openxmlformats.org/officeDocument/2006/relationships/image" Target="media/image19.png"/><Relationship Id="rId83" Type="http://schemas.openxmlformats.org/officeDocument/2006/relationships/image" Target="media/image36.png"/><Relationship Id="rId88" Type="http://schemas.openxmlformats.org/officeDocument/2006/relationships/image" Target="media/image41.wmf"/><Relationship Id="rId111" Type="http://schemas.openxmlformats.org/officeDocument/2006/relationships/oleObject" Target="embeddings/oleObject22.bin"/><Relationship Id="rId132" Type="http://schemas.openxmlformats.org/officeDocument/2006/relationships/hyperlink" Target="http://www.ep.liu.se/ecp/063/013/ecp11063013.pdf" TargetMode="External"/><Relationship Id="rId153" Type="http://schemas.openxmlformats.org/officeDocument/2006/relationships/header" Target="header3.xml"/><Relationship Id="rId15" Type="http://schemas.openxmlformats.org/officeDocument/2006/relationships/hyperlink" Target="http://creativecommons.org/licenses/by-sa/4.0/" TargetMode="External"/><Relationship Id="rId36" Type="http://schemas.openxmlformats.org/officeDocument/2006/relationships/oleObject" Target="embeddings/oleObject3.bin"/><Relationship Id="rId57" Type="http://schemas.openxmlformats.org/officeDocument/2006/relationships/oleObject" Target="embeddings/oleObject10.bin"/><Relationship Id="rId106" Type="http://schemas.openxmlformats.org/officeDocument/2006/relationships/image" Target="media/image50.wmf"/><Relationship Id="rId127" Type="http://schemas.openxmlformats.org/officeDocument/2006/relationships/image" Target="media/image61.png"/><Relationship Id="rId10" Type="http://schemas.openxmlformats.org/officeDocument/2006/relationships/image" Target="media/image2.jpeg"/><Relationship Id="rId31" Type="http://schemas.openxmlformats.org/officeDocument/2006/relationships/hyperlink" Target="http://msdn.microsoft.com/en-us/library/aa365247%28VS.85%29.aspx" TargetMode="External"/><Relationship Id="rId52" Type="http://schemas.openxmlformats.org/officeDocument/2006/relationships/image" Target="media/image12.png"/><Relationship Id="rId73" Type="http://schemas.openxmlformats.org/officeDocument/2006/relationships/hyperlink" Target="https://ssp-standard.org/" TargetMode="External"/><Relationship Id="rId78" Type="http://schemas.openxmlformats.org/officeDocument/2006/relationships/image" Target="media/image34.png"/><Relationship Id="rId94" Type="http://schemas.openxmlformats.org/officeDocument/2006/relationships/image" Target="media/image44.wmf"/><Relationship Id="rId99" Type="http://schemas.openxmlformats.org/officeDocument/2006/relationships/oleObject" Target="embeddings/oleObject16.bin"/><Relationship Id="rId101" Type="http://schemas.openxmlformats.org/officeDocument/2006/relationships/oleObject" Target="embeddings/oleObject17.bin"/><Relationship Id="rId122" Type="http://schemas.openxmlformats.org/officeDocument/2006/relationships/image" Target="media/image58.wmf"/><Relationship Id="rId143" Type="http://schemas.openxmlformats.org/officeDocument/2006/relationships/hyperlink" Target="https://github.com/modelica/fmi-standard/milestone/3" TargetMode="External"/><Relationship Id="rId148" Type="http://schemas.openxmlformats.org/officeDocument/2006/relationships/hyperlink" Target="http://www.autosar.org/"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oleObject" Target="embeddings/oleObject1.bin"/><Relationship Id="rId47" Type="http://schemas.openxmlformats.org/officeDocument/2006/relationships/hyperlink" Target="http://www.w3.org/TR/xmlschema-2/" TargetMode="External"/><Relationship Id="rId68" Type="http://schemas.openxmlformats.org/officeDocument/2006/relationships/image" Target="media/image25.png"/><Relationship Id="rId89" Type="http://schemas.openxmlformats.org/officeDocument/2006/relationships/oleObject" Target="embeddings/oleObject11.bin"/><Relationship Id="rId112" Type="http://schemas.openxmlformats.org/officeDocument/2006/relationships/image" Target="media/image53.wmf"/><Relationship Id="rId133" Type="http://schemas.openxmlformats.org/officeDocument/2006/relationships/hyperlink" Target="http://www.ep.liu.se/ecp/076/017/ecp12076017.pdf" TargetMode="External"/><Relationship Id="rId154" Type="http://schemas.openxmlformats.org/officeDocument/2006/relationships/fontTable" Target="fontTable.xml"/><Relationship Id="rId16" Type="http://schemas.openxmlformats.org/officeDocument/2006/relationships/hyperlink" Target="http://creativecommons.org/licenses/by-sa/4.0/legalcode" TargetMode="External"/><Relationship Id="rId37" Type="http://schemas.openxmlformats.org/officeDocument/2006/relationships/image" Target="media/image6.wmf"/><Relationship Id="rId58" Type="http://schemas.openxmlformats.org/officeDocument/2006/relationships/image" Target="media/image15.png"/><Relationship Id="rId79" Type="http://schemas.openxmlformats.org/officeDocument/2006/relationships/hyperlink" Target="http://en.wikipedia.org/wiki/Extended_BNF" TargetMode="External"/><Relationship Id="rId102" Type="http://schemas.openxmlformats.org/officeDocument/2006/relationships/image" Target="media/image48.wmf"/><Relationship Id="rId123" Type="http://schemas.openxmlformats.org/officeDocument/2006/relationships/oleObject" Target="embeddings/oleObject28.bin"/><Relationship Id="rId144" Type="http://schemas.openxmlformats.org/officeDocument/2006/relationships/hyperlink" Target="https://github.com/modelica/fmi-standard/milestone/3" TargetMode="External"/><Relationship Id="rId90" Type="http://schemas.openxmlformats.org/officeDocument/2006/relationships/image" Target="media/image42.wmf"/></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CAFBA-5E4C-46B5-B1BB-A8569C9DB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44419</Words>
  <Characters>279844</Characters>
  <Application>Microsoft Office Word</Application>
  <DocSecurity>0</DocSecurity>
  <Lines>2332</Lines>
  <Paragraphs>647</Paragraphs>
  <ScaleCrop>false</ScaleCrop>
  <HeadingPairs>
    <vt:vector size="8" baseType="variant">
      <vt:variant>
        <vt:lpstr>Titel</vt:lpstr>
      </vt:variant>
      <vt:variant>
        <vt:i4>1</vt:i4>
      </vt:variant>
      <vt:variant>
        <vt:lpstr>Title</vt:lpstr>
      </vt:variant>
      <vt:variant>
        <vt:i4>1</vt:i4>
      </vt:variant>
      <vt:variant>
        <vt:lpstr>Headings</vt:lpstr>
      </vt:variant>
      <vt:variant>
        <vt:i4>18</vt:i4>
      </vt:variant>
      <vt:variant>
        <vt:lpstr>Rubrik</vt:lpstr>
      </vt:variant>
      <vt:variant>
        <vt:i4>1</vt:i4>
      </vt:variant>
    </vt:vector>
  </HeadingPairs>
  <TitlesOfParts>
    <vt:vector size="21" baseType="lpstr">
      <vt:lpstr>Functional Mock-up Interface 2.0.3</vt:lpstr>
      <vt:lpstr>Functional Mock-up Interface 2.0.2</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vector>
  </TitlesOfParts>
  <Company>MAP FMI</Company>
  <LinksUpToDate>false</LinksUpToDate>
  <CharactersWithSpaces>323616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2.0.5</dc:title>
  <dc:creator>Modelica Association Project FMI</dc:creator>
  <cp:lastModifiedBy>Bertsch Christian (CR/ASI3)</cp:lastModifiedBy>
  <cp:revision>4</cp:revision>
  <cp:lastPrinted>2022-10-24T17:30:00Z</cp:lastPrinted>
  <dcterms:created xsi:type="dcterms:W3CDTF">2024-10-27T19:59:00Z</dcterms:created>
  <dcterms:modified xsi:type="dcterms:W3CDTF">2024-10-28T20:51:00Z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