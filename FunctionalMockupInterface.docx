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A7069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4-04-08T11:37:00Z">
        <w:r w:rsidR="008766FD">
          <w:rPr>
            <w:sz w:val="24"/>
          </w:rPr>
          <w:t>5</w:t>
        </w:r>
      </w:ins>
      <w:del w:id="1" w:author="Bertsch Christian (CR/ADX2.2)" w:date="2024-04-08T11:37:00Z">
        <w:r w:rsidR="00D92E3F" w:rsidDel="008766FD">
          <w:rPr>
            <w:sz w:val="24"/>
          </w:rPr>
          <w:delText>x</w:delText>
        </w:r>
      </w:del>
    </w:p>
    <w:p w14:paraId="1B2D96DD" w14:textId="6ED16B6F" w:rsidR="0084747C" w:rsidRDefault="00D0034A" w:rsidP="00D0034A">
      <w:pPr>
        <w:pStyle w:val="Subtitlefrontpage"/>
        <w:tabs>
          <w:tab w:val="left" w:pos="3060"/>
        </w:tabs>
        <w:rPr>
          <w:sz w:val="24"/>
        </w:rPr>
      </w:pPr>
      <w:r w:rsidRPr="00AE2A4F">
        <w:rPr>
          <w:sz w:val="24"/>
        </w:rPr>
        <w:tab/>
      </w:r>
      <w:del w:id="2"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3" w:author="Bertsch Christian (CR/ADX2.2)" w:date="2024-04-08T11:38:00Z">
        <w:r w:rsidR="00E3674C">
          <w:rPr>
            <w:sz w:val="24"/>
          </w:rPr>
          <w:t>xxx</w:t>
        </w:r>
      </w:ins>
      <w:r w:rsidR="005C72B1">
        <w:rPr>
          <w:sz w:val="24"/>
        </w:rPr>
        <w:t xml:space="preserve">  202</w:t>
      </w:r>
      <w:ins w:id="4" w:author="Bertsch Christian (CR/ADX2.2)" w:date="2024-04-08T11:38:00Z">
        <w:r w:rsidR="00E3674C">
          <w:rPr>
            <w:sz w:val="24"/>
          </w:rPr>
          <w:t>4</w:t>
        </w:r>
      </w:ins>
      <w:del w:id="5"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rPr>
          <w:ins w:id="8" w:author="Bertsch Christian (CR/ADX2.2)" w:date="2024-04-08T11:39:00Z"/>
        </w:trPr>
        <w:tc>
          <w:tcPr>
            <w:tcW w:w="1560" w:type="dxa"/>
          </w:tcPr>
          <w:p w14:paraId="4CFF396D" w14:textId="42FBC4EE" w:rsidR="00E3674C" w:rsidRDefault="00E3674C" w:rsidP="005469A6">
            <w:pPr>
              <w:pStyle w:val="tablecontents"/>
              <w:rPr>
                <w:ins w:id="9" w:author="Bertsch Christian (CR/ADX2.2)" w:date="2024-04-08T11:39:00Z"/>
              </w:rPr>
            </w:pPr>
            <w:ins w:id="10" w:author="Bertsch Christian (CR/ADX2.2)" w:date="2024-04-08T11:39:00Z">
              <w:r>
                <w:t>2.0.5</w:t>
              </w:r>
            </w:ins>
          </w:p>
        </w:tc>
        <w:tc>
          <w:tcPr>
            <w:tcW w:w="1212" w:type="dxa"/>
          </w:tcPr>
          <w:p w14:paraId="764ADC0B" w14:textId="4CBF8460" w:rsidR="00E3674C" w:rsidRDefault="00E3674C" w:rsidP="005469A6">
            <w:pPr>
              <w:pStyle w:val="tablecontents"/>
              <w:rPr>
                <w:ins w:id="11" w:author="Bertsch Christian (CR/ADX2.2)" w:date="2024-04-08T11:39:00Z"/>
              </w:rPr>
            </w:pPr>
            <w:ins w:id="12" w:author="Bertsch Christian (CR/ADX2.2)" w:date="2024-04-08T11:39:00Z">
              <w:r>
                <w:t>2024-</w:t>
              </w:r>
            </w:ins>
            <w:ins w:id="13" w:author="Bertsch Christian (CR/ASI3)" w:date="2024-06-18T19:38:00Z">
              <w:r w:rsidR="00317D71">
                <w:t>06-18</w:t>
              </w:r>
            </w:ins>
            <w:ins w:id="14" w:author="Bertsch Christian (CR/ADX2.2)" w:date="2024-04-08T11:39:00Z">
              <w:del w:id="15"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16" w:author="Bertsch Christian (CR/ADX2.2)" w:date="2024-04-08T11:39:00Z"/>
              </w:rPr>
            </w:pPr>
            <w:ins w:id="17"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2.0.3, but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8" w:name="_Toc448903945"/>
      <w:bookmarkStart w:id="19" w:name="_Toc450645653"/>
      <w:r w:rsidR="00E04F7A" w:rsidRPr="002F3E46">
        <w:rPr>
          <w:sz w:val="24"/>
        </w:rPr>
        <w:lastRenderedPageBreak/>
        <w:t>Contents</w:t>
      </w:r>
      <w:bookmarkStart w:id="20" w:name="_Toc240646361"/>
      <w:bookmarkStart w:id="21" w:name="_Toc247884534"/>
      <w:bookmarkStart w:id="22" w:name="_Toc471724423"/>
      <w:bookmarkStart w:id="23" w:name="_Toc471724556"/>
      <w:bookmarkStart w:id="24" w:name="_Toc471785676"/>
      <w:bookmarkStart w:id="25" w:name="_Toc497546652"/>
      <w:bookmarkStart w:id="26" w:name="_Toc497547108"/>
      <w:bookmarkStart w:id="27" w:name="_Toc153341732"/>
      <w:bookmarkEnd w:id="18"/>
      <w:bookmarkEnd w:id="19"/>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8" w:name="_Toc55136478"/>
      <w:r w:rsidR="00990EFE" w:rsidRPr="0098259C">
        <w:t>Overview</w:t>
      </w:r>
      <w:bookmarkEnd w:id="20"/>
      <w:bookmarkEnd w:id="21"/>
      <w:bookmarkEnd w:id="28"/>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2428768"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29" w:name="_Ref289631998"/>
      <w:bookmarkStart w:id="30"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2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0"/>
    </w:p>
    <w:p w14:paraId="3478D83A" w14:textId="35762276" w:rsidR="00DE46C4" w:rsidRPr="0098259C" w:rsidRDefault="000A1398" w:rsidP="00DE46C4">
      <w:pPr>
        <w:pStyle w:val="Textkrper"/>
        <w:rPr>
          <w:rFonts w:eastAsia="MS Mincho"/>
        </w:rPr>
      </w:pPr>
      <w:bookmarkStart w:id="31" w:name="_Toc240646362"/>
      <w:bookmarkStart w:id="32" w:name="_Toc247884535"/>
      <w:bookmarkStart w:id="3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34" w:name="_Toc55136479"/>
      <w:r w:rsidRPr="0098259C">
        <w:rPr>
          <w:rFonts w:eastAsia="MS Mincho"/>
        </w:rPr>
        <w:t>Properties and Guiding Ideas</w:t>
      </w:r>
      <w:bookmarkEnd w:id="31"/>
      <w:bookmarkEnd w:id="32"/>
      <w:bookmarkEnd w:id="33"/>
      <w:bookmarkEnd w:id="34"/>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35" w:name="_Toc240646363"/>
      <w:bookmarkStart w:id="36" w:name="_Toc247884536"/>
      <w:r>
        <w:br w:type="page"/>
      </w:r>
    </w:p>
    <w:p w14:paraId="1C712CBD" w14:textId="77777777" w:rsidR="00990EFE" w:rsidRPr="0098259C" w:rsidRDefault="00990EFE" w:rsidP="00990EFE">
      <w:pPr>
        <w:pStyle w:val="berschrift2"/>
      </w:pPr>
      <w:bookmarkStart w:id="37" w:name="_Toc55136480"/>
      <w:r w:rsidRPr="0098259C">
        <w:lastRenderedPageBreak/>
        <w:t>Acknowledgements</w:t>
      </w:r>
      <w:bookmarkEnd w:id="35"/>
      <w:bookmarkEnd w:id="36"/>
      <w:bookmarkEnd w:id="37"/>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8" w:name="_Ref289418462"/>
      <w:bookmarkStart w:id="39" w:name="_Toc55136481"/>
      <w:bookmarkStart w:id="40" w:name="_Ref240515678"/>
      <w:bookmarkStart w:id="41" w:name="_Ref240515685"/>
      <w:bookmarkStart w:id="42" w:name="_Toc240646364"/>
      <w:bookmarkStart w:id="43" w:name="_Toc247884537"/>
      <w:r w:rsidRPr="0098259C">
        <w:lastRenderedPageBreak/>
        <w:t>F</w:t>
      </w:r>
      <w:r w:rsidR="00592436" w:rsidRPr="0098259C">
        <w:t>MI Common Concepts</w:t>
      </w:r>
      <w:bookmarkEnd w:id="38"/>
      <w:r w:rsidR="00564CCD" w:rsidRPr="0098259C">
        <w:t xml:space="preserve"> for Model Exchange and Co-Simulation</w:t>
      </w:r>
      <w:bookmarkEnd w:id="39"/>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44" w:name="_Ref288030525"/>
      <w:bookmarkStart w:id="45" w:name="_Ref289411602"/>
      <w:bookmarkStart w:id="46" w:name="_Toc55136482"/>
      <w:r w:rsidRPr="0098259C">
        <w:t xml:space="preserve">FMI </w:t>
      </w:r>
      <w:bookmarkEnd w:id="44"/>
      <w:r w:rsidRPr="0098259C">
        <w:t>Application Programming Interface</w:t>
      </w:r>
      <w:bookmarkEnd w:id="45"/>
      <w:bookmarkEnd w:id="46"/>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47" w:name="_Ref289261358"/>
      <w:bookmarkStart w:id="48" w:name="_Toc55136483"/>
      <w:r w:rsidRPr="0098259C">
        <w:t>Header Files and Naming of Functions</w:t>
      </w:r>
      <w:bookmarkEnd w:id="47"/>
      <w:bookmarkEnd w:id="48"/>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50" w:name="_Ref289633171"/>
      <w:bookmarkStart w:id="5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0"/>
      <w:bookmarkEnd w:id="51"/>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52" w:name="_Ref289242802"/>
      <w:bookmarkStart w:id="53" w:name="_Toc55136485"/>
      <w:r w:rsidRPr="0098259C">
        <w:lastRenderedPageBreak/>
        <w:t>Status Returned by Functions</w:t>
      </w:r>
      <w:bookmarkEnd w:id="52"/>
      <w:bookmarkEnd w:id="53"/>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54"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55" w:author="Bertsch Christian (CR/ASI3)" w:date="2024-10-16T18:28:00Z">
                    <w:rPr>
                      <w:rStyle w:val="blob-code-inner"/>
                    </w:rPr>
                  </w:rPrChange>
                </w:rPr>
                <w:t>fmi2Reset</w:t>
              </w:r>
            </w:ins>
            <w:r w:rsidR="00781141" w:rsidRPr="00781141">
              <w:t>.</w:t>
            </w:r>
            <w:ins w:id="56" w:author="Bertsch Christian (CR/ASI3)" w:date="2024-06-18T19:40:00Z">
              <w:r w:rsidR="00317D71">
                <w:rPr>
                  <w:rStyle w:val="Funotenzeichen"/>
                </w:rPr>
                <w:footnoteReference w:id="4"/>
              </w:r>
            </w:ins>
            <w:r w:rsidR="00781141" w:rsidRPr="00781141">
              <w:t xml:space="preserve"> </w:t>
            </w:r>
            <w:r w:rsidR="00781141" w:rsidRPr="00317D71">
              <w:rPr>
                <w:strike/>
                <w:rPrChange w:id="59" w:author="Bertsch Christian (CR/ASI3)" w:date="2024-06-18T19:40:00Z">
                  <w:rPr/>
                </w:rPrChange>
              </w:rPr>
              <w:t xml:space="preserve">If not, the simulation </w:t>
            </w:r>
            <w:r w:rsidR="00781141" w:rsidRPr="00317D71">
              <w:rPr>
                <w:strike/>
                <w:rPrChange w:id="60" w:author="Bertsch Christian (CR/ASI3)" w:date="2024-06-18T19:40:00Z">
                  <w:rPr/>
                </w:rPrChange>
              </w:rPr>
              <w:lastRenderedPageBreak/>
              <w:t xml:space="preserve">cannot be continued and </w:t>
            </w:r>
            <w:r w:rsidR="00781141" w:rsidRPr="00317D71">
              <w:rPr>
                <w:rStyle w:val="CODE"/>
                <w:strike/>
                <w:rPrChange w:id="61" w:author="Bertsch Christian (CR/ASI3)" w:date="2024-06-18T19:40:00Z">
                  <w:rPr>
                    <w:rStyle w:val="CODE"/>
                  </w:rPr>
                </w:rPrChange>
              </w:rPr>
              <w:t>fmi2FreeInstance</w:t>
            </w:r>
            <w:r w:rsidR="00781141" w:rsidRPr="00317D71">
              <w:rPr>
                <w:strike/>
                <w:rPrChange w:id="62" w:author="Bertsch Christian (CR/ASI3)" w:date="2024-06-18T19:40:00Z">
                  <w:rPr/>
                </w:rPrChange>
              </w:rPr>
              <w:t xml:space="preserve"> or </w:t>
            </w:r>
            <w:r w:rsidR="00781141" w:rsidRPr="00317D71">
              <w:rPr>
                <w:rStyle w:val="CODE"/>
                <w:strike/>
                <w:rPrChange w:id="63" w:author="Bertsch Christian (CR/ASI3)" w:date="2024-06-18T19:40:00Z">
                  <w:rPr>
                    <w:rStyle w:val="CODE"/>
                  </w:rPr>
                </w:rPrChange>
              </w:rPr>
              <w:t>fmi2Reset</w:t>
            </w:r>
            <w:r w:rsidR="00781141" w:rsidRPr="00317D71">
              <w:rPr>
                <w:strike/>
                <w:rPrChange w:id="64" w:author="Bertsch Christian (CR/ASI3)" w:date="2024-06-18T19:40:00Z">
                  <w:rPr/>
                </w:rPrChange>
              </w:rPr>
              <w:t xml:space="preserve"> </w:t>
            </w:r>
            <w:r w:rsidR="00781141" w:rsidRPr="00317D71">
              <w:rPr>
                <w:strike/>
                <w:u w:val="single"/>
                <w:rPrChange w:id="65" w:author="Bertsch Christian (CR/ASI3)" w:date="2024-06-18T19:40:00Z">
                  <w:rPr>
                    <w:u w:val="single"/>
                  </w:rPr>
                </w:rPrChange>
              </w:rPr>
              <w:t>must</w:t>
            </w:r>
            <w:r w:rsidR="00781141" w:rsidRPr="00317D71">
              <w:rPr>
                <w:strike/>
                <w:rPrChange w:id="66" w:author="Bertsch Christian (CR/ASI3)" w:date="2024-06-18T19:40:00Z">
                  <w:rPr/>
                </w:rPrChange>
              </w:rPr>
              <w:t xml:space="preserve"> be called afterwards.</w:t>
            </w:r>
            <w:ins w:id="67" w:author="Bertsch Christian (CR/ASI3)" w:date="2024-06-18T19:40:00Z">
              <w:r w:rsidR="00317D71" w:rsidDel="00317D71">
                <w:rPr>
                  <w:rStyle w:val="Funotenzeichen"/>
                </w:rPr>
                <w:t xml:space="preserve"> </w:t>
              </w:r>
            </w:ins>
            <w:del w:id="68" w:author="Bertsch Christian (CR/ASI3)" w:date="2024-06-18T19:40:00Z">
              <w:r w:rsidR="004D298B" w:rsidDel="00317D71">
                <w:rPr>
                  <w:rStyle w:val="Funotenzeichen"/>
                </w:rPr>
                <w:footnoteReference w:id="5"/>
              </w:r>
            </w:del>
            <w:ins w:id="71" w:author="Bertsch Christian (CR/ASI3)" w:date="2024-06-18T19:40:00Z">
              <w:r w:rsidR="00317D71">
                <w:t xml:space="preserve"> </w:t>
              </w:r>
            </w:ins>
            <w:ins w:id="72" w:author="Bertsch Christian (CR/ASI3)" w:date="2024-06-18T19:41:00Z">
              <w:r w:rsidR="00317D71">
                <w:rPr>
                  <w:i/>
                  <w:iCs/>
                </w:rPr>
                <w:t>[Deleted in FMI 2.0.5].</w:t>
              </w:r>
            </w:ins>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73" w:name="_Ref289256130"/>
      <w:bookmarkStart w:id="74" w:name="_Toc55136486"/>
      <w:r w:rsidRPr="0098259C">
        <w:lastRenderedPageBreak/>
        <w:t>Inquire Platform and Version Number of Header Files</w:t>
      </w:r>
      <w:bookmarkEnd w:id="73"/>
      <w:bookmarkEnd w:id="74"/>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75" w:name="_Ref289413928"/>
      <w:bookmarkStart w:id="76" w:name="_Ref289414283"/>
      <w:bookmarkStart w:id="7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5"/>
      <w:bookmarkEnd w:id="76"/>
      <w:bookmarkEnd w:id="77"/>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lastRenderedPageBreak/>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78" w:author="Bertsch Christian (CR/ADX2.2)" w:date="2024-04-05T16:35:00Z"/>
              </w:rPr>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79" w:author="Bertsch Christian (CR/ADX2.2)" w:date="2024-04-05T16:36:00Z">
                  <w:rPr/>
                </w:rPrChange>
              </w:rPr>
            </w:pPr>
            <w:ins w:id="80" w:author="Bertsch Christian (CR/ADX2.2)" w:date="2024-04-05T16:35:00Z">
              <w:r w:rsidRPr="00095271">
                <w:rPr>
                  <w:i/>
                  <w:iCs/>
                  <w:rPrChange w:id="81" w:author="Bertsch Christian (CR/ADX2.2)" w:date="2024-04-05T16:36:00Z">
                    <w:rPr/>
                  </w:rPrChange>
                </w:rPr>
                <w:t>[Note that all pointers passed into this function are only valid during the extent of the call.</w:t>
              </w:r>
            </w:ins>
            <w:ins w:id="82" w:author="Bertsch Christian (CR/ADX2.2)" w:date="2024-04-05T16:36:00Z">
              <w:r w:rsidRPr="00095271">
                <w:rPr>
                  <w:i/>
                  <w:iCs/>
                  <w:rPrChange w:id="83" w:author="Bertsch Christian (CR/ADX2.2)" w:date="2024-04-05T16:36:00Z">
                    <w:rPr/>
                  </w:rPrChange>
                </w:rPr>
                <w:br/>
              </w:r>
            </w:ins>
            <w:ins w:id="84" w:author="Bertsch Christian (CR/ADX2.2)" w:date="2024-04-05T16:35:00Z">
              <w:r w:rsidRPr="00095271">
                <w:rPr>
                  <w:i/>
                  <w:iCs/>
                  <w:rPrChange w:id="85"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xml:space="preserve">, the FMU is executed </w:t>
            </w:r>
            <w:r w:rsidRPr="0098259C">
              <w:lastRenderedPageBreak/>
              <w:t>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lastRenderedPageBreak/>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lastRenderedPageBreak/>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86" w:name="_Toc55136488"/>
      <w:bookmarkStart w:id="87" w:name="_Ref289783610"/>
      <w:r w:rsidRPr="0098259C">
        <w:t>Initialization</w:t>
      </w:r>
      <w:r>
        <w:t>,</w:t>
      </w:r>
      <w:r w:rsidRPr="0098259C">
        <w:t xml:space="preserve"> Termination</w:t>
      </w:r>
      <w:r>
        <w:t>, and Resetting an FMU</w:t>
      </w:r>
      <w:bookmarkEnd w:id="86"/>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w:t>
            </w:r>
            <w:r w:rsidRPr="0098259C">
              <w:lastRenderedPageBreak/>
              <w:t xml:space="preserve">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88" w:name="_Ref383617125"/>
      <w:bookmarkStart w:id="89" w:name="_Ref383617168"/>
      <w:bookmarkStart w:id="90" w:name="_Toc55136489"/>
      <w:r w:rsidRPr="0098259C">
        <w:t xml:space="preserve">Getting and </w:t>
      </w:r>
      <w:r w:rsidR="00DF4861" w:rsidRPr="0098259C">
        <w:t>Set</w:t>
      </w:r>
      <w:r w:rsidR="00EC58B8" w:rsidRPr="0098259C">
        <w:t xml:space="preserve">ting </w:t>
      </w:r>
      <w:r w:rsidR="00DF4861" w:rsidRPr="0098259C">
        <w:t>Variable Values</w:t>
      </w:r>
      <w:bookmarkEnd w:id="87"/>
      <w:bookmarkEnd w:id="88"/>
      <w:bookmarkEnd w:id="89"/>
      <w:bookmarkEnd w:id="90"/>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w:t>
            </w:r>
            <w:r w:rsidRPr="0098259C">
              <w:rPr>
                <w:i/>
              </w:rPr>
              <w:lastRenderedPageBreak/>
              <w:t xml:space="preserve">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91" w:name="_Ref290826787"/>
      <w:bookmarkStart w:id="92" w:name="_Ref290826791"/>
      <w:bookmarkStart w:id="93" w:name="_Toc55136490"/>
      <w:r w:rsidRPr="0098259C">
        <w:t xml:space="preserve">Getting and </w:t>
      </w:r>
      <w:r w:rsidR="00C31261" w:rsidRPr="0098259C">
        <w:t>Setting the Complete FMU State</w:t>
      </w:r>
      <w:bookmarkEnd w:id="91"/>
      <w:bookmarkEnd w:id="92"/>
      <w:bookmarkEnd w:id="93"/>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lastRenderedPageBreak/>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lastRenderedPageBreak/>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94" w:name="_Toc55136491"/>
      <w:r w:rsidRPr="0098259C">
        <w:lastRenderedPageBreak/>
        <w:t>Getting Partial Derivatives</w:t>
      </w:r>
      <w:bookmarkEnd w:id="94"/>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lastRenderedPageBreak/>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5pt;height:31.5pt" o:ole="">
                  <v:imagedata r:id="rId33" o:title=""/>
                </v:shape>
                <o:OLEObject Type="Embed" ProgID="Equation.DSMT4" ShapeID="_x0000_i1026" DrawAspect="Content" ObjectID="_1792428741"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5.75pt" o:ole="">
                  <v:imagedata r:id="rId35" o:title=""/>
                </v:shape>
                <o:OLEObject Type="Embed" ProgID="Equation.DSMT4" ShapeID="_x0000_i1027" DrawAspect="Content" ObjectID="_1792428742"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95" w:name="_Ref308190567"/>
      <w:bookmarkStart w:id="96"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5pt;height:32.25pt" o:ole="">
            <v:imagedata r:id="rId37" o:title=""/>
          </v:shape>
          <o:OLEObject Type="Embed" ProgID="Equation.DSMT4" ShapeID="_x0000_i1028" DrawAspect="Content" ObjectID="_1792428743"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lastRenderedPageBreak/>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5pt;height:32.25pt" o:ole="">
            <v:imagedata r:id="rId37" o:title=""/>
          </v:shape>
          <o:OLEObject Type="Embed" ProgID="Equation.DSMT4" ShapeID="_x0000_i1029" DrawAspect="Content" ObjectID="_1792428744" r:id="rId39"/>
        </w:object>
      </w:r>
      <w:r>
        <w:t xml:space="preserve"> and </w:t>
      </w:r>
      <w:r w:rsidRPr="007A6A51">
        <w:rPr>
          <w:position w:val="-26"/>
        </w:rPr>
        <w:object w:dxaOrig="340" w:dyaOrig="600" w14:anchorId="410FC9A1">
          <v:shape id="_x0000_i1030" type="#_x0000_t75" style="width:19.5pt;height:32.25pt" o:ole="">
            <v:imagedata r:id="rId40" o:title=""/>
          </v:shape>
          <o:OLEObject Type="Embed" ProgID="Equation.DSMT4" ShapeID="_x0000_i1030" DrawAspect="Content" ObjectID="_1792428745"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2.25pt" o:ole="">
            <v:imagedata r:id="rId42" o:title=""/>
          </v:shape>
          <o:OLEObject Type="Embed" ProgID="Equation.DSMT4" ShapeID="_x0000_i1031" DrawAspect="Content" ObjectID="_1792428746"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97" w:name="_Ref386213289"/>
      <w:bookmarkStart w:id="98" w:name="_Toc55136492"/>
      <w:r w:rsidRPr="0098259C">
        <w:lastRenderedPageBreak/>
        <w:t xml:space="preserve">FMI </w:t>
      </w:r>
      <w:r w:rsidR="003D0107" w:rsidRPr="0098259C">
        <w:t>Description Schema</w:t>
      </w:r>
      <w:bookmarkEnd w:id="95"/>
      <w:bookmarkEnd w:id="96"/>
      <w:bookmarkEnd w:id="97"/>
      <w:bookmarkEnd w:id="98"/>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7"/>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99" w:name="_Toc247884548"/>
      <w:bookmarkStart w:id="100"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lastRenderedPageBreak/>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01" w:name="_Ref251789138"/>
      <w:bookmarkEnd w:id="99"/>
      <w:r>
        <w:br w:type="page"/>
      </w:r>
    </w:p>
    <w:p w14:paraId="5BECE950" w14:textId="3B25E0D5" w:rsidR="00324B2A" w:rsidRPr="0098259C" w:rsidRDefault="005A3ED9" w:rsidP="003734ED">
      <w:pPr>
        <w:pStyle w:val="berschrift3"/>
      </w:pPr>
      <w:bookmarkStart w:id="102"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00"/>
      <w:proofErr w:type="spellEnd"/>
      <w:r w:rsidR="00324B2A" w:rsidRPr="0098259C">
        <w:t>)</w:t>
      </w:r>
      <w:bookmarkEnd w:id="101"/>
      <w:bookmarkEnd w:id="102"/>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03"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03"/>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04" w:name="_Toc55136494"/>
      <w:r w:rsidRPr="0098259C">
        <w:lastRenderedPageBreak/>
        <w:t>Definition of Units (</w:t>
      </w:r>
      <w:proofErr w:type="spellStart"/>
      <w:r w:rsidR="00381199" w:rsidRPr="0098259C">
        <w:t>Unit</w:t>
      </w:r>
      <w:r w:rsidR="00D54D07">
        <w:t>Definitions</w:t>
      </w:r>
      <w:proofErr w:type="spellEnd"/>
      <w:r w:rsidRPr="0098259C">
        <w:t>)</w:t>
      </w:r>
      <w:bookmarkEnd w:id="104"/>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9.5pt" o:ole="">
                  <v:imagedata r:id="rId53" o:title=""/>
                </v:shape>
                <o:OLEObject Type="Embed" ProgID="Equation.DSMT4" ShapeID="_x0000_i1032" DrawAspect="Content" ObjectID="_1792428747"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9.5pt" o:ole="">
                  <v:imagedata r:id="rId53" o:title=""/>
                </v:shape>
                <o:OLEObject Type="Embed" ProgID="Equation.DSMT4" ShapeID="_x0000_i1033" DrawAspect="Content" ObjectID="_1792428748"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5pt;height:28.5pt" o:ole="">
                  <v:imagedata r:id="rId56" o:title=""/>
                </v:shape>
                <o:OLEObject Type="Embed" ProgID="Equation.DSMT4" ShapeID="_x0000_i1034" DrawAspect="Content" ObjectID="_1792428749"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05" w:name="_Ref248879321"/>
      <w:r>
        <w:br w:type="page"/>
      </w:r>
    </w:p>
    <w:p w14:paraId="18557AF2" w14:textId="3870A374" w:rsidR="001C53BD" w:rsidRPr="0098259C" w:rsidRDefault="00A51269" w:rsidP="001C53BD">
      <w:pPr>
        <w:pStyle w:val="berschrift3"/>
      </w:pPr>
      <w:bookmarkStart w:id="106" w:name="_Ref20232603"/>
      <w:bookmarkStart w:id="107" w:name="_Ref20232625"/>
      <w:bookmarkStart w:id="108" w:name="_Ref20232651"/>
      <w:bookmarkStart w:id="109" w:name="_Toc55136495"/>
      <w:r w:rsidRPr="0098259C">
        <w:lastRenderedPageBreak/>
        <w:t xml:space="preserve">Definition of </w:t>
      </w:r>
      <w:r w:rsidR="001C53BD" w:rsidRPr="0098259C">
        <w:t>Type</w:t>
      </w:r>
      <w:r w:rsidRPr="0098259C">
        <w:t>s</w:t>
      </w:r>
      <w:r w:rsidR="001C53BD" w:rsidRPr="0098259C">
        <w:t xml:space="preserve"> (</w:t>
      </w:r>
      <w:bookmarkStart w:id="110" w:name="_Ref248546594"/>
      <w:proofErr w:type="spellStart"/>
      <w:r w:rsidR="00381199" w:rsidRPr="0098259C">
        <w:t>Type</w:t>
      </w:r>
      <w:bookmarkEnd w:id="110"/>
      <w:r w:rsidR="00D54D07">
        <w:t>Definitions</w:t>
      </w:r>
      <w:proofErr w:type="spellEnd"/>
      <w:r w:rsidR="001C53BD" w:rsidRPr="0098259C">
        <w:t>)</w:t>
      </w:r>
      <w:bookmarkEnd w:id="105"/>
      <w:bookmarkEnd w:id="106"/>
      <w:bookmarkEnd w:id="107"/>
      <w:bookmarkEnd w:id="108"/>
      <w:bookmarkEnd w:id="109"/>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11"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12" w:name="_Ref348900361"/>
      <w:bookmarkStart w:id="113" w:name="_Ref348900508"/>
      <w:r>
        <w:br w:type="page"/>
      </w:r>
    </w:p>
    <w:p w14:paraId="2E2C5442" w14:textId="703E62AA" w:rsidR="00BD0956" w:rsidRPr="0098259C" w:rsidRDefault="00A51269" w:rsidP="00BD0956">
      <w:pPr>
        <w:pStyle w:val="berschrift3"/>
      </w:pPr>
      <w:bookmarkStart w:id="114" w:name="_Ref20232829"/>
      <w:bookmarkStart w:id="115" w:name="_Ref20232858"/>
      <w:bookmarkStart w:id="116"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11"/>
      <w:bookmarkEnd w:id="112"/>
      <w:bookmarkEnd w:id="113"/>
      <w:bookmarkEnd w:id="114"/>
      <w:bookmarkEnd w:id="115"/>
      <w:bookmarkEnd w:id="116"/>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17" w:name="_Ref369611262"/>
      <w:bookmarkStart w:id="118"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17"/>
      <w:bookmarkEnd w:id="118"/>
    </w:p>
    <w:p w14:paraId="25CCA8F0" w14:textId="37FE5FDE" w:rsidR="00324B2A" w:rsidRPr="0098259C" w:rsidRDefault="00324B2A" w:rsidP="00324B2A">
      <w:pPr>
        <w:pStyle w:val="Textkrper"/>
      </w:pPr>
      <w:r w:rsidRPr="0098259C">
        <w:t>Element “</w:t>
      </w:r>
      <w:bookmarkStart w:id="119" w:name="_Toc240646377"/>
      <w:bookmarkStart w:id="120" w:name="_Toc247884550"/>
      <w:proofErr w:type="spellStart"/>
      <w:r w:rsidRPr="0098259C">
        <w:rPr>
          <w:rStyle w:val="CODE"/>
          <w:b/>
        </w:rPr>
        <w:t>DefaultExperiment</w:t>
      </w:r>
      <w:bookmarkEnd w:id="119"/>
      <w:bookmarkEnd w:id="120"/>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21" w:name="_Toc55136498"/>
      <w:r w:rsidRPr="0098259C">
        <w:t>Definition of Vendor A</w:t>
      </w:r>
      <w:r w:rsidR="002C5A1B">
        <w:t>nnotations (</w:t>
      </w:r>
      <w:proofErr w:type="spellStart"/>
      <w:r w:rsidR="00296BAA" w:rsidRPr="0098259C">
        <w:t>VendorAnnotations</w:t>
      </w:r>
      <w:proofErr w:type="spellEnd"/>
      <w:r w:rsidR="00296BAA" w:rsidRPr="0098259C">
        <w:t>)</w:t>
      </w:r>
      <w:bookmarkEnd w:id="121"/>
    </w:p>
    <w:p w14:paraId="1DFB5228" w14:textId="34B0A95B" w:rsidR="00324B2A" w:rsidRPr="0098259C" w:rsidRDefault="00324B2A" w:rsidP="00324B2A">
      <w:pPr>
        <w:pStyle w:val="Textkrper"/>
      </w:pPr>
      <w:r w:rsidRPr="0098259C">
        <w:t>Element “</w:t>
      </w:r>
      <w:bookmarkStart w:id="122" w:name="_Toc240646378"/>
      <w:bookmarkStart w:id="123" w:name="_Toc247884551"/>
      <w:proofErr w:type="spellStart"/>
      <w:r w:rsidRPr="0098259C">
        <w:rPr>
          <w:rStyle w:val="CODE"/>
          <w:b/>
        </w:rPr>
        <w:t>VendorAnnotations</w:t>
      </w:r>
      <w:bookmarkEnd w:id="122"/>
      <w:bookmarkEnd w:id="123"/>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24" w:name="_Ref240457838"/>
      <w:bookmarkStart w:id="125" w:name="_Ref240457869"/>
      <w:bookmarkStart w:id="126" w:name="_Toc240646379"/>
      <w:bookmarkStart w:id="127" w:name="_Ref248547015"/>
      <w:bookmarkStart w:id="128" w:name="_Ref249423326"/>
      <w:bookmarkStart w:id="129"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24"/>
      <w:bookmarkEnd w:id="125"/>
      <w:bookmarkEnd w:id="126"/>
      <w:bookmarkEnd w:id="127"/>
      <w:proofErr w:type="spellEnd"/>
      <w:r w:rsidRPr="0098259C">
        <w:t>)</w:t>
      </w:r>
      <w:bookmarkEnd w:id="128"/>
      <w:bookmarkEnd w:id="129"/>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30" w:name="OLE_LINK6"/>
            <w:bookmarkStart w:id="131"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30"/>
            <w:bookmarkEnd w:id="131"/>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32" w:author="Bertsch Christian (CR/ADX2.2)" w:date="2023-07-18T20:39:00Z">
              <w:r w:rsidR="00D92E3F">
                <w:rPr>
                  <w:rStyle w:val="FormatvorlageArial"/>
                </w:rPr>
                <w:br/>
              </w:r>
              <w:r w:rsidR="00D92E3F" w:rsidRPr="00D92E3F">
                <w:rPr>
                  <w:rStyle w:val="FormatvorlageArial"/>
                  <w:i/>
                  <w:rPrChange w:id="133"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34"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35"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36"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37"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38"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39"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40"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41"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2"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2"/>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43"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44"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5" w:name="_Ref369247608"/>
      <w:bookmarkStart w:id="146"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5"/>
      <w:bookmarkEnd w:id="146"/>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47"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47"/>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48" w:name="Dependencies_Knowns"/>
            <w:bookmarkEnd w:id="148"/>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49" w:name="OLE_LINK4"/>
            <w:bookmarkStart w:id="150" w:name="OLE_LINK9"/>
            <w:r w:rsidR="006C1028">
              <w:t>or at a  Communication Point (</w:t>
            </w:r>
            <w:proofErr w:type="spellStart"/>
            <w:r w:rsidR="006C1028">
              <w:t>CoSimulation</w:t>
            </w:r>
            <w:proofErr w:type="spellEnd"/>
            <w:r w:rsidR="006C1028">
              <w:t>)</w:t>
            </w:r>
            <w:bookmarkEnd w:id="149"/>
            <w:bookmarkEnd w:id="150"/>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51" w:name="_Ref289269149"/>
      <w:bookmarkStart w:id="152" w:name="_Toc55136501"/>
      <w:r w:rsidRPr="0098259C">
        <w:lastRenderedPageBreak/>
        <w:t>Variable Naming C</w:t>
      </w:r>
      <w:r w:rsidR="002C5A1B">
        <w:t>onventions (</w:t>
      </w:r>
      <w:proofErr w:type="spellStart"/>
      <w:r w:rsidRPr="0098259C">
        <w:t>variableNamingConvention</w:t>
      </w:r>
      <w:proofErr w:type="spellEnd"/>
      <w:r w:rsidRPr="0098259C">
        <w:t>)</w:t>
      </w:r>
      <w:bookmarkEnd w:id="151"/>
      <w:bookmarkEnd w:id="152"/>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53" w:name="_Ref289411546"/>
      <w:bookmarkStart w:id="154" w:name="_Toc55136502"/>
      <w:r w:rsidRPr="0098259C">
        <w:lastRenderedPageBreak/>
        <w:t xml:space="preserve">FMU </w:t>
      </w:r>
      <w:r w:rsidR="003D0107" w:rsidRPr="0098259C">
        <w:t>Distribution</w:t>
      </w:r>
      <w:bookmarkEnd w:id="153"/>
      <w:bookmarkEnd w:id="154"/>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sidRPr="00D82DFF">
        <w:rPr>
          <w:b/>
          <w:noProof w:val="0"/>
          <w:rPrChange w:id="155" w:author="Bertsch Christian (CR/ASI3)" w:date="2024-11-06T20:05:00Z">
            <w:rPr>
              <w:noProof w:val="0"/>
            </w:rPr>
          </w:rPrChange>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56" w:name="_Toc386180612"/>
      <w:bookmarkStart w:id="157" w:name="_Toc386210923"/>
      <w:bookmarkStart w:id="158" w:name="_Toc386211118"/>
      <w:bookmarkStart w:id="159" w:name="_Toc393385468"/>
      <w:bookmarkStart w:id="160" w:name="_Toc393453691"/>
      <w:bookmarkStart w:id="161" w:name="_Toc386180613"/>
      <w:bookmarkStart w:id="162" w:name="_Toc386210924"/>
      <w:bookmarkStart w:id="163" w:name="_Toc386211119"/>
      <w:bookmarkStart w:id="164" w:name="_Toc393385469"/>
      <w:bookmarkStart w:id="165" w:name="_Toc393453692"/>
      <w:bookmarkStart w:id="166" w:name="_Ref289417789"/>
      <w:bookmarkStart w:id="167" w:name="_Ref289418150"/>
      <w:bookmarkStart w:id="168" w:name="_Ref289418174"/>
      <w:bookmarkStart w:id="169" w:name="_Toc55136503"/>
      <w:bookmarkEnd w:id="156"/>
      <w:bookmarkEnd w:id="157"/>
      <w:bookmarkEnd w:id="158"/>
      <w:bookmarkEnd w:id="159"/>
      <w:bookmarkEnd w:id="160"/>
      <w:bookmarkEnd w:id="161"/>
      <w:bookmarkEnd w:id="162"/>
      <w:bookmarkEnd w:id="163"/>
      <w:bookmarkEnd w:id="164"/>
      <w:bookmarkEnd w:id="165"/>
      <w:r w:rsidRPr="0098259C">
        <w:lastRenderedPageBreak/>
        <w:t>FMI for Model Exchange</w:t>
      </w:r>
      <w:bookmarkEnd w:id="40"/>
      <w:bookmarkEnd w:id="41"/>
      <w:bookmarkEnd w:id="42"/>
      <w:bookmarkEnd w:id="43"/>
      <w:bookmarkEnd w:id="166"/>
      <w:bookmarkEnd w:id="167"/>
      <w:bookmarkEnd w:id="168"/>
      <w:bookmarkEnd w:id="169"/>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70"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7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71"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7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72" w:name="_Ref356504399"/>
      <w:bookmarkStart w:id="173" w:name="_Toc55136504"/>
      <w:r w:rsidRPr="0098259C">
        <w:t>Mathematical Description</w:t>
      </w:r>
      <w:bookmarkEnd w:id="172"/>
      <w:bookmarkEnd w:id="173"/>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74"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74"/>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75"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7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76"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6"/>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7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77"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77"/>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78" w:name="_Toc55136505"/>
      <w:r w:rsidRPr="0098259C">
        <w:t>FMI Application Programming Interface</w:t>
      </w:r>
      <w:bookmarkEnd w:id="178"/>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79" w:name="_Ref240459819"/>
      <w:bookmarkStart w:id="180" w:name="_Toc240646369"/>
      <w:bookmarkStart w:id="181" w:name="_Toc247884542"/>
      <w:bookmarkStart w:id="182" w:name="_Ref289632501"/>
      <w:bookmarkStart w:id="183" w:name="_Toc55136506"/>
      <w:r w:rsidRPr="0098259C">
        <w:t>Providing Independent Variables and Re-initialization of Caching</w:t>
      </w:r>
      <w:bookmarkEnd w:id="179"/>
      <w:bookmarkEnd w:id="180"/>
      <w:bookmarkEnd w:id="181"/>
      <w:bookmarkEnd w:id="182"/>
      <w:bookmarkEnd w:id="183"/>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84" w:name="_Ref235854743"/>
      <w:bookmarkStart w:id="185" w:name="_Toc240646370"/>
      <w:bookmarkStart w:id="186" w:name="_Toc247884543"/>
      <w:bookmarkStart w:id="187" w:name="_Toc55136507"/>
      <w:r w:rsidRPr="0098259C">
        <w:t>Evaluation of Model Equations</w:t>
      </w:r>
      <w:bookmarkEnd w:id="184"/>
      <w:bookmarkEnd w:id="185"/>
      <w:bookmarkEnd w:id="186"/>
      <w:bookmarkEnd w:id="187"/>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188" w:author="Bertsch Christian (CR/ASI3)" w:date="2024-10-16T18:30:00Z">
              <w:r w:rsidRPr="00361745">
                <w:rPr>
                  <w:rPrChange w:id="189" w:author="Bertsch Christian (CR/ASI3)" w:date="2024-10-16T18:30:00Z">
                    <w:rPr>
                      <w:strike/>
                    </w:rPr>
                  </w:rPrChange>
                </w:rPr>
                <w:lastRenderedPageBreak/>
                <w:t>Terminate the simulation</w:t>
              </w:r>
            </w:ins>
            <w:del w:id="190"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proofErr w:type="spellStart"/>
            <w:r w:rsidR="009A54A7" w:rsidRPr="00DF3A0D">
              <w:rPr>
                <w:rStyle w:val="CODE"/>
                <w:rFonts w:cs="Courier New"/>
              </w:rPr>
              <w:t>terminateSimulation</w:t>
            </w:r>
            <w:proofErr w:type="spellEnd"/>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91" w:name="OLE_LINK1"/>
            <w:bookmarkStart w:id="192"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191"/>
            <w:bookmarkEnd w:id="192"/>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93" w:name="_Ref235843871"/>
      <w:bookmarkStart w:id="194" w:name="_Toc240646372"/>
      <w:bookmarkStart w:id="195" w:name="_Toc247884545"/>
      <w:bookmarkStart w:id="196" w:name="_Toc55136508"/>
      <w:r w:rsidRPr="0098259C">
        <w:t>State Machine of Calling Sequence</w:t>
      </w:r>
      <w:bookmarkEnd w:id="193"/>
      <w:bookmarkEnd w:id="194"/>
      <w:bookmarkEnd w:id="195"/>
      <w:bookmarkEnd w:id="196"/>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197"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19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98" w:name="_Toc55136509"/>
      <w:r w:rsidRPr="0098259C">
        <w:t>Pseudo</w:t>
      </w:r>
      <w:r w:rsidR="00C34D46">
        <w:t>c</w:t>
      </w:r>
      <w:r w:rsidRPr="0098259C">
        <w:t>ode Example</w:t>
      </w:r>
      <w:bookmarkEnd w:id="198"/>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99" w:name="_Toc55136510"/>
      <w:r w:rsidRPr="0098259C">
        <w:t>FMI Description Schema</w:t>
      </w:r>
      <w:bookmarkEnd w:id="199"/>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00" w:name="_Ref290828041"/>
      <w:r>
        <w:br w:type="page"/>
      </w:r>
    </w:p>
    <w:p w14:paraId="1B958BD5" w14:textId="241269E7" w:rsidR="000B7BEF" w:rsidRPr="0098259C" w:rsidRDefault="000B7BEF" w:rsidP="000B7BEF">
      <w:pPr>
        <w:pStyle w:val="berschrift3"/>
      </w:pPr>
      <w:bookmarkStart w:id="201" w:name="_Ref20220416"/>
      <w:bookmarkStart w:id="202" w:name="_Ref20232891"/>
      <w:bookmarkStart w:id="203" w:name="_Ref20232913"/>
      <w:bookmarkStart w:id="204" w:name="_Toc55136511"/>
      <w:r w:rsidRPr="0098259C">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00"/>
      <w:bookmarkEnd w:id="201"/>
      <w:bookmarkEnd w:id="202"/>
      <w:bookmarkEnd w:id="203"/>
      <w:bookmarkEnd w:id="204"/>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05" w:name="_Ref304972608"/>
      <w:bookmarkStart w:id="206" w:name="_Toc55136512"/>
      <w:r w:rsidRPr="0098259C">
        <w:t>Example</w:t>
      </w:r>
      <w:r w:rsidR="004330D4" w:rsidRPr="0098259C">
        <w:t xml:space="preserve"> </w:t>
      </w:r>
      <w:r w:rsidR="00374F39" w:rsidRPr="0098259C">
        <w:t>XML</w:t>
      </w:r>
      <w:r w:rsidR="004330D4" w:rsidRPr="0098259C">
        <w:t xml:space="preserve"> Description File</w:t>
      </w:r>
      <w:bookmarkEnd w:id="205"/>
      <w:bookmarkEnd w:id="206"/>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07" w:name="_Ref289417790"/>
      <w:bookmarkStart w:id="208" w:name="_Ref289418154"/>
      <w:bookmarkStart w:id="209" w:name="_Toc55136513"/>
      <w:r w:rsidRPr="0098259C">
        <w:t>FMI for Co</w:t>
      </w:r>
      <w:r w:rsidRPr="0098259C">
        <w:noBreakHyphen/>
        <w:t>Simulation</w:t>
      </w:r>
      <w:bookmarkEnd w:id="207"/>
      <w:bookmarkEnd w:id="208"/>
      <w:bookmarkEnd w:id="209"/>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10"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10"/>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11"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11"/>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12"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12"/>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13" w:name="_Toc304271803"/>
      <w:bookmarkStart w:id="214" w:name="_Ref308190915"/>
      <w:bookmarkStart w:id="215" w:name="_Ref356504426"/>
      <w:bookmarkStart w:id="216" w:name="_Toc55136514"/>
      <w:r>
        <w:t>Mathematical Descript</w:t>
      </w:r>
      <w:bookmarkEnd w:id="213"/>
      <w:bookmarkEnd w:id="214"/>
      <w:bookmarkEnd w:id="215"/>
      <w:r>
        <w:t>ion</w:t>
      </w:r>
      <w:bookmarkEnd w:id="216"/>
    </w:p>
    <w:p w14:paraId="57124546" w14:textId="77777777" w:rsidR="00063440" w:rsidRPr="00063440" w:rsidRDefault="00063440" w:rsidP="00063440">
      <w:pPr>
        <w:pStyle w:val="berschrift3"/>
      </w:pPr>
      <w:bookmarkStart w:id="217" w:name="_Toc55136515"/>
      <w:r>
        <w:t>Basics</w:t>
      </w:r>
      <w:bookmarkEnd w:id="217"/>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2597" DrawAspect="Content" ObjectID="_1792428769"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5pt;height:15.75pt" o:ole="">
            <v:imagedata r:id="rId90" o:title=""/>
          </v:shape>
          <o:OLEObject Type="Embed" ProgID="Equation.3" ShapeID="_x0000_i1037" DrawAspect="Content" ObjectID="_1792428750"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2" o:title=""/>
          </v:shape>
          <o:OLEObject Type="Embed" ProgID="Equation.DSMT4" ShapeID="_x0000_i1038" DrawAspect="Content" ObjectID="_1792428751"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5pt;height:10.5pt" o:ole="">
            <v:imagedata r:id="rId94" o:title=""/>
          </v:shape>
          <o:OLEObject Type="Embed" ProgID="Equation.3" ShapeID="_x0000_i1039" DrawAspect="Content" ObjectID="_1792428752" r:id="rId95"/>
        </w:object>
      </w:r>
      <w:r w:rsidRPr="0098259C">
        <w:t xml:space="preserve"> is running step by step from </w:t>
      </w:r>
      <w:r w:rsidRPr="0098259C">
        <w:rPr>
          <w:position w:val="-12"/>
        </w:rPr>
        <w:object w:dxaOrig="420" w:dyaOrig="360" w14:anchorId="485CC85E">
          <v:shape id="_x0000_i1040" type="#_x0000_t75" style="width:21.75pt;height:18.75pt" o:ole="">
            <v:imagedata r:id="rId96" o:title=""/>
          </v:shape>
          <o:OLEObject Type="Embed" ProgID="Equation.3" ShapeID="_x0000_i1040" DrawAspect="Content" ObjectID="_1792428753" r:id="rId97"/>
        </w:object>
      </w:r>
      <w:r w:rsidRPr="0098259C">
        <w:t xml:space="preserve"> to </w:t>
      </w:r>
      <w:r w:rsidRPr="0098259C">
        <w:rPr>
          <w:position w:val="-14"/>
        </w:rPr>
        <w:object w:dxaOrig="400" w:dyaOrig="380" w14:anchorId="2A7F949E">
          <v:shape id="_x0000_i1041" type="#_x0000_t75" style="width:21.75pt;height:18.75pt" o:ole="">
            <v:imagedata r:id="rId98" o:title=""/>
          </v:shape>
          <o:OLEObject Type="Embed" ProgID="Equation.3" ShapeID="_x0000_i1041" DrawAspect="Content" ObjectID="_1792428754"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75pt;height:18.75pt" o:ole="">
            <v:imagedata r:id="rId100" o:title=""/>
          </v:shape>
          <o:OLEObject Type="Embed" ProgID="Equation.3" ShapeID="_x0000_i1042" DrawAspect="Content" ObjectID="_1792428755" r:id="rId101"/>
        </w:object>
      </w:r>
      <w:r w:rsidRPr="0098259C">
        <w:t xml:space="preserve"> or the whole time interval </w:t>
      </w:r>
      <w:r w:rsidRPr="0098259C">
        <w:rPr>
          <w:position w:val="-14"/>
        </w:rPr>
        <w:object w:dxaOrig="1020" w:dyaOrig="380" w14:anchorId="5B9B0E70">
          <v:shape id="_x0000_i1043" type="#_x0000_t75" style="width:51.75pt;height:18.75pt" o:ole="">
            <v:imagedata r:id="rId102" o:title=""/>
          </v:shape>
          <o:OLEObject Type="Embed" ProgID="Equation.3" ShapeID="_x0000_i1043" DrawAspect="Content" ObjectID="_1792428756"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75pt;height:18.75pt" o:ole="">
            <v:imagedata r:id="rId104" o:title=""/>
          </v:shape>
          <o:OLEObject Type="Embed" ProgID="Equation.3" ShapeID="_x0000_i1044" DrawAspect="Content" ObjectID="_1792428757" r:id="rId105"/>
        </w:object>
      </w:r>
      <w:r w:rsidRPr="0098259C">
        <w:t xml:space="preserve">, </w:t>
      </w:r>
      <w:r w:rsidRPr="0098259C">
        <w:rPr>
          <w:position w:val="-14"/>
        </w:rPr>
        <w:object w:dxaOrig="1440" w:dyaOrig="380" w14:anchorId="348053A5">
          <v:shape id="_x0000_i1045" type="#_x0000_t75" style="width:1in;height:18.75pt" o:ole="">
            <v:imagedata r:id="rId106" o:title=""/>
          </v:shape>
          <o:OLEObject Type="Embed" ProgID="Equation.DSMT4" ShapeID="_x0000_i1045" DrawAspect="Content" ObjectID="_1792428758"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75pt;height:18.75pt" o:ole="">
            <v:imagedata r:id="rId108" o:title=""/>
          </v:shape>
          <o:OLEObject Type="Embed" ProgID="Equation.3" ShapeID="_x0000_i1046" DrawAspect="Content" ObjectID="_1792428759"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25pt;height:18.75pt" o:ole="">
            <v:imagedata r:id="rId110" o:title=""/>
          </v:shape>
          <o:OLEObject Type="Embed" ProgID="Equation.3" ShapeID="_x0000_i1047" DrawAspect="Content" ObjectID="_1792428760" r:id="rId111"/>
        </w:object>
      </w:r>
      <w:r w:rsidRPr="0098259C">
        <w:t xml:space="preserve">and send values of outputs </w:t>
      </w:r>
      <w:r w:rsidRPr="0098259C">
        <w:rPr>
          <w:position w:val="-12"/>
        </w:rPr>
        <w:object w:dxaOrig="639" w:dyaOrig="360" w14:anchorId="080D52A0">
          <v:shape id="_x0000_i1048" type="#_x0000_t75" style="width:32.25pt;height:18.75pt" o:ole="">
            <v:imagedata r:id="rId112" o:title=""/>
          </v:shape>
          <o:OLEObject Type="Embed" ProgID="Equation.3" ShapeID="_x0000_i1048" DrawAspect="Content" ObjectID="_1792428761"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4" o:title=""/>
          </v:shape>
          <o:OLEObject Type="Embed" ProgID="Equation.3" ShapeID="_x0000_i1049" DrawAspect="Content" ObjectID="_1792428762" r:id="rId115"/>
        </w:object>
      </w:r>
      <w:r w:rsidRPr="0098259C">
        <w:t xml:space="preserve">, </w:t>
      </w:r>
      <w:r w:rsidRPr="0098259C">
        <w:rPr>
          <w:position w:val="-14"/>
        </w:rPr>
        <w:object w:dxaOrig="1460" w:dyaOrig="380" w14:anchorId="3DA8B1B0">
          <v:shape id="_x0000_i1050" type="#_x0000_t75" style="width:73.5pt;height:18.75pt" o:ole="">
            <v:imagedata r:id="rId116" o:title=""/>
          </v:shape>
          <o:OLEObject Type="Embed" ProgID="Equation.DSMT4" ShapeID="_x0000_i1050" DrawAspect="Content" ObjectID="_1792428763" r:id="rId117"/>
        </w:object>
      </w:r>
      <w:r w:rsidRPr="0098259C">
        <w:t xml:space="preserve">can be given to simulate the time subinterval </w:t>
      </w:r>
      <w:r w:rsidRPr="0098259C">
        <w:rPr>
          <w:position w:val="-12"/>
        </w:rPr>
        <w:object w:dxaOrig="1200" w:dyaOrig="360" w14:anchorId="0BB58D3A">
          <v:shape id="_x0000_i1051" type="#_x0000_t75" style="width:62.25pt;height:18.75pt" o:ole="">
            <v:imagedata r:id="rId118" o:title=""/>
          </v:shape>
          <o:OLEObject Type="Embed" ProgID="Equation.DSMT4" ShapeID="_x0000_i1051" DrawAspect="Content" ObjectID="_1792428764"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20" o:title=""/>
          </v:shape>
          <o:OLEObject Type="Embed" ProgID="Equation.3" ShapeID="_x0000_i1052" DrawAspect="Content" ObjectID="_1792428765" r:id="rId121"/>
        </w:object>
      </w:r>
      <w:r w:rsidRPr="0098259C">
        <w:t xml:space="preserve"> is the communication step size of the </w:t>
      </w:r>
      <w:r w:rsidRPr="0098259C">
        <w:rPr>
          <w:position w:val="-6"/>
        </w:rPr>
        <w:object w:dxaOrig="279" w:dyaOrig="320" w14:anchorId="0C6F5504">
          <v:shape id="_x0000_i1053" type="#_x0000_t75" style="width:14.25pt;height:15.75pt" o:ole="">
            <v:imagedata r:id="rId122" o:title=""/>
          </v:shape>
          <o:OLEObject Type="Embed" ProgID="Equation.3" ShapeID="_x0000_i1053" DrawAspect="Content" ObjectID="_1792428766" r:id="rId123"/>
        </w:object>
      </w:r>
      <w:r w:rsidRPr="0098259C">
        <w:t xml:space="preserve"> communication step, </w:t>
      </w:r>
      <w:r w:rsidRPr="0098259C">
        <w:rPr>
          <w:position w:val="-12"/>
        </w:rPr>
        <w:object w:dxaOrig="1480" w:dyaOrig="360" w14:anchorId="261D435C">
          <v:shape id="_x0000_i1054" type="#_x0000_t75" style="width:76.5pt;height:18.75pt" o:ole="">
            <v:imagedata r:id="rId124" o:title=""/>
          </v:shape>
          <o:OLEObject Type="Embed" ProgID="Equation.3" ShapeID="_x0000_i1054" DrawAspect="Content" ObjectID="_1792428767"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18" w:name="_Toc55136516"/>
      <w:r>
        <w:t>Mathematical Model</w:t>
      </w:r>
      <w:bookmarkEnd w:id="218"/>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19"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19"/>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20" w:name="_Toc55136517"/>
      <w:bookmarkStart w:id="221" w:name="_Toc240646382"/>
      <w:bookmarkStart w:id="222" w:name="_Toc247884555"/>
      <w:r w:rsidRPr="0098259C">
        <w:t>FMI Application Programming Interface</w:t>
      </w:r>
      <w:bookmarkEnd w:id="220"/>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23" w:name="_Toc247964771"/>
      <w:bookmarkStart w:id="224" w:name="_Toc274647154"/>
      <w:bookmarkStart w:id="225" w:name="_Ref290826996"/>
      <w:bookmarkStart w:id="226" w:name="_Ref304553841"/>
      <w:bookmarkStart w:id="227" w:name="_Ref369580299"/>
      <w:bookmarkStart w:id="228"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23"/>
      <w:r w:rsidRPr="0098259C">
        <w:t xml:space="preserve"> and </w:t>
      </w:r>
      <w:r w:rsidR="00966C27" w:rsidRPr="0098259C">
        <w:t>P</w:t>
      </w:r>
      <w:r w:rsidRPr="0098259C">
        <w:t>arameters</w:t>
      </w:r>
      <w:bookmarkEnd w:id="224"/>
      <w:bookmarkEnd w:id="225"/>
      <w:bookmarkEnd w:id="226"/>
      <w:bookmarkEnd w:id="227"/>
      <w:bookmarkEnd w:id="228"/>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29" w:name="_Ref248821476"/>
      <w:bookmarkStart w:id="230" w:name="_Toc274647155"/>
      <w:bookmarkStart w:id="231" w:name="_Toc55136519"/>
      <w:r w:rsidRPr="0098259C">
        <w:t>Computation</w:t>
      </w:r>
      <w:bookmarkEnd w:id="229"/>
      <w:bookmarkEnd w:id="230"/>
      <w:bookmarkEnd w:id="231"/>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32" w:name="_Toc247964773"/>
      <w:bookmarkStart w:id="233" w:name="_Toc274647156"/>
      <w:bookmarkStart w:id="234" w:name="_Ref369578323"/>
      <w:r>
        <w:br w:type="page"/>
      </w:r>
    </w:p>
    <w:p w14:paraId="771EDC9D" w14:textId="222085D8" w:rsidR="00885BF4" w:rsidRPr="0098259C" w:rsidRDefault="00885BF4" w:rsidP="00885BF4">
      <w:pPr>
        <w:pStyle w:val="berschrift3"/>
        <w:spacing w:line="336" w:lineRule="auto"/>
        <w:jc w:val="both"/>
      </w:pPr>
      <w:bookmarkStart w:id="235" w:name="_Ref20232792"/>
      <w:bookmarkStart w:id="236" w:name="_Toc55136520"/>
      <w:r w:rsidRPr="0098259C">
        <w:t>Retrieving Status Information</w:t>
      </w:r>
      <w:bookmarkEnd w:id="232"/>
      <w:r w:rsidRPr="0098259C">
        <w:t xml:space="preserve"> from the Slave</w:t>
      </w:r>
      <w:bookmarkEnd w:id="233"/>
      <w:bookmarkEnd w:id="234"/>
      <w:bookmarkEnd w:id="235"/>
      <w:bookmarkEnd w:id="236"/>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37" w:name="_Toc247964774"/>
      <w:bookmarkStart w:id="238" w:name="_Ref248821801"/>
      <w:bookmarkStart w:id="239" w:name="_Toc274647157"/>
    </w:p>
    <w:p w14:paraId="0A5EDE80" w14:textId="77777777" w:rsidR="00966C27" w:rsidRPr="0098259C" w:rsidRDefault="00966C27" w:rsidP="007137D7">
      <w:pPr>
        <w:pStyle w:val="berschrift3"/>
      </w:pPr>
      <w:bookmarkStart w:id="240" w:name="_Ref349039747"/>
      <w:bookmarkStart w:id="241" w:name="_Toc55136521"/>
      <w:r w:rsidRPr="0098259C">
        <w:t>State Machine of Calling Sequenc</w:t>
      </w:r>
      <w:bookmarkEnd w:id="237"/>
      <w:r w:rsidRPr="0098259C">
        <w:t>e from Master to Slave</w:t>
      </w:r>
      <w:bookmarkEnd w:id="238"/>
      <w:bookmarkEnd w:id="239"/>
      <w:bookmarkEnd w:id="240"/>
      <w:bookmarkEnd w:id="241"/>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42" w:name="_Toc247964775"/>
      <w:bookmarkStart w:id="243" w:name="_Toc274647158"/>
      <w:bookmarkStart w:id="244" w:name="_Ref289781010"/>
      <w:bookmarkStart w:id="245"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46" w:name="_Toc55136522"/>
      <w:r w:rsidRPr="0098259C">
        <w:t>Pseudo</w:t>
      </w:r>
      <w:r w:rsidR="00C34D46">
        <w:t>c</w:t>
      </w:r>
      <w:r w:rsidRPr="0098259C">
        <w:t>ode Example</w:t>
      </w:r>
      <w:bookmarkEnd w:id="242"/>
      <w:bookmarkEnd w:id="243"/>
      <w:bookmarkEnd w:id="244"/>
      <w:bookmarkEnd w:id="245"/>
      <w:bookmarkEnd w:id="246"/>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47" w:name="_Toc55136523"/>
      <w:r w:rsidRPr="0098259C">
        <w:t>FMI Description Schema</w:t>
      </w:r>
      <w:bookmarkEnd w:id="247"/>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48" w:name="_Ref289268602"/>
      <w:bookmarkStart w:id="249" w:name="_Ref298170400"/>
      <w:bookmarkStart w:id="250" w:name="_Toc55136524"/>
      <w:r w:rsidRPr="0098259C">
        <w:t>Co</w:t>
      </w:r>
      <w:r w:rsidRPr="0098259C">
        <w:noBreakHyphen/>
        <w:t>Simulation</w:t>
      </w:r>
      <w:bookmarkEnd w:id="248"/>
      <w:r w:rsidR="00121EF8" w:rsidRPr="0098259C">
        <w:t xml:space="preserve"> FMU (</w:t>
      </w:r>
      <w:proofErr w:type="spellStart"/>
      <w:r w:rsidR="00121EF8" w:rsidRPr="0098259C">
        <w:t>CoSimulation</w:t>
      </w:r>
      <w:proofErr w:type="spellEnd"/>
      <w:r w:rsidR="00121EF8" w:rsidRPr="0098259C">
        <w:t>)</w:t>
      </w:r>
      <w:bookmarkEnd w:id="249"/>
      <w:bookmarkEnd w:id="250"/>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51" w:name="_Toc55136525"/>
      <w:r w:rsidRPr="0098259C">
        <w:t xml:space="preserve">Example </w:t>
      </w:r>
      <w:r w:rsidR="00374F39" w:rsidRPr="0098259C">
        <w:t>XML</w:t>
      </w:r>
      <w:r w:rsidRPr="0098259C">
        <w:t xml:space="preserve"> Description File</w:t>
      </w:r>
      <w:bookmarkEnd w:id="251"/>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52" w:name="_Ref305442034"/>
      <w:bookmarkStart w:id="253" w:name="_Toc55136526"/>
      <w:r w:rsidRPr="0098259C">
        <w:t>Literature</w:t>
      </w:r>
      <w:bookmarkEnd w:id="221"/>
      <w:bookmarkEnd w:id="222"/>
      <w:bookmarkEnd w:id="252"/>
      <w:bookmarkEnd w:id="253"/>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54" w:name="_Toc247884556"/>
      <w:bookmarkStart w:id="255" w:name="_Toc55136527"/>
      <w:r w:rsidRPr="0098259C">
        <w:t>FMI Revision History</w:t>
      </w:r>
      <w:bookmarkEnd w:id="254"/>
      <w:bookmarkEnd w:id="255"/>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56" w:name="_Toc247884557"/>
      <w:bookmarkStart w:id="257" w:name="_Toc55136528"/>
      <w:r w:rsidRPr="0098259C">
        <w:t>Version 1.0</w:t>
      </w:r>
      <w:bookmarkEnd w:id="256"/>
      <w:r w:rsidRPr="0098259C">
        <w:t xml:space="preserve"> – FMI for Model Exchange</w:t>
      </w:r>
      <w:bookmarkEnd w:id="257"/>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58" w:name="_Toc55136529"/>
      <w:r w:rsidRPr="0098259C">
        <w:t>Version 1.0 – FMI for Co-Simulation</w:t>
      </w:r>
      <w:bookmarkEnd w:id="258"/>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59" w:name="_Toc20839962"/>
      <w:bookmarkStart w:id="260" w:name="_Toc20839963"/>
      <w:bookmarkStart w:id="261" w:name="_Toc20839964"/>
      <w:bookmarkStart w:id="262" w:name="_Toc20839965"/>
      <w:bookmarkStart w:id="263" w:name="_Toc20839966"/>
      <w:bookmarkStart w:id="264" w:name="_Toc20839967"/>
      <w:bookmarkStart w:id="265" w:name="_Toc20839968"/>
      <w:bookmarkStart w:id="266" w:name="_Toc20839969"/>
      <w:bookmarkStart w:id="267" w:name="_Toc20839970"/>
      <w:bookmarkStart w:id="268" w:name="_Toc20839971"/>
      <w:bookmarkStart w:id="269" w:name="_Toc20839972"/>
      <w:bookmarkStart w:id="270" w:name="_Toc20839973"/>
      <w:bookmarkStart w:id="271" w:name="_Toc20839974"/>
      <w:bookmarkStart w:id="272" w:name="_Toc20839975"/>
      <w:bookmarkStart w:id="273" w:name="_Toc20839976"/>
      <w:bookmarkStart w:id="274" w:name="_Toc20839977"/>
      <w:bookmarkStart w:id="275" w:name="_Toc20839978"/>
      <w:bookmarkStart w:id="276" w:name="_Toc20839979"/>
      <w:bookmarkStart w:id="277" w:name="_Toc20839980"/>
      <w:bookmarkStart w:id="278" w:name="_Toc20839981"/>
      <w:bookmarkStart w:id="279" w:name="_Toc20839982"/>
      <w:bookmarkStart w:id="280" w:name="_Toc55136530"/>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Pr="0098259C">
        <w:t>Version 2.0</w:t>
      </w:r>
      <w:r w:rsidR="00C47A06" w:rsidRPr="0098259C">
        <w:t xml:space="preserve"> – FMI for Model Exchange and Co-Simulation</w:t>
      </w:r>
      <w:bookmarkEnd w:id="280"/>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81" w:name="_Ref305158977"/>
      <w:bookmarkStart w:id="282" w:name="_Toc55136531"/>
      <w:r w:rsidRPr="0098259C">
        <w:t>Overview</w:t>
      </w:r>
      <w:bookmarkEnd w:id="281"/>
      <w:bookmarkEnd w:id="282"/>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83" w:name="_Toc55136532"/>
      <w:r w:rsidRPr="0098259C">
        <w:t>Main changes</w:t>
      </w:r>
      <w:bookmarkEnd w:id="283"/>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84"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85" w:name="_Toc55136533"/>
      <w:r w:rsidRPr="0098259C">
        <w:t>Contributors</w:t>
      </w:r>
      <w:bookmarkEnd w:id="285"/>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86"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86"/>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87" w:name="_Toc55136535"/>
      <w:r>
        <w:t xml:space="preserve">FMI 2.0.2 </w:t>
      </w:r>
      <w:proofErr w:type="spellStart"/>
      <w:r>
        <w:t>maintenane</w:t>
      </w:r>
      <w:proofErr w:type="spellEnd"/>
      <w:r>
        <w:t xml:space="preserve"> release: changes and contributors</w:t>
      </w:r>
      <w:bookmarkEnd w:id="287"/>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w.r.t.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88" w:name="_Toc240646383"/>
      <w:bookmarkStart w:id="289" w:name="_Toc247884564"/>
      <w:bookmarkStart w:id="290" w:name="_Toc55136536"/>
      <w:bookmarkEnd w:id="22"/>
      <w:bookmarkEnd w:id="23"/>
      <w:bookmarkEnd w:id="24"/>
      <w:bookmarkEnd w:id="25"/>
      <w:bookmarkEnd w:id="26"/>
      <w:bookmarkEnd w:id="27"/>
      <w:r w:rsidRPr="0098259C">
        <w:t>Glossary</w:t>
      </w:r>
      <w:bookmarkEnd w:id="288"/>
      <w:bookmarkEnd w:id="289"/>
      <w:bookmarkEnd w:id="290"/>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34446E" w:rsidRPr="0098259C" w14:paraId="42FB96BD" w14:textId="77777777" w:rsidTr="00044FDE">
        <w:trPr>
          <w:cantSplit/>
          <w:ins w:id="291"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292" w:author="Bertsch Christian (CR/ASI3)" w:date="2024-09-03T10:23:00Z"/>
                <w:i/>
              </w:rPr>
            </w:pPr>
            <w:ins w:id="293"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294" w:author="Bertsch Christian (CR/ASI3)" w:date="2024-09-03T10:23:00Z"/>
                <w:rFonts w:cs="Arial"/>
              </w:rPr>
            </w:pPr>
            <w:ins w:id="295"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9BE51" w14:textId="77777777" w:rsidR="00F364F2" w:rsidRDefault="00F364F2">
      <w:r>
        <w:separator/>
      </w:r>
    </w:p>
  </w:endnote>
  <w:endnote w:type="continuationSeparator" w:id="0">
    <w:p w14:paraId="0FD1EECA" w14:textId="77777777" w:rsidR="00F364F2" w:rsidRDefault="00F36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1E116" w14:textId="77777777" w:rsidR="00F364F2" w:rsidRDefault="00F364F2">
      <w:r>
        <w:separator/>
      </w:r>
    </w:p>
  </w:footnote>
  <w:footnote w:type="continuationSeparator" w:id="0">
    <w:p w14:paraId="2CADF940" w14:textId="77777777" w:rsidR="00F364F2" w:rsidRDefault="00F364F2">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57" w:author="Bertsch Christian (CR/ASI3)" w:date="2024-06-18T19:40:00Z"/>
        </w:rPr>
      </w:pPr>
      <w:ins w:id="58"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69" w:author="Bertsch Christian (CR/ASI3)" w:date="2024-06-18T19:40:00Z"/>
        </w:rPr>
      </w:pPr>
      <w:del w:id="70"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SI3)">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2DFF"/>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4F2"/>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44305</Words>
  <Characters>279128</Characters>
  <Application>Microsoft Office Word</Application>
  <DocSecurity>0</DocSecurity>
  <Lines>2326</Lines>
  <Paragraphs>645</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44</cp:revision>
  <cp:lastPrinted>2022-10-24T17:30:00Z</cp:lastPrinted>
  <dcterms:created xsi:type="dcterms:W3CDTF">2021-08-30T19:51:00Z</dcterms:created>
  <dcterms:modified xsi:type="dcterms:W3CDTF">2024-11-06T19:05:00Z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