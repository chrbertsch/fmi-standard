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255332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3-07-18T20:38:00Z">
        <w:r w:rsidR="00D92E3F">
          <w:rPr>
            <w:sz w:val="24"/>
          </w:rPr>
          <w:t>x</w:t>
        </w:r>
      </w:ins>
      <w:del w:id="1" w:author="Bertsch Christian (CR/ADX2.2)" w:date="2023-07-18T20:38:00Z">
        <w:r w:rsidR="00B20A8B" w:rsidDel="00D92E3F">
          <w:rPr>
            <w:sz w:val="24"/>
          </w:rPr>
          <w:delText>4</w:delText>
        </w:r>
      </w:del>
    </w:p>
    <w:p w14:paraId="1B2D96DD" w14:textId="1A71E71B" w:rsidR="0084747C" w:rsidRDefault="00D0034A" w:rsidP="00D0034A">
      <w:pPr>
        <w:pStyle w:val="Subtitlefrontpage"/>
        <w:tabs>
          <w:tab w:val="left" w:pos="3060"/>
        </w:tabs>
        <w:rPr>
          <w:sz w:val="24"/>
        </w:rPr>
      </w:pPr>
      <w:r w:rsidRPr="00AE2A4F">
        <w:rPr>
          <w:sz w:val="24"/>
        </w:rPr>
        <w:tab/>
      </w:r>
      <w:r w:rsidR="00CB29A4">
        <w:rPr>
          <w:sz w:val="24"/>
        </w:rPr>
        <w:t>Nov</w:t>
      </w:r>
      <w:r w:rsidR="005C72B1">
        <w:rPr>
          <w:sz w:val="24"/>
        </w:rPr>
        <w:t>. 1</w:t>
      </w:r>
      <w:r w:rsidR="00CB29A4">
        <w:rPr>
          <w:sz w:val="24"/>
        </w:rPr>
        <w:t>0</w:t>
      </w:r>
      <w:r w:rsidR="005C72B1" w:rsidRPr="00D92E3F">
        <w:rPr>
          <w:sz w:val="24"/>
          <w:vertAlign w:val="superscript"/>
        </w:rPr>
        <w:t>th</w:t>
      </w:r>
      <w:r w:rsidR="005C72B1">
        <w:rPr>
          <w:sz w:val="24"/>
        </w:rPr>
        <w:t xml:space="preserve">  2022</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 w:name="_Toc215371355"/>
      <w:bookmarkStart w:id="3" w:name="_Toc217788014"/>
      <w:r w:rsidR="00882F43" w:rsidRPr="0098259C">
        <w:lastRenderedPageBreak/>
        <w:t>History</w:t>
      </w:r>
      <w:bookmarkEnd w:id="2"/>
      <w:bookmarkEnd w:id="3"/>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 w:name="_Toc448903945"/>
      <w:bookmarkStart w:id="5" w:name="_Toc450645653"/>
      <w:r w:rsidR="00E04F7A" w:rsidRPr="002F3E46">
        <w:rPr>
          <w:sz w:val="24"/>
        </w:rPr>
        <w:lastRenderedPageBreak/>
        <w:t>Contents</w:t>
      </w:r>
      <w:bookmarkStart w:id="6" w:name="_Toc240646361"/>
      <w:bookmarkStart w:id="7" w:name="_Toc247884534"/>
      <w:bookmarkStart w:id="8" w:name="_Toc471724423"/>
      <w:bookmarkStart w:id="9" w:name="_Toc471724556"/>
      <w:bookmarkStart w:id="10" w:name="_Toc471785676"/>
      <w:bookmarkStart w:id="11" w:name="_Toc497546652"/>
      <w:bookmarkStart w:id="12" w:name="_Toc497547108"/>
      <w:bookmarkStart w:id="13" w:name="_Toc153341732"/>
      <w:bookmarkEnd w:id="4"/>
      <w:bookmarkEnd w:id="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4" w:name="_Toc55136478"/>
      <w:r w:rsidR="00990EFE" w:rsidRPr="0098259C">
        <w:t>Overview</w:t>
      </w:r>
      <w:bookmarkEnd w:id="6"/>
      <w:bookmarkEnd w:id="7"/>
      <w:bookmarkEnd w:id="1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51262249"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15" w:name="_Ref289631998"/>
      <w:bookmarkStart w:id="1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1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6"/>
    </w:p>
    <w:p w14:paraId="3478D83A" w14:textId="35762276" w:rsidR="00DE46C4" w:rsidRPr="0098259C" w:rsidRDefault="000A1398" w:rsidP="00DE46C4">
      <w:pPr>
        <w:pStyle w:val="Textkrper"/>
        <w:rPr>
          <w:rFonts w:eastAsia="MS Mincho"/>
        </w:rPr>
      </w:pPr>
      <w:bookmarkStart w:id="17" w:name="_Toc240646362"/>
      <w:bookmarkStart w:id="18" w:name="_Toc247884535"/>
      <w:bookmarkStart w:id="1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20" w:name="_Toc55136479"/>
      <w:r w:rsidRPr="0098259C">
        <w:rPr>
          <w:rFonts w:eastAsia="MS Mincho"/>
        </w:rPr>
        <w:t>Properties and Guiding Ideas</w:t>
      </w:r>
      <w:bookmarkEnd w:id="17"/>
      <w:bookmarkEnd w:id="18"/>
      <w:bookmarkEnd w:id="19"/>
      <w:bookmarkEnd w:id="20"/>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1" w:name="_Toc240646363"/>
      <w:bookmarkStart w:id="22" w:name="_Toc247884536"/>
      <w:r>
        <w:br w:type="page"/>
      </w:r>
    </w:p>
    <w:p w14:paraId="1C712CBD" w14:textId="77777777" w:rsidR="00990EFE" w:rsidRPr="0098259C" w:rsidRDefault="00990EFE" w:rsidP="00990EFE">
      <w:pPr>
        <w:pStyle w:val="berschrift2"/>
      </w:pPr>
      <w:bookmarkStart w:id="23" w:name="_Toc55136480"/>
      <w:r w:rsidRPr="0098259C">
        <w:lastRenderedPageBreak/>
        <w:t>Acknowledgements</w:t>
      </w:r>
      <w:bookmarkEnd w:id="21"/>
      <w:bookmarkEnd w:id="22"/>
      <w:bookmarkEnd w:id="2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4" w:name="_Ref289418462"/>
      <w:bookmarkStart w:id="25" w:name="_Toc55136481"/>
      <w:bookmarkStart w:id="26" w:name="_Ref240515678"/>
      <w:bookmarkStart w:id="27" w:name="_Ref240515685"/>
      <w:bookmarkStart w:id="28" w:name="_Toc240646364"/>
      <w:bookmarkStart w:id="29" w:name="_Toc247884537"/>
      <w:r w:rsidRPr="0098259C">
        <w:lastRenderedPageBreak/>
        <w:t>F</w:t>
      </w:r>
      <w:r w:rsidR="00592436" w:rsidRPr="0098259C">
        <w:t>MI Common Concepts</w:t>
      </w:r>
      <w:bookmarkEnd w:id="24"/>
      <w:r w:rsidR="00564CCD" w:rsidRPr="0098259C">
        <w:t xml:space="preserve"> for Model Exchange and Co-Simulation</w:t>
      </w:r>
      <w:bookmarkEnd w:id="2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30" w:name="_Ref288030525"/>
      <w:bookmarkStart w:id="31" w:name="_Ref289411602"/>
      <w:bookmarkStart w:id="32" w:name="_Toc55136482"/>
      <w:r w:rsidRPr="0098259C">
        <w:t xml:space="preserve">FMI </w:t>
      </w:r>
      <w:bookmarkEnd w:id="30"/>
      <w:r w:rsidRPr="0098259C">
        <w:t>Application Programming Interface</w:t>
      </w:r>
      <w:bookmarkEnd w:id="31"/>
      <w:bookmarkEnd w:id="3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3" w:name="_Ref289261358"/>
      <w:bookmarkStart w:id="34" w:name="_Toc55136483"/>
      <w:r w:rsidRPr="0098259C">
        <w:t>Header Files and Naming of Functions</w:t>
      </w:r>
      <w:bookmarkEnd w:id="33"/>
      <w:bookmarkEnd w:id="3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3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6" w:name="_Ref289633171"/>
      <w:bookmarkStart w:id="3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6"/>
      <w:bookmarkEnd w:id="3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8" w:name="_Ref289242802"/>
      <w:bookmarkStart w:id="39" w:name="_Toc55136485"/>
      <w:r w:rsidRPr="0098259C">
        <w:lastRenderedPageBreak/>
        <w:t>Status Returned by Functions</w:t>
      </w:r>
      <w:bookmarkEnd w:id="38"/>
      <w:bookmarkEnd w:id="3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40" w:name="_Ref289256130"/>
      <w:bookmarkStart w:id="41" w:name="_Toc55136486"/>
      <w:r w:rsidRPr="0098259C">
        <w:lastRenderedPageBreak/>
        <w:t>Inquire Platform and Version Number of Header Files</w:t>
      </w:r>
      <w:bookmarkEnd w:id="40"/>
      <w:bookmarkEnd w:id="41"/>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2" w:name="_Ref289413928"/>
      <w:bookmarkStart w:id="43" w:name="_Ref289414283"/>
      <w:bookmarkStart w:id="44"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2"/>
      <w:bookmarkEnd w:id="43"/>
      <w:bookmarkEnd w:id="44"/>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lastRenderedPageBreak/>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lastRenderedPageBreak/>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45" w:name="_Toc55136488"/>
      <w:bookmarkStart w:id="46" w:name="_Ref289783610"/>
      <w:r w:rsidRPr="0098259C">
        <w:lastRenderedPageBreak/>
        <w:t>Initialization</w:t>
      </w:r>
      <w:r>
        <w:t>,</w:t>
      </w:r>
      <w:r w:rsidRPr="0098259C">
        <w:t xml:space="preserve"> Termination</w:t>
      </w:r>
      <w:r>
        <w:t>, and Resetting an FMU</w:t>
      </w:r>
      <w:bookmarkEnd w:id="45"/>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w:t>
            </w:r>
            <w:r w:rsidR="004100A9">
              <w:lastRenderedPageBreak/>
              <w:t>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47" w:name="_Ref383617125"/>
      <w:bookmarkStart w:id="48" w:name="_Ref383617168"/>
      <w:bookmarkStart w:id="49" w:name="_Toc55136489"/>
      <w:r w:rsidRPr="0098259C">
        <w:t xml:space="preserve">Getting and </w:t>
      </w:r>
      <w:r w:rsidR="00DF4861" w:rsidRPr="0098259C">
        <w:t>Set</w:t>
      </w:r>
      <w:r w:rsidR="00EC58B8" w:rsidRPr="0098259C">
        <w:t xml:space="preserve">ting </w:t>
      </w:r>
      <w:r w:rsidR="00DF4861" w:rsidRPr="0098259C">
        <w:t>Variable Values</w:t>
      </w:r>
      <w:bookmarkEnd w:id="46"/>
      <w:bookmarkEnd w:id="47"/>
      <w:bookmarkEnd w:id="48"/>
      <w:bookmarkEnd w:id="49"/>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xml:space="preserve">, because these are </w:t>
            </w:r>
            <w:r w:rsidRPr="0098259C">
              <w:lastRenderedPageBreak/>
              <w:t>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0" w:name="_Ref290826787"/>
      <w:bookmarkStart w:id="51" w:name="_Ref290826791"/>
      <w:bookmarkStart w:id="52" w:name="_Toc55136490"/>
      <w:r w:rsidRPr="0098259C">
        <w:t xml:space="preserve">Getting and </w:t>
      </w:r>
      <w:r w:rsidR="00C31261" w:rsidRPr="0098259C">
        <w:t>Setting the Complete FMU State</w:t>
      </w:r>
      <w:bookmarkEnd w:id="50"/>
      <w:bookmarkEnd w:id="51"/>
      <w:bookmarkEnd w:id="52"/>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w:t>
      </w:r>
      <w:r w:rsidR="0004467B" w:rsidRPr="0098259C">
        <w:rPr>
          <w:i/>
        </w:rPr>
        <w:lastRenderedPageBreak/>
        <w:t xml:space="preserve">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53" w:name="_Toc55136491"/>
      <w:r w:rsidRPr="0098259C">
        <w:t>Getting Partial Derivatives</w:t>
      </w:r>
      <w:bookmarkEnd w:id="53"/>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lastRenderedPageBreak/>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lastRenderedPageBreak/>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51262222"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5" o:title=""/>
                </v:shape>
                <o:OLEObject Type="Embed" ProgID="Equation.DSMT4" ShapeID="_x0000_i1027" DrawAspect="Content" ObjectID="_1751262223"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54" w:name="_Ref308190567"/>
      <w:bookmarkStart w:id="55"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7" o:title=""/>
          </v:shape>
          <o:OLEObject Type="Embed" ProgID="Equation.DSMT4" ShapeID="_x0000_i1028" DrawAspect="Content" ObjectID="_1751262224"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7" o:title=""/>
          </v:shape>
          <o:OLEObject Type="Embed" ProgID="Equation.DSMT4" ShapeID="_x0000_i1029" DrawAspect="Content" ObjectID="_1751262225" r:id="rId39"/>
        </w:object>
      </w:r>
      <w:r>
        <w:t xml:space="preserve"> and </w:t>
      </w:r>
      <w:r w:rsidRPr="007A6A51">
        <w:rPr>
          <w:position w:val="-26"/>
        </w:rPr>
        <w:object w:dxaOrig="340" w:dyaOrig="600" w14:anchorId="410FC9A1">
          <v:shape id="_x0000_i1030" type="#_x0000_t75" style="width:19.2pt;height:31.8pt" o:ole="">
            <v:imagedata r:id="rId40" o:title=""/>
          </v:shape>
          <o:OLEObject Type="Embed" ProgID="Equation.DSMT4" ShapeID="_x0000_i1030" DrawAspect="Content" ObjectID="_1751262226"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2" o:title=""/>
          </v:shape>
          <o:OLEObject Type="Embed" ProgID="Equation.DSMT4" ShapeID="_x0000_i1031" DrawAspect="Content" ObjectID="_1751262227"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lastRenderedPageBreak/>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56" w:name="_Ref386213289"/>
      <w:bookmarkStart w:id="57" w:name="_Toc55136492"/>
      <w:r w:rsidRPr="0098259C">
        <w:t xml:space="preserve">FMI </w:t>
      </w:r>
      <w:r w:rsidR="003D0107" w:rsidRPr="0098259C">
        <w:t>Description Schema</w:t>
      </w:r>
      <w:bookmarkEnd w:id="54"/>
      <w:bookmarkEnd w:id="55"/>
      <w:bookmarkEnd w:id="56"/>
      <w:bookmarkEnd w:id="57"/>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58" w:name="_Toc247884548"/>
      <w:bookmarkStart w:id="59"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0" w:name="_Ref251789138"/>
      <w:bookmarkEnd w:id="58"/>
      <w:r>
        <w:br w:type="page"/>
      </w:r>
    </w:p>
    <w:p w14:paraId="5BECE950" w14:textId="3B25E0D5" w:rsidR="00324B2A" w:rsidRPr="0098259C" w:rsidRDefault="005A3ED9" w:rsidP="003734ED">
      <w:pPr>
        <w:pStyle w:val="berschrift3"/>
      </w:pPr>
      <w:bookmarkStart w:id="61"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59"/>
      <w:proofErr w:type="spellEnd"/>
      <w:r w:rsidR="00324B2A" w:rsidRPr="0098259C">
        <w:t>)</w:t>
      </w:r>
      <w:bookmarkEnd w:id="60"/>
      <w:bookmarkEnd w:id="61"/>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62"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62"/>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3" w:name="_Toc55136494"/>
      <w:r w:rsidRPr="0098259C">
        <w:lastRenderedPageBreak/>
        <w:t>Definition of Units (</w:t>
      </w:r>
      <w:proofErr w:type="spellStart"/>
      <w:r w:rsidR="00381199" w:rsidRPr="0098259C">
        <w:t>Unit</w:t>
      </w:r>
      <w:r w:rsidR="00D54D07">
        <w:t>Definitions</w:t>
      </w:r>
      <w:proofErr w:type="spellEnd"/>
      <w:r w:rsidRPr="0098259C">
        <w:t>)</w:t>
      </w:r>
      <w:bookmarkEnd w:id="63"/>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51262228"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51262229"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51262230"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64" w:name="_Ref248879321"/>
      <w:r>
        <w:br w:type="page"/>
      </w:r>
    </w:p>
    <w:p w14:paraId="18557AF2" w14:textId="3870A374" w:rsidR="001C53BD" w:rsidRPr="0098259C" w:rsidRDefault="00A51269" w:rsidP="001C53BD">
      <w:pPr>
        <w:pStyle w:val="berschrift3"/>
      </w:pPr>
      <w:bookmarkStart w:id="65" w:name="_Ref20232603"/>
      <w:bookmarkStart w:id="66" w:name="_Ref20232625"/>
      <w:bookmarkStart w:id="67" w:name="_Ref20232651"/>
      <w:bookmarkStart w:id="68" w:name="_Toc55136495"/>
      <w:r w:rsidRPr="0098259C">
        <w:lastRenderedPageBreak/>
        <w:t xml:space="preserve">Definition of </w:t>
      </w:r>
      <w:r w:rsidR="001C53BD" w:rsidRPr="0098259C">
        <w:t>Type</w:t>
      </w:r>
      <w:r w:rsidRPr="0098259C">
        <w:t>s</w:t>
      </w:r>
      <w:r w:rsidR="001C53BD" w:rsidRPr="0098259C">
        <w:t xml:space="preserve"> (</w:t>
      </w:r>
      <w:bookmarkStart w:id="69" w:name="_Ref248546594"/>
      <w:proofErr w:type="spellStart"/>
      <w:r w:rsidR="00381199" w:rsidRPr="0098259C">
        <w:t>Type</w:t>
      </w:r>
      <w:bookmarkEnd w:id="69"/>
      <w:r w:rsidR="00D54D07">
        <w:t>Definitions</w:t>
      </w:r>
      <w:proofErr w:type="spellEnd"/>
      <w:r w:rsidR="001C53BD" w:rsidRPr="0098259C">
        <w:t>)</w:t>
      </w:r>
      <w:bookmarkEnd w:id="64"/>
      <w:bookmarkEnd w:id="65"/>
      <w:bookmarkEnd w:id="66"/>
      <w:bookmarkEnd w:id="67"/>
      <w:bookmarkEnd w:id="68"/>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0"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1" w:name="_Ref348900361"/>
      <w:bookmarkStart w:id="72" w:name="_Ref348900508"/>
      <w:r>
        <w:br w:type="page"/>
      </w:r>
    </w:p>
    <w:p w14:paraId="2E2C5442" w14:textId="703E62AA" w:rsidR="00BD0956" w:rsidRPr="0098259C" w:rsidRDefault="00A51269" w:rsidP="00BD0956">
      <w:pPr>
        <w:pStyle w:val="berschrift3"/>
      </w:pPr>
      <w:bookmarkStart w:id="73" w:name="_Ref20232829"/>
      <w:bookmarkStart w:id="74" w:name="_Ref20232858"/>
      <w:bookmarkStart w:id="75"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0"/>
      <w:bookmarkEnd w:id="71"/>
      <w:bookmarkEnd w:id="72"/>
      <w:bookmarkEnd w:id="73"/>
      <w:bookmarkEnd w:id="74"/>
      <w:bookmarkEnd w:id="75"/>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76" w:name="_Ref369611262"/>
      <w:bookmarkStart w:id="77"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76"/>
      <w:bookmarkEnd w:id="77"/>
    </w:p>
    <w:p w14:paraId="25CCA8F0" w14:textId="37FE5FDE" w:rsidR="00324B2A" w:rsidRPr="0098259C" w:rsidRDefault="00324B2A" w:rsidP="00324B2A">
      <w:pPr>
        <w:pStyle w:val="Textkrper"/>
      </w:pPr>
      <w:r w:rsidRPr="0098259C">
        <w:t>Element “</w:t>
      </w:r>
      <w:bookmarkStart w:id="78" w:name="_Toc240646377"/>
      <w:bookmarkStart w:id="79" w:name="_Toc247884550"/>
      <w:proofErr w:type="spellStart"/>
      <w:r w:rsidRPr="0098259C">
        <w:rPr>
          <w:rStyle w:val="CODE"/>
          <w:b/>
        </w:rPr>
        <w:t>DefaultExperiment</w:t>
      </w:r>
      <w:bookmarkEnd w:id="78"/>
      <w:bookmarkEnd w:id="79"/>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0" w:name="_Toc55136498"/>
      <w:r w:rsidRPr="0098259C">
        <w:t>Definition of Vendor A</w:t>
      </w:r>
      <w:r w:rsidR="002C5A1B">
        <w:t>nnotations (</w:t>
      </w:r>
      <w:proofErr w:type="spellStart"/>
      <w:r w:rsidR="00296BAA" w:rsidRPr="0098259C">
        <w:t>VendorAnnotations</w:t>
      </w:r>
      <w:proofErr w:type="spellEnd"/>
      <w:r w:rsidR="00296BAA" w:rsidRPr="0098259C">
        <w:t>)</w:t>
      </w:r>
      <w:bookmarkEnd w:id="80"/>
    </w:p>
    <w:p w14:paraId="1DFB5228" w14:textId="34B0A95B" w:rsidR="00324B2A" w:rsidRPr="0098259C" w:rsidRDefault="00324B2A" w:rsidP="00324B2A">
      <w:pPr>
        <w:pStyle w:val="Textkrper"/>
      </w:pPr>
      <w:r w:rsidRPr="0098259C">
        <w:t>Element “</w:t>
      </w:r>
      <w:bookmarkStart w:id="81" w:name="_Toc240646378"/>
      <w:bookmarkStart w:id="82" w:name="_Toc247884551"/>
      <w:proofErr w:type="spellStart"/>
      <w:r w:rsidRPr="0098259C">
        <w:rPr>
          <w:rStyle w:val="CODE"/>
          <w:b/>
        </w:rPr>
        <w:t>VendorAnnotations</w:t>
      </w:r>
      <w:bookmarkEnd w:id="81"/>
      <w:bookmarkEnd w:id="82"/>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83" w:name="_Ref240457838"/>
      <w:bookmarkStart w:id="84" w:name="_Ref240457869"/>
      <w:bookmarkStart w:id="85" w:name="_Toc240646379"/>
      <w:bookmarkStart w:id="86" w:name="_Ref248547015"/>
      <w:bookmarkStart w:id="87" w:name="_Ref249423326"/>
      <w:bookmarkStart w:id="88"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83"/>
      <w:bookmarkEnd w:id="84"/>
      <w:bookmarkEnd w:id="85"/>
      <w:bookmarkEnd w:id="86"/>
      <w:proofErr w:type="spellEnd"/>
      <w:r w:rsidRPr="0098259C">
        <w:t>)</w:t>
      </w:r>
      <w:bookmarkEnd w:id="87"/>
      <w:bookmarkEnd w:id="88"/>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89" w:name="OLE_LINK6"/>
            <w:bookmarkStart w:id="90"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89"/>
            <w:bookmarkEnd w:id="90"/>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91" w:author="Bertsch Christian (CR/ADX2.2)" w:date="2023-07-18T20:39:00Z">
              <w:r w:rsidR="00D92E3F">
                <w:rPr>
                  <w:rStyle w:val="FormatvorlageArial"/>
                </w:rPr>
                <w:br/>
              </w:r>
              <w:r w:rsidR="00D92E3F" w:rsidRPr="00D92E3F">
                <w:rPr>
                  <w:rStyle w:val="FormatvorlageArial"/>
                  <w:i/>
                  <w:rPrChange w:id="92"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93"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94"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95"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96"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97"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98"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99"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00"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01"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01"/>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02" w:name="_Ref369247608"/>
      <w:bookmarkStart w:id="103"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02"/>
      <w:bookmarkEnd w:id="103"/>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04"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04"/>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05" w:name="Dependencies_Knowns"/>
            <w:bookmarkEnd w:id="105"/>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06" w:name="OLE_LINK4"/>
            <w:bookmarkStart w:id="107" w:name="OLE_LINK9"/>
            <w:r w:rsidR="006C1028">
              <w:t>or at a  Communication Point (</w:t>
            </w:r>
            <w:proofErr w:type="spellStart"/>
            <w:r w:rsidR="006C1028">
              <w:t>CoSimulation</w:t>
            </w:r>
            <w:proofErr w:type="spellEnd"/>
            <w:r w:rsidR="006C1028">
              <w:t>)</w:t>
            </w:r>
            <w:bookmarkEnd w:id="106"/>
            <w:bookmarkEnd w:id="107"/>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08" w:name="_Ref289269149"/>
      <w:bookmarkStart w:id="109" w:name="_Toc55136501"/>
      <w:r w:rsidRPr="0098259C">
        <w:lastRenderedPageBreak/>
        <w:t>Variable Naming C</w:t>
      </w:r>
      <w:r w:rsidR="002C5A1B">
        <w:t>onventions (</w:t>
      </w:r>
      <w:proofErr w:type="spellStart"/>
      <w:r w:rsidRPr="0098259C">
        <w:t>variableNamingConvention</w:t>
      </w:r>
      <w:proofErr w:type="spellEnd"/>
      <w:r w:rsidRPr="0098259C">
        <w:t>)</w:t>
      </w:r>
      <w:bookmarkEnd w:id="108"/>
      <w:bookmarkEnd w:id="109"/>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10" w:name="_Ref289411546"/>
      <w:bookmarkStart w:id="111" w:name="_Toc55136502"/>
      <w:r w:rsidRPr="0098259C">
        <w:lastRenderedPageBreak/>
        <w:t xml:space="preserve">FMU </w:t>
      </w:r>
      <w:r w:rsidR="003D0107" w:rsidRPr="0098259C">
        <w:t>Distribution</w:t>
      </w:r>
      <w:bookmarkEnd w:id="110"/>
      <w:bookmarkEnd w:id="111"/>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12" w:name="_Toc386180612"/>
      <w:bookmarkStart w:id="113" w:name="_Toc386210923"/>
      <w:bookmarkStart w:id="114" w:name="_Toc386211118"/>
      <w:bookmarkStart w:id="115" w:name="_Toc393385468"/>
      <w:bookmarkStart w:id="116" w:name="_Toc393453691"/>
      <w:bookmarkStart w:id="117" w:name="_Toc386180613"/>
      <w:bookmarkStart w:id="118" w:name="_Toc386210924"/>
      <w:bookmarkStart w:id="119" w:name="_Toc386211119"/>
      <w:bookmarkStart w:id="120" w:name="_Toc393385469"/>
      <w:bookmarkStart w:id="121" w:name="_Toc393453692"/>
      <w:bookmarkStart w:id="122" w:name="_Ref289417789"/>
      <w:bookmarkStart w:id="123" w:name="_Ref289418150"/>
      <w:bookmarkStart w:id="124" w:name="_Ref289418174"/>
      <w:bookmarkStart w:id="125" w:name="_Toc55136503"/>
      <w:bookmarkEnd w:id="112"/>
      <w:bookmarkEnd w:id="113"/>
      <w:bookmarkEnd w:id="114"/>
      <w:bookmarkEnd w:id="115"/>
      <w:bookmarkEnd w:id="116"/>
      <w:bookmarkEnd w:id="117"/>
      <w:bookmarkEnd w:id="118"/>
      <w:bookmarkEnd w:id="119"/>
      <w:bookmarkEnd w:id="120"/>
      <w:bookmarkEnd w:id="121"/>
      <w:r w:rsidRPr="0098259C">
        <w:lastRenderedPageBreak/>
        <w:t>FMI for Model Exchange</w:t>
      </w:r>
      <w:bookmarkEnd w:id="26"/>
      <w:bookmarkEnd w:id="27"/>
      <w:bookmarkEnd w:id="28"/>
      <w:bookmarkEnd w:id="29"/>
      <w:bookmarkEnd w:id="122"/>
      <w:bookmarkEnd w:id="123"/>
      <w:bookmarkEnd w:id="124"/>
      <w:bookmarkEnd w:id="125"/>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26"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2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27"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2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28" w:name="_Ref356504399"/>
      <w:bookmarkStart w:id="129" w:name="_Toc55136504"/>
      <w:r w:rsidRPr="0098259C">
        <w:t>Mathematical Description</w:t>
      </w:r>
      <w:bookmarkEnd w:id="128"/>
      <w:bookmarkEnd w:id="129"/>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30"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3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31"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3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32"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3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2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2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33"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33"/>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34" w:name="_Toc55136505"/>
      <w:r w:rsidRPr="0098259C">
        <w:t>FMI Application Programming Interface</w:t>
      </w:r>
      <w:bookmarkEnd w:id="134"/>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35" w:name="_Ref240459819"/>
      <w:bookmarkStart w:id="136" w:name="_Toc240646369"/>
      <w:bookmarkStart w:id="137" w:name="_Toc247884542"/>
      <w:bookmarkStart w:id="138" w:name="_Ref289632501"/>
      <w:bookmarkStart w:id="139" w:name="_Toc55136506"/>
      <w:r w:rsidRPr="0098259C">
        <w:t>Providing Independent Variables and Re-initialization of Caching</w:t>
      </w:r>
      <w:bookmarkEnd w:id="135"/>
      <w:bookmarkEnd w:id="136"/>
      <w:bookmarkEnd w:id="137"/>
      <w:bookmarkEnd w:id="138"/>
      <w:bookmarkEnd w:id="139"/>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40" w:name="_Ref235854743"/>
      <w:bookmarkStart w:id="141" w:name="_Toc240646370"/>
      <w:bookmarkStart w:id="142" w:name="_Toc247884543"/>
      <w:bookmarkStart w:id="143" w:name="_Toc55136507"/>
      <w:r w:rsidRPr="0098259C">
        <w:t>Evaluation of Model Equations</w:t>
      </w:r>
      <w:bookmarkEnd w:id="140"/>
      <w:bookmarkEnd w:id="141"/>
      <w:bookmarkEnd w:id="142"/>
      <w:bookmarkEnd w:id="143"/>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44" w:name="OLE_LINK1"/>
            <w:bookmarkStart w:id="145"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44"/>
            <w:bookmarkEnd w:id="145"/>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46" w:name="_Ref235843871"/>
      <w:bookmarkStart w:id="147" w:name="_Toc240646372"/>
      <w:bookmarkStart w:id="148" w:name="_Toc247884545"/>
      <w:bookmarkStart w:id="149" w:name="_Toc55136508"/>
      <w:r w:rsidRPr="0098259C">
        <w:t>State Machine of Calling Sequence</w:t>
      </w:r>
      <w:bookmarkEnd w:id="146"/>
      <w:bookmarkEnd w:id="147"/>
      <w:bookmarkEnd w:id="148"/>
      <w:bookmarkEnd w:id="149"/>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50"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50"/>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51" w:name="_Toc55136509"/>
      <w:r w:rsidRPr="0098259C">
        <w:t>Pseudo</w:t>
      </w:r>
      <w:r w:rsidR="00C34D46">
        <w:t>c</w:t>
      </w:r>
      <w:r w:rsidRPr="0098259C">
        <w:t>ode Example</w:t>
      </w:r>
      <w:bookmarkEnd w:id="151"/>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52" w:name="_Toc55136510"/>
      <w:r w:rsidRPr="0098259C">
        <w:t>FMI Description Schema</w:t>
      </w:r>
      <w:bookmarkEnd w:id="152"/>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53" w:name="_Ref290828041"/>
      <w:r>
        <w:br w:type="page"/>
      </w:r>
    </w:p>
    <w:p w14:paraId="1B958BD5" w14:textId="241269E7" w:rsidR="000B7BEF" w:rsidRPr="0098259C" w:rsidRDefault="000B7BEF" w:rsidP="000B7BEF">
      <w:pPr>
        <w:pStyle w:val="berschrift3"/>
      </w:pPr>
      <w:bookmarkStart w:id="154" w:name="_Ref20220416"/>
      <w:bookmarkStart w:id="155" w:name="_Ref20232891"/>
      <w:bookmarkStart w:id="156" w:name="_Ref20232913"/>
      <w:bookmarkStart w:id="157"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53"/>
      <w:bookmarkEnd w:id="154"/>
      <w:bookmarkEnd w:id="155"/>
      <w:bookmarkEnd w:id="156"/>
      <w:bookmarkEnd w:id="157"/>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58" w:name="_Ref304972608"/>
      <w:bookmarkStart w:id="159" w:name="_Toc55136512"/>
      <w:r w:rsidRPr="0098259C">
        <w:t>Example</w:t>
      </w:r>
      <w:r w:rsidR="004330D4" w:rsidRPr="0098259C">
        <w:t xml:space="preserve"> </w:t>
      </w:r>
      <w:r w:rsidR="00374F39" w:rsidRPr="0098259C">
        <w:t>XML</w:t>
      </w:r>
      <w:r w:rsidR="004330D4" w:rsidRPr="0098259C">
        <w:t xml:space="preserve"> Description File</w:t>
      </w:r>
      <w:bookmarkEnd w:id="158"/>
      <w:bookmarkEnd w:id="159"/>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60" w:name="_Ref289417790"/>
      <w:bookmarkStart w:id="161" w:name="_Ref289418154"/>
      <w:bookmarkStart w:id="162" w:name="_Toc55136513"/>
      <w:r w:rsidRPr="0098259C">
        <w:lastRenderedPageBreak/>
        <w:t>FMI for Co</w:t>
      </w:r>
      <w:r w:rsidRPr="0098259C">
        <w:noBreakHyphen/>
        <w:t>Simulation</w:t>
      </w:r>
      <w:bookmarkEnd w:id="160"/>
      <w:bookmarkEnd w:id="161"/>
      <w:bookmarkEnd w:id="162"/>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163"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163"/>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164"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164"/>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165"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165"/>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66" w:name="_Toc304271803"/>
      <w:bookmarkStart w:id="167" w:name="_Ref308190915"/>
      <w:bookmarkStart w:id="168" w:name="_Ref356504426"/>
      <w:bookmarkStart w:id="169" w:name="_Toc55136514"/>
      <w:r>
        <w:lastRenderedPageBreak/>
        <w:t>Mathematical Descript</w:t>
      </w:r>
      <w:bookmarkEnd w:id="166"/>
      <w:bookmarkEnd w:id="167"/>
      <w:bookmarkEnd w:id="168"/>
      <w:r>
        <w:t>ion</w:t>
      </w:r>
      <w:bookmarkEnd w:id="169"/>
    </w:p>
    <w:p w14:paraId="57124546" w14:textId="77777777" w:rsidR="00063440" w:rsidRPr="00063440" w:rsidRDefault="00063440" w:rsidP="00063440">
      <w:pPr>
        <w:pStyle w:val="berschrift3"/>
      </w:pPr>
      <w:bookmarkStart w:id="170" w:name="_Toc55136515"/>
      <w:r>
        <w:t>Basics</w:t>
      </w:r>
      <w:bookmarkEnd w:id="170"/>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51262250"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pt;height:15.8pt" o:ole="">
            <v:imagedata r:id="rId90" o:title=""/>
          </v:shape>
          <o:OLEObject Type="Embed" ProgID="Equation.3" ShapeID="_x0000_i1037" DrawAspect="Content" ObjectID="_1751262231"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5.1pt;height:18.75pt" o:ole="">
            <v:imagedata r:id="rId92" o:title=""/>
          </v:shape>
          <o:OLEObject Type="Embed" ProgID="Equation.DSMT4" ShapeID="_x0000_i1038" DrawAspect="Content" ObjectID="_1751262232"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0.85pt" o:ole="">
            <v:imagedata r:id="rId94" o:title=""/>
          </v:shape>
          <o:OLEObject Type="Embed" ProgID="Equation.3" ShapeID="_x0000_i1039" DrawAspect="Content" ObjectID="_1751262233" r:id="rId95"/>
        </w:object>
      </w:r>
      <w:r w:rsidRPr="0098259C">
        <w:t xml:space="preserve"> is running step by step from </w:t>
      </w:r>
      <w:r w:rsidRPr="0098259C">
        <w:rPr>
          <w:position w:val="-12"/>
        </w:rPr>
        <w:object w:dxaOrig="420" w:dyaOrig="360" w14:anchorId="485CC85E">
          <v:shape id="_x0000_i1040" type="#_x0000_t75" style="width:21.7pt;height:18.75pt" o:ole="">
            <v:imagedata r:id="rId96" o:title=""/>
          </v:shape>
          <o:OLEObject Type="Embed" ProgID="Equation.3" ShapeID="_x0000_i1040" DrawAspect="Content" ObjectID="_1751262234" r:id="rId97"/>
        </w:object>
      </w:r>
      <w:r w:rsidRPr="0098259C">
        <w:t xml:space="preserve"> to </w:t>
      </w:r>
      <w:r w:rsidRPr="0098259C">
        <w:rPr>
          <w:position w:val="-14"/>
        </w:rPr>
        <w:object w:dxaOrig="400" w:dyaOrig="380" w14:anchorId="2A7F949E">
          <v:shape id="_x0000_i1041" type="#_x0000_t75" style="width:21.7pt;height:18.75pt" o:ole="">
            <v:imagedata r:id="rId98" o:title=""/>
          </v:shape>
          <o:OLEObject Type="Embed" ProgID="Equation.3" ShapeID="_x0000_i1041" DrawAspect="Content" ObjectID="_1751262235"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5pt;height:18.75pt" o:ole="">
            <v:imagedata r:id="rId100" o:title=""/>
          </v:shape>
          <o:OLEObject Type="Embed" ProgID="Equation.3" ShapeID="_x0000_i1042" DrawAspect="Content" ObjectID="_1751262236" r:id="rId101"/>
        </w:object>
      </w:r>
      <w:r w:rsidRPr="0098259C">
        <w:t xml:space="preserve"> or the whole time interval </w:t>
      </w:r>
      <w:r w:rsidRPr="0098259C">
        <w:rPr>
          <w:position w:val="-14"/>
        </w:rPr>
        <w:object w:dxaOrig="1020" w:dyaOrig="380" w14:anchorId="5B9B0E70">
          <v:shape id="_x0000_i1043" type="#_x0000_t75" style="width:52.25pt;height:18.75pt" o:ole="">
            <v:imagedata r:id="rId102" o:title=""/>
          </v:shape>
          <o:OLEObject Type="Embed" ProgID="Equation.3" ShapeID="_x0000_i1043" DrawAspect="Content" ObjectID="_1751262237"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4.8pt;height:18.75pt" o:ole="">
            <v:imagedata r:id="rId104" o:title=""/>
          </v:shape>
          <o:OLEObject Type="Embed" ProgID="Equation.3" ShapeID="_x0000_i1044" DrawAspect="Content" ObjectID="_1751262238" r:id="rId105"/>
        </w:object>
      </w:r>
      <w:r w:rsidRPr="0098259C">
        <w:t xml:space="preserve">, </w:t>
      </w:r>
      <w:r w:rsidRPr="0098259C">
        <w:rPr>
          <w:position w:val="-14"/>
        </w:rPr>
        <w:object w:dxaOrig="1440" w:dyaOrig="380" w14:anchorId="348053A5">
          <v:shape id="_x0000_i1045" type="#_x0000_t75" style="width:1in;height:18.75pt" o:ole="">
            <v:imagedata r:id="rId106" o:title=""/>
          </v:shape>
          <o:OLEObject Type="Embed" ProgID="Equation.DSMT4" ShapeID="_x0000_i1045" DrawAspect="Content" ObjectID="_1751262239"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4.8pt;height:18.75pt" o:ole="">
            <v:imagedata r:id="rId108" o:title=""/>
          </v:shape>
          <o:OLEObject Type="Embed" ProgID="Equation.3" ShapeID="_x0000_i1046" DrawAspect="Content" ObjectID="_1751262240"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55pt;height:18.75pt" o:ole="">
            <v:imagedata r:id="rId110" o:title=""/>
          </v:shape>
          <o:OLEObject Type="Embed" ProgID="Equation.3" ShapeID="_x0000_i1047" DrawAspect="Content" ObjectID="_1751262241" r:id="rId111"/>
        </w:object>
      </w:r>
      <w:r w:rsidRPr="0098259C">
        <w:t xml:space="preserve">and send values of outputs </w:t>
      </w:r>
      <w:r w:rsidRPr="0098259C">
        <w:rPr>
          <w:position w:val="-12"/>
        </w:rPr>
        <w:object w:dxaOrig="639" w:dyaOrig="360" w14:anchorId="080D52A0">
          <v:shape id="_x0000_i1048" type="#_x0000_t75" style="width:31.55pt;height:18.75pt" o:ole="">
            <v:imagedata r:id="rId112" o:title=""/>
          </v:shape>
          <o:OLEObject Type="Embed" ProgID="Equation.3" ShapeID="_x0000_i1048" DrawAspect="Content" ObjectID="_1751262242"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pt;height:18.75pt" o:ole="">
            <v:imagedata r:id="rId114" o:title=""/>
          </v:shape>
          <o:OLEObject Type="Embed" ProgID="Equation.3" ShapeID="_x0000_i1049" DrawAspect="Content" ObjectID="_1751262243" r:id="rId115"/>
        </w:object>
      </w:r>
      <w:r w:rsidRPr="0098259C">
        <w:t xml:space="preserve">, </w:t>
      </w:r>
      <w:r w:rsidRPr="0098259C">
        <w:rPr>
          <w:position w:val="-14"/>
        </w:rPr>
        <w:object w:dxaOrig="1460" w:dyaOrig="380" w14:anchorId="3DA8B1B0">
          <v:shape id="_x0000_i1050" type="#_x0000_t75" style="width:73pt;height:18.75pt" o:ole="">
            <v:imagedata r:id="rId116" o:title=""/>
          </v:shape>
          <o:OLEObject Type="Embed" ProgID="Equation.DSMT4" ShapeID="_x0000_i1050" DrawAspect="Content" ObjectID="_1751262244" r:id="rId117"/>
        </w:object>
      </w:r>
      <w:r w:rsidRPr="0098259C">
        <w:t xml:space="preserve">can be given to simulate the time subinterval </w:t>
      </w:r>
      <w:r w:rsidRPr="0098259C">
        <w:rPr>
          <w:position w:val="-12"/>
        </w:rPr>
        <w:object w:dxaOrig="1200" w:dyaOrig="360" w14:anchorId="0BB58D3A">
          <v:shape id="_x0000_i1051" type="#_x0000_t75" style="width:62.15pt;height:18.75pt" o:ole="">
            <v:imagedata r:id="rId118" o:title=""/>
          </v:shape>
          <o:OLEObject Type="Embed" ProgID="Equation.DSMT4" ShapeID="_x0000_i1051" DrawAspect="Content" ObjectID="_1751262245"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20" o:title=""/>
          </v:shape>
          <o:OLEObject Type="Embed" ProgID="Equation.3" ShapeID="_x0000_i1052" DrawAspect="Content" ObjectID="_1751262246" r:id="rId121"/>
        </w:object>
      </w:r>
      <w:r w:rsidRPr="0098259C">
        <w:t xml:space="preserve"> is the communication step size of the </w:t>
      </w:r>
      <w:r w:rsidRPr="0098259C">
        <w:rPr>
          <w:position w:val="-6"/>
        </w:rPr>
        <w:object w:dxaOrig="279" w:dyaOrig="320" w14:anchorId="0C6F5504">
          <v:shape id="_x0000_i1053" type="#_x0000_t75" style="width:14.8pt;height:15.8pt" o:ole="">
            <v:imagedata r:id="rId122" o:title=""/>
          </v:shape>
          <o:OLEObject Type="Embed" ProgID="Equation.3" ShapeID="_x0000_i1053" DrawAspect="Content" ObjectID="_1751262247" r:id="rId123"/>
        </w:object>
      </w:r>
      <w:r w:rsidRPr="0098259C">
        <w:t xml:space="preserve"> communication step, </w:t>
      </w:r>
      <w:r w:rsidRPr="0098259C">
        <w:rPr>
          <w:position w:val="-12"/>
        </w:rPr>
        <w:object w:dxaOrig="1480" w:dyaOrig="360" w14:anchorId="261D435C">
          <v:shape id="_x0000_i1054" type="#_x0000_t75" style="width:76.95pt;height:18.75pt" o:ole="">
            <v:imagedata r:id="rId124" o:title=""/>
          </v:shape>
          <o:OLEObject Type="Embed" ProgID="Equation.3" ShapeID="_x0000_i1054" DrawAspect="Content" ObjectID="_1751262248"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171" w:name="_Toc55136516"/>
      <w:r>
        <w:lastRenderedPageBreak/>
        <w:t>Mathematical Model</w:t>
      </w:r>
      <w:bookmarkEnd w:id="171"/>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7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17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73" w:name="_Toc55136517"/>
      <w:bookmarkStart w:id="174" w:name="_Toc240646382"/>
      <w:bookmarkStart w:id="175" w:name="_Toc247884555"/>
      <w:r w:rsidRPr="0098259C">
        <w:t>FMI Application Programming Interface</w:t>
      </w:r>
      <w:bookmarkEnd w:id="173"/>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76" w:name="_Toc247964771"/>
      <w:bookmarkStart w:id="177" w:name="_Toc274647154"/>
      <w:bookmarkStart w:id="178" w:name="_Ref290826996"/>
      <w:bookmarkStart w:id="179" w:name="_Ref304553841"/>
      <w:bookmarkStart w:id="180" w:name="_Ref369580299"/>
      <w:bookmarkStart w:id="181"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76"/>
      <w:r w:rsidRPr="0098259C">
        <w:t xml:space="preserve"> and </w:t>
      </w:r>
      <w:r w:rsidR="00966C27" w:rsidRPr="0098259C">
        <w:t>P</w:t>
      </w:r>
      <w:r w:rsidRPr="0098259C">
        <w:t>arameters</w:t>
      </w:r>
      <w:bookmarkEnd w:id="177"/>
      <w:bookmarkEnd w:id="178"/>
      <w:bookmarkEnd w:id="179"/>
      <w:bookmarkEnd w:id="180"/>
      <w:bookmarkEnd w:id="181"/>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82" w:name="_Ref248821476"/>
      <w:bookmarkStart w:id="183" w:name="_Toc274647155"/>
      <w:bookmarkStart w:id="184" w:name="_Toc55136519"/>
      <w:r w:rsidRPr="0098259C">
        <w:t>Computation</w:t>
      </w:r>
      <w:bookmarkEnd w:id="182"/>
      <w:bookmarkEnd w:id="183"/>
      <w:bookmarkEnd w:id="184"/>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85" w:name="_Toc247964773"/>
      <w:bookmarkStart w:id="186" w:name="_Toc274647156"/>
      <w:bookmarkStart w:id="187" w:name="_Ref369578323"/>
      <w:r>
        <w:br w:type="page"/>
      </w:r>
    </w:p>
    <w:p w14:paraId="771EDC9D" w14:textId="222085D8" w:rsidR="00885BF4" w:rsidRPr="0098259C" w:rsidRDefault="00885BF4" w:rsidP="00885BF4">
      <w:pPr>
        <w:pStyle w:val="berschrift3"/>
        <w:spacing w:line="336" w:lineRule="auto"/>
        <w:jc w:val="both"/>
      </w:pPr>
      <w:bookmarkStart w:id="188" w:name="_Ref20232792"/>
      <w:bookmarkStart w:id="189" w:name="_Toc55136520"/>
      <w:r w:rsidRPr="0098259C">
        <w:lastRenderedPageBreak/>
        <w:t>Retrieving Status Information</w:t>
      </w:r>
      <w:bookmarkEnd w:id="185"/>
      <w:r w:rsidRPr="0098259C">
        <w:t xml:space="preserve"> from the Slave</w:t>
      </w:r>
      <w:bookmarkEnd w:id="186"/>
      <w:bookmarkEnd w:id="187"/>
      <w:bookmarkEnd w:id="188"/>
      <w:bookmarkEnd w:id="189"/>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90" w:name="_Toc247964774"/>
      <w:bookmarkStart w:id="191" w:name="_Ref248821801"/>
      <w:bookmarkStart w:id="192" w:name="_Toc274647157"/>
    </w:p>
    <w:p w14:paraId="0A5EDE80" w14:textId="77777777" w:rsidR="00966C27" w:rsidRPr="0098259C" w:rsidRDefault="00966C27" w:rsidP="007137D7">
      <w:pPr>
        <w:pStyle w:val="berschrift3"/>
      </w:pPr>
      <w:bookmarkStart w:id="193" w:name="_Ref349039747"/>
      <w:bookmarkStart w:id="194" w:name="_Toc55136521"/>
      <w:r w:rsidRPr="0098259C">
        <w:lastRenderedPageBreak/>
        <w:t>State Machine of Calling Sequenc</w:t>
      </w:r>
      <w:bookmarkEnd w:id="190"/>
      <w:r w:rsidRPr="0098259C">
        <w:t>e from Master to Slave</w:t>
      </w:r>
      <w:bookmarkEnd w:id="191"/>
      <w:bookmarkEnd w:id="192"/>
      <w:bookmarkEnd w:id="193"/>
      <w:bookmarkEnd w:id="194"/>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195" w:name="_Toc247964775"/>
      <w:bookmarkStart w:id="196" w:name="_Toc274647158"/>
      <w:bookmarkStart w:id="197" w:name="_Ref289781010"/>
      <w:bookmarkStart w:id="198"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199" w:name="_Toc55136522"/>
      <w:r w:rsidRPr="0098259C">
        <w:lastRenderedPageBreak/>
        <w:t>Pseudo</w:t>
      </w:r>
      <w:r w:rsidR="00C34D46">
        <w:t>c</w:t>
      </w:r>
      <w:r w:rsidRPr="0098259C">
        <w:t>ode Example</w:t>
      </w:r>
      <w:bookmarkEnd w:id="195"/>
      <w:bookmarkEnd w:id="196"/>
      <w:bookmarkEnd w:id="197"/>
      <w:bookmarkEnd w:id="198"/>
      <w:bookmarkEnd w:id="199"/>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00" w:name="_Toc55136523"/>
      <w:r w:rsidRPr="0098259C">
        <w:lastRenderedPageBreak/>
        <w:t>FMI Description Schema</w:t>
      </w:r>
      <w:bookmarkEnd w:id="200"/>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01" w:name="_Ref289268602"/>
      <w:bookmarkStart w:id="202" w:name="_Ref298170400"/>
      <w:bookmarkStart w:id="203" w:name="_Toc55136524"/>
      <w:r w:rsidRPr="0098259C">
        <w:t>Co</w:t>
      </w:r>
      <w:r w:rsidRPr="0098259C">
        <w:noBreakHyphen/>
        <w:t>Simulation</w:t>
      </w:r>
      <w:bookmarkEnd w:id="201"/>
      <w:r w:rsidR="00121EF8" w:rsidRPr="0098259C">
        <w:t xml:space="preserve"> FMU (</w:t>
      </w:r>
      <w:proofErr w:type="spellStart"/>
      <w:r w:rsidR="00121EF8" w:rsidRPr="0098259C">
        <w:t>CoSimulation</w:t>
      </w:r>
      <w:proofErr w:type="spellEnd"/>
      <w:r w:rsidR="00121EF8" w:rsidRPr="0098259C">
        <w:t>)</w:t>
      </w:r>
      <w:bookmarkEnd w:id="202"/>
      <w:bookmarkEnd w:id="203"/>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04" w:name="_Toc55136525"/>
      <w:r w:rsidRPr="0098259C">
        <w:t xml:space="preserve">Example </w:t>
      </w:r>
      <w:r w:rsidR="00374F39" w:rsidRPr="0098259C">
        <w:t>XML</w:t>
      </w:r>
      <w:r w:rsidRPr="0098259C">
        <w:t xml:space="preserve"> Description File</w:t>
      </w:r>
      <w:bookmarkEnd w:id="204"/>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05" w:name="_Ref305442034"/>
      <w:bookmarkStart w:id="206" w:name="_Toc55136526"/>
      <w:r w:rsidRPr="0098259C">
        <w:lastRenderedPageBreak/>
        <w:t>Literature</w:t>
      </w:r>
      <w:bookmarkEnd w:id="174"/>
      <w:bookmarkEnd w:id="175"/>
      <w:bookmarkEnd w:id="205"/>
      <w:bookmarkEnd w:id="206"/>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07" w:name="_Toc247884556"/>
      <w:bookmarkStart w:id="208" w:name="_Toc55136527"/>
      <w:r w:rsidRPr="0098259C">
        <w:lastRenderedPageBreak/>
        <w:t>FMI Revision History</w:t>
      </w:r>
      <w:bookmarkEnd w:id="207"/>
      <w:bookmarkEnd w:id="208"/>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09" w:name="_Toc247884557"/>
      <w:bookmarkStart w:id="210" w:name="_Toc55136528"/>
      <w:r w:rsidRPr="0098259C">
        <w:t>Version 1.0</w:t>
      </w:r>
      <w:bookmarkEnd w:id="209"/>
      <w:r w:rsidRPr="0098259C">
        <w:t xml:space="preserve"> – FMI for Model Exchange</w:t>
      </w:r>
      <w:bookmarkEnd w:id="210"/>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11" w:name="_Toc55136529"/>
      <w:r w:rsidRPr="0098259C">
        <w:t>Version 1.0 – FMI for Co-Simulation</w:t>
      </w:r>
      <w:bookmarkEnd w:id="211"/>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12" w:name="_Toc20839962"/>
      <w:bookmarkStart w:id="213" w:name="_Toc20839963"/>
      <w:bookmarkStart w:id="214" w:name="_Toc20839964"/>
      <w:bookmarkStart w:id="215" w:name="_Toc20839965"/>
      <w:bookmarkStart w:id="216" w:name="_Toc20839966"/>
      <w:bookmarkStart w:id="217" w:name="_Toc20839967"/>
      <w:bookmarkStart w:id="218" w:name="_Toc20839968"/>
      <w:bookmarkStart w:id="219" w:name="_Toc20839969"/>
      <w:bookmarkStart w:id="220" w:name="_Toc20839970"/>
      <w:bookmarkStart w:id="221" w:name="_Toc20839971"/>
      <w:bookmarkStart w:id="222" w:name="_Toc20839972"/>
      <w:bookmarkStart w:id="223" w:name="_Toc20839973"/>
      <w:bookmarkStart w:id="224" w:name="_Toc20839974"/>
      <w:bookmarkStart w:id="225" w:name="_Toc20839975"/>
      <w:bookmarkStart w:id="226" w:name="_Toc20839976"/>
      <w:bookmarkStart w:id="227" w:name="_Toc20839977"/>
      <w:bookmarkStart w:id="228" w:name="_Toc20839978"/>
      <w:bookmarkStart w:id="229" w:name="_Toc20839979"/>
      <w:bookmarkStart w:id="230" w:name="_Toc20839980"/>
      <w:bookmarkStart w:id="231" w:name="_Toc20839981"/>
      <w:bookmarkStart w:id="232" w:name="_Toc20839982"/>
      <w:bookmarkStart w:id="233" w:name="_Toc55136530"/>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Pr="0098259C">
        <w:t>Version 2.0</w:t>
      </w:r>
      <w:r w:rsidR="00C47A06" w:rsidRPr="0098259C">
        <w:t xml:space="preserve"> – FMI for Model Exchange and Co-Simulation</w:t>
      </w:r>
      <w:bookmarkEnd w:id="233"/>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34" w:name="_Ref305158977"/>
      <w:bookmarkStart w:id="235" w:name="_Toc55136531"/>
      <w:r w:rsidRPr="0098259C">
        <w:t>Overview</w:t>
      </w:r>
      <w:bookmarkEnd w:id="234"/>
      <w:bookmarkEnd w:id="235"/>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36" w:name="_Toc55136532"/>
      <w:r w:rsidRPr="0098259C">
        <w:t>Main changes</w:t>
      </w:r>
      <w:bookmarkEnd w:id="236"/>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37"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38" w:name="_Toc55136533"/>
      <w:r w:rsidRPr="0098259C">
        <w:lastRenderedPageBreak/>
        <w:t>Contributors</w:t>
      </w:r>
      <w:bookmarkEnd w:id="238"/>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39"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39"/>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40" w:name="_Toc55136535"/>
      <w:r>
        <w:t xml:space="preserve">FMI 2.0.2 </w:t>
      </w:r>
      <w:proofErr w:type="spellStart"/>
      <w:r>
        <w:t>maintenane</w:t>
      </w:r>
      <w:proofErr w:type="spellEnd"/>
      <w:r>
        <w:t xml:space="preserve"> release: changes and contributors</w:t>
      </w:r>
      <w:bookmarkEnd w:id="240"/>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 xml:space="preserve">The changes </w:t>
      </w:r>
      <w:proofErr w:type="spellStart"/>
      <w:r>
        <w:t>w.r.t.</w:t>
      </w:r>
      <w:proofErr w:type="spellEnd"/>
      <w:r>
        <w:t xml:space="preserve">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41" w:name="_Toc240646383"/>
      <w:bookmarkStart w:id="242" w:name="_Toc247884564"/>
      <w:bookmarkStart w:id="243" w:name="_Toc55136536"/>
      <w:bookmarkEnd w:id="8"/>
      <w:bookmarkEnd w:id="9"/>
      <w:bookmarkEnd w:id="10"/>
      <w:bookmarkEnd w:id="11"/>
      <w:bookmarkEnd w:id="12"/>
      <w:bookmarkEnd w:id="13"/>
      <w:r w:rsidRPr="0098259C">
        <w:lastRenderedPageBreak/>
        <w:t>Glossary</w:t>
      </w:r>
      <w:bookmarkEnd w:id="241"/>
      <w:bookmarkEnd w:id="242"/>
      <w:bookmarkEnd w:id="24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6A1E" w14:textId="77777777" w:rsidR="00BB307D" w:rsidRDefault="00BB307D">
      <w:r>
        <w:separator/>
      </w:r>
    </w:p>
  </w:endnote>
  <w:endnote w:type="continuationSeparator" w:id="0">
    <w:p w14:paraId="6DFC3E5D" w14:textId="77777777" w:rsidR="00BB307D" w:rsidRDefault="00BB3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4B17D" w14:textId="77777777" w:rsidR="00BB307D" w:rsidRDefault="00BB307D">
      <w:r>
        <w:separator/>
      </w:r>
    </w:p>
  </w:footnote>
  <w:footnote w:type="continuationSeparator" w:id="0">
    <w:p w14:paraId="512A96A3" w14:textId="77777777" w:rsidR="00BB307D" w:rsidRDefault="00BB307D">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44240</Words>
  <Characters>278719</Characters>
  <Application>Microsoft Office Word</Application>
  <DocSecurity>0</DocSecurity>
  <Lines>2322</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34</cp:revision>
  <cp:lastPrinted>2022-10-24T17:30:00Z</cp:lastPrinted>
  <dcterms:created xsi:type="dcterms:W3CDTF">2021-08-30T19:51:00Z</dcterms:created>
  <dcterms:modified xsi:type="dcterms:W3CDTF">2023-07-19T06:57:00Z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