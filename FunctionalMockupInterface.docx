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676CBE50"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r w:rsidR="00B20A8B">
        <w:rPr>
          <w:sz w:val="24"/>
        </w:rPr>
        <w:t>4</w:t>
      </w:r>
      <w:ins w:id="2" w:author="Bertsch Christian (CR/ADX2.2)" w:date="2022-07-25T09:49:00Z">
        <w:r w:rsidR="0032436C">
          <w:rPr>
            <w:sz w:val="24"/>
          </w:rPr>
          <w:t>RC1</w:t>
        </w:r>
      </w:ins>
    </w:p>
    <w:p w14:paraId="1B2D96DD" w14:textId="1575AC14" w:rsidR="0084747C" w:rsidRDefault="00D0034A" w:rsidP="00D0034A">
      <w:pPr>
        <w:pStyle w:val="Subtitlefrontpage"/>
        <w:tabs>
          <w:tab w:val="left" w:pos="3060"/>
        </w:tabs>
        <w:rPr>
          <w:sz w:val="24"/>
        </w:rPr>
      </w:pPr>
      <w:r w:rsidRPr="00AE2A4F">
        <w:rPr>
          <w:sz w:val="24"/>
        </w:rPr>
        <w:tab/>
      </w:r>
      <w:del w:id="3" w:author="Bertsch Christian (CR/ADX2.2)" w:date="2022-07-20T22:08:00Z">
        <w:r w:rsidR="00B20A8B" w:rsidDel="0068175B">
          <w:rPr>
            <w:sz w:val="24"/>
          </w:rPr>
          <w:delText>XXXX</w:delText>
        </w:r>
      </w:del>
      <w:ins w:id="4" w:author="Bertsch Christian (CR/ADX2.2)" w:date="2022-07-25T09:51:00Z">
        <w:r w:rsidR="005C72B1">
          <w:rPr>
            <w:sz w:val="24"/>
          </w:rPr>
          <w:t>Sept. 13</w:t>
        </w:r>
        <w:r w:rsidR="005C72B1" w:rsidRPr="005C72B1">
          <w:rPr>
            <w:sz w:val="24"/>
            <w:vertAlign w:val="superscript"/>
            <w:rPrChange w:id="5" w:author="Bertsch Christian (CR/ADX2.2)" w:date="2022-07-25T09:51:00Z">
              <w:rPr>
                <w:sz w:val="24"/>
              </w:rPr>
            </w:rPrChange>
          </w:rPr>
          <w:t>th</w:t>
        </w:r>
        <w:r w:rsidR="005C72B1">
          <w:rPr>
            <w:sz w:val="24"/>
          </w:rPr>
          <w:t xml:space="preserve">  2022</w:t>
        </w:r>
      </w:ins>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1196C6E6"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ins w:id="6" w:author="Bertsch Christian (CR/ADX2.2)" w:date="2022-07-20T17:20:00Z">
        <w:r w:rsidR="00917DAB">
          <w:rPr>
            <w:szCs w:val="20"/>
          </w:rPr>
          <w:t>4</w:t>
        </w:r>
      </w:ins>
      <w:del w:id="7" w:author="Bertsch Christian (CR/ADX2.2)" w:date="2022-07-20T17:20:00Z">
        <w:r w:rsidR="005469A6" w:rsidDel="00917DAB">
          <w:rPr>
            <w:szCs w:val="20"/>
          </w:rPr>
          <w:delText>3</w:delText>
        </w:r>
      </w:del>
      <w:r w:rsidR="00FD58BF">
        <w:rPr>
          <w:szCs w:val="20"/>
        </w:rPr>
        <w:t>.</w:t>
      </w:r>
      <w:r w:rsidRPr="00A75A80">
        <w:rPr>
          <w:szCs w:val="20"/>
        </w:rPr>
        <w:t xml:space="preserve"> </w:t>
      </w:r>
      <w:r w:rsidR="00FD58BF">
        <w:rPr>
          <w:szCs w:val="20"/>
        </w:rPr>
        <w:t xml:space="preserve">This is a maintenance release </w:t>
      </w:r>
      <w:del w:id="8" w:author="Bertsch Christian (CR/ADX2.2)" w:date="2022-07-20T22:09:00Z">
        <w:r w:rsidR="00FD58BF" w:rsidDel="0068175B">
          <w:rPr>
            <w:szCs w:val="20"/>
          </w:rPr>
          <w:delText>with no new features compared to</w:delText>
        </w:r>
      </w:del>
      <w:ins w:id="9" w:author="Bertsch Christian (CR/ADX2.2)" w:date="2022-07-20T22:09:00Z">
        <w:r w:rsidR="0068175B">
          <w:rPr>
            <w:szCs w:val="20"/>
          </w:rPr>
          <w:t>for</w:t>
        </w:r>
      </w:ins>
      <w:r w:rsidR="00FD58BF">
        <w:rPr>
          <w:szCs w:val="20"/>
        </w:rPr>
        <w:t xml:space="preserve">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10" w:name="_Toc215371355"/>
      <w:bookmarkStart w:id="11" w:name="_Toc217788014"/>
      <w:r w:rsidR="00882F43" w:rsidRPr="0098259C">
        <w:lastRenderedPageBreak/>
        <w:t>History</w:t>
      </w:r>
      <w:bookmarkEnd w:id="10"/>
      <w:bookmarkEnd w:id="11"/>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c>
          <w:tcPr>
            <w:tcW w:w="1560" w:type="dxa"/>
          </w:tcPr>
          <w:p w14:paraId="48855900" w14:textId="260B14D4" w:rsidR="005469A6" w:rsidRDefault="005469A6" w:rsidP="005469A6">
            <w:pPr>
              <w:pStyle w:val="tablecontents"/>
            </w:pPr>
            <w:r>
              <w:t>2.0.3</w:t>
            </w:r>
          </w:p>
        </w:tc>
        <w:tc>
          <w:tcPr>
            <w:tcW w:w="1212" w:type="dxa"/>
          </w:tcPr>
          <w:p w14:paraId="3EB441B9" w14:textId="2E6F7BE7" w:rsidR="005469A6" w:rsidRDefault="00795362" w:rsidP="005469A6">
            <w:pPr>
              <w:pStyle w:val="tablecontents"/>
            </w:pPr>
            <w:r>
              <w:t>2021-1</w:t>
            </w:r>
            <w:r w:rsidR="002D40A0">
              <w:t>1</w:t>
            </w:r>
            <w:r>
              <w:t>-15</w:t>
            </w:r>
          </w:p>
        </w:tc>
        <w:tc>
          <w:tcPr>
            <w:tcW w:w="6768" w:type="dxa"/>
          </w:tcPr>
          <w:p w14:paraId="244A1F30" w14:textId="119851CA" w:rsidR="005469A6" w:rsidRDefault="005469A6" w:rsidP="005469A6">
            <w:pPr>
              <w:pStyle w:val="tablecontents"/>
            </w:pPr>
            <w:r>
              <w:t>Bugfix/maintenance release of FMI for Model Exchange and Co-Simulation 2.0</w:t>
            </w:r>
          </w:p>
        </w:tc>
      </w:tr>
      <w:tr w:rsidR="00917DAB" w:rsidRPr="0098259C" w14:paraId="095476C4" w14:textId="77777777" w:rsidTr="00EA73BA">
        <w:trPr>
          <w:ins w:id="12" w:author="Bertsch Christian (CR/ADX2.2)" w:date="2022-07-20T17:21:00Z"/>
        </w:trPr>
        <w:tc>
          <w:tcPr>
            <w:tcW w:w="1560" w:type="dxa"/>
          </w:tcPr>
          <w:p w14:paraId="5FF5AC27" w14:textId="3AA3FFEA" w:rsidR="00917DAB" w:rsidRDefault="00917DAB" w:rsidP="005469A6">
            <w:pPr>
              <w:pStyle w:val="tablecontents"/>
              <w:rPr>
                <w:ins w:id="13" w:author="Bertsch Christian (CR/ADX2.2)" w:date="2022-07-20T17:21:00Z"/>
              </w:rPr>
            </w:pPr>
            <w:ins w:id="14" w:author="Bertsch Christian (CR/ADX2.2)" w:date="2022-07-20T17:21:00Z">
              <w:r>
                <w:t>2.0.4</w:t>
              </w:r>
            </w:ins>
          </w:p>
        </w:tc>
        <w:tc>
          <w:tcPr>
            <w:tcW w:w="1212" w:type="dxa"/>
          </w:tcPr>
          <w:p w14:paraId="6EDA3CEA" w14:textId="44EA9DBC" w:rsidR="00917DAB" w:rsidRDefault="00917DAB" w:rsidP="005469A6">
            <w:pPr>
              <w:pStyle w:val="tablecontents"/>
              <w:rPr>
                <w:ins w:id="15" w:author="Bertsch Christian (CR/ADX2.2)" w:date="2022-07-20T17:21:00Z"/>
              </w:rPr>
            </w:pPr>
            <w:ins w:id="16" w:author="Bertsch Christian (CR/ADX2.2)" w:date="2022-07-20T17:21:00Z">
              <w:r>
                <w:t>2022-09-13</w:t>
              </w:r>
            </w:ins>
          </w:p>
        </w:tc>
        <w:tc>
          <w:tcPr>
            <w:tcW w:w="6768" w:type="dxa"/>
          </w:tcPr>
          <w:p w14:paraId="455FDAAA" w14:textId="74D8D294" w:rsidR="00917DAB" w:rsidRDefault="00917DAB" w:rsidP="005469A6">
            <w:pPr>
              <w:pStyle w:val="tablecontents"/>
              <w:rPr>
                <w:ins w:id="17" w:author="Bertsch Christian (CR/ADX2.2)" w:date="2022-07-20T17:21:00Z"/>
              </w:rPr>
            </w:pPr>
            <w:ins w:id="18" w:author="Bertsch Christian (CR/ADX2.2)" w:date="2022-07-20T17:21:00Z">
              <w:r>
                <w:t>Bugfix/maintenance release of FMI for Model Exchange and Co-Simulation 2.0</w:t>
              </w:r>
              <w:r>
                <w:br/>
                <w:t>Backporting of “orthogonal” features “Terminals and Icons”</w:t>
              </w:r>
            </w:ins>
            <w:ins w:id="19" w:author="Bertsch Christian (CR/ADX2.2)" w:date="2022-07-20T17:22:00Z">
              <w:r>
                <w:t xml:space="preserve">  and “Build Configuration” from FMI 3.0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9C6E6B" w:rsidP="00EA73BA">
      <w:pPr>
        <w:pStyle w:val="Nur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3D13671C"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ins w:id="20" w:author="Bertsch Christian (CR/ADX2.2)" w:date="2022-07-20T17:22:00Z">
        <w:r w:rsidR="00917DAB">
          <w:t>2</w:t>
        </w:r>
      </w:ins>
      <w:del w:id="21" w:author="Bertsch Christian (CR/ADX2.2)" w:date="2022-07-20T17:22:00Z">
        <w:r w:rsidR="005469A6" w:rsidDel="00917DAB">
          <w:delText>1</w:delText>
        </w:r>
      </w:del>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 xml:space="preserve">ution-Sharealike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9C6E6B" w:rsidP="006F0EE0">
      <w:pPr>
        <w:pStyle w:val="Textkrper"/>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lastRenderedPageBreak/>
        <w:t>Abstract</w:t>
      </w:r>
    </w:p>
    <w:p w14:paraId="03539A75" w14:textId="2C677404" w:rsidR="00364630" w:rsidRPr="0098259C" w:rsidRDefault="00364630" w:rsidP="00364630">
      <w:pPr>
        <w:pStyle w:val="Textkrper"/>
      </w:pPr>
      <w:r w:rsidRPr="0098259C">
        <w:t>This document defines the Functional Mock-up Interface (FMI), version 2.0</w:t>
      </w:r>
      <w:r w:rsidR="00FD58BF">
        <w:t>.</w:t>
      </w:r>
      <w:ins w:id="22" w:author="Bertsch Christian (CR/ADX2.2)" w:date="2022-07-20T17:22:00Z">
        <w:r w:rsidR="00917DAB">
          <w:t>4</w:t>
        </w:r>
      </w:ins>
      <w:del w:id="23" w:author="Bertsch Christian (CR/ADX2.2)" w:date="2022-07-20T17:22:00Z">
        <w:r w:rsidR="005469A6" w:rsidDel="00917DAB">
          <w:delText>3</w:delText>
        </w:r>
      </w:del>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 xml:space="preserve">The model equations or the co-simuation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9C6E6B" w:rsidP="00364630">
      <w:pPr>
        <w:pStyle w:val="Textkrper"/>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0FF1115D" w14:textId="3310A03E" w:rsidR="00917DAB" w:rsidRPr="003200BB" w:rsidRDefault="00917DAB" w:rsidP="00917DAB">
      <w:pPr>
        <w:pStyle w:val="Textkrper"/>
        <w:jc w:val="center"/>
        <w:rPr>
          <w:ins w:id="24" w:author="Bertsch Christian (CR/ADX2.2)" w:date="2022-07-20T17:23:00Z"/>
          <w:b/>
          <w:sz w:val="24"/>
        </w:rPr>
      </w:pPr>
      <w:ins w:id="25" w:author="Bertsch Christian (CR/ADX2.2)" w:date="2022-07-20T17:23:00Z">
        <w:r w:rsidRPr="003200BB">
          <w:rPr>
            <w:b/>
            <w:sz w:val="24"/>
          </w:rPr>
          <w:lastRenderedPageBreak/>
          <w:t>About FMI 2.0</w:t>
        </w:r>
        <w:r>
          <w:rPr>
            <w:b/>
            <w:sz w:val="24"/>
          </w:rPr>
          <w:t>.4</w:t>
        </w:r>
      </w:ins>
    </w:p>
    <w:p w14:paraId="58B41EC1" w14:textId="55027B00" w:rsidR="00917DAB" w:rsidRDefault="00917DAB" w:rsidP="00917DAB">
      <w:pPr>
        <w:pStyle w:val="Textkrper"/>
        <w:rPr>
          <w:ins w:id="26" w:author="Bertsch Christian (CR/ADX2.2)" w:date="2022-07-20T17:25:00Z"/>
        </w:rPr>
      </w:pPr>
      <w:ins w:id="27" w:author="Bertsch Christian (CR/ADX2.2)" w:date="2022-07-20T17:23:00Z">
        <w:r>
          <w:t xml:space="preserve">FMI 2.0.4 is a maintenance release </w:t>
        </w:r>
        <w:r>
          <w:br/>
          <w:t>FMUs created according to FMI 2.0.</w:t>
        </w:r>
      </w:ins>
      <w:ins w:id="28" w:author="Bertsch Christian (CR/ADX2.2)" w:date="2022-07-20T22:09:00Z">
        <w:r w:rsidR="0068175B">
          <w:t>4</w:t>
        </w:r>
      </w:ins>
      <w:ins w:id="29" w:author="Bertsch Christian (CR/ADX2.2)" w:date="2022-07-20T17:23:00Z">
        <w:r>
          <w:t xml:space="preserve"> are valid FMUs according to FMI 2.0, 2.0.1, 2.0.</w:t>
        </w:r>
      </w:ins>
      <w:ins w:id="30" w:author="Bertsch Christian (CR/ADX2.2)" w:date="2022-07-20T17:24:00Z">
        <w:r>
          <w:t>2 and 2.0.3.</w:t>
        </w:r>
      </w:ins>
      <w:ins w:id="31" w:author="Bertsch Christian (CR/ADX2.2)" w:date="2022-07-20T17:23:00Z">
        <w:r>
          <w:t xml:space="preserve"> </w:t>
        </w:r>
        <w:r>
          <w:br/>
        </w:r>
      </w:ins>
      <w:ins w:id="32" w:author="Bertsch Christian (CR/ADX2.2)" w:date="2022-07-20T17:24:00Z">
        <w:r>
          <w:t>FMI 2.0.4 contains small bugfixes and two backports from FMI 3.0</w:t>
        </w:r>
      </w:ins>
      <w:ins w:id="33" w:author="Bertsch Christian (CR/ADX2.2)" w:date="2022-07-20T17:25:00Z">
        <w:r>
          <w:t xml:space="preserve">: </w:t>
        </w:r>
      </w:ins>
    </w:p>
    <w:p w14:paraId="5FAA4FBC" w14:textId="77777777" w:rsidR="00917DAB" w:rsidRDefault="00917DAB" w:rsidP="00917DAB">
      <w:pPr>
        <w:pStyle w:val="Textkrper"/>
        <w:numPr>
          <w:ilvl w:val="0"/>
          <w:numId w:val="77"/>
        </w:numPr>
        <w:rPr>
          <w:ins w:id="34" w:author="Bertsch Christian (CR/ADX2.2)" w:date="2022-07-20T17:26:00Z"/>
        </w:rPr>
      </w:pPr>
      <w:ins w:id="35" w:author="Bertsch Christian (CR/ADX2.2)" w:date="2022-07-20T17:25:00Z">
        <w:r>
          <w:t>Terminals and Icons</w:t>
        </w:r>
      </w:ins>
    </w:p>
    <w:p w14:paraId="3335225A" w14:textId="23C1BA30" w:rsidR="00917DAB" w:rsidRDefault="00917DAB" w:rsidP="00917DAB">
      <w:pPr>
        <w:pStyle w:val="Textkrper"/>
        <w:numPr>
          <w:ilvl w:val="0"/>
          <w:numId w:val="77"/>
        </w:numPr>
        <w:rPr>
          <w:ins w:id="36" w:author="Bertsch Christian (CR/ADX2.2)" w:date="2022-07-20T17:26:00Z"/>
        </w:rPr>
      </w:pPr>
      <w:ins w:id="37" w:author="Bertsch Christian (CR/ADX2.2)" w:date="2022-07-20T17:25:00Z">
        <w:r>
          <w:t>- Build configuration</w:t>
        </w:r>
      </w:ins>
    </w:p>
    <w:p w14:paraId="5A108393" w14:textId="51426615" w:rsidR="00917DAB" w:rsidRDefault="00917DAB" w:rsidP="00917DAB">
      <w:pPr>
        <w:pStyle w:val="Textkrper"/>
        <w:rPr>
          <w:ins w:id="38" w:author="Bertsch Christian (CR/ADX2.2)" w:date="2022-07-20T17:23:00Z"/>
        </w:rPr>
      </w:pPr>
      <w:ins w:id="39" w:author="Bertsch Christian (CR/ADX2.2)" w:date="2022-07-20T17:26:00Z">
        <w:r>
          <w:t>These are new features compar</w:t>
        </w:r>
      </w:ins>
      <w:ins w:id="40" w:author="Bertsch Christian (CR/ADX2.2)" w:date="2022-07-20T17:27:00Z">
        <w:r>
          <w:t>e</w:t>
        </w:r>
      </w:ins>
      <w:ins w:id="41" w:author="Bertsch Christian (CR/ADX2.2)" w:date="2022-07-20T17:26:00Z">
        <w:r>
          <w:t>d to FMI 2.0.3, but are “orthogonal” ext</w:t>
        </w:r>
      </w:ins>
      <w:ins w:id="42" w:author="Bertsch Christian (CR/ADX2.2)" w:date="2022-07-20T17:27:00Z">
        <w:r>
          <w:t>ensions that do not interfere with FMI 2.0 behaviour</w:t>
        </w:r>
      </w:ins>
      <w:ins w:id="43" w:author="Bertsch Christian (CR/ADX2.2)" w:date="2022-07-20T17:28:00Z">
        <w:r>
          <w:t>.</w:t>
        </w:r>
      </w:ins>
    </w:p>
    <w:p w14:paraId="4B9AE286" w14:textId="77777777" w:rsidR="00917DAB" w:rsidRDefault="00917DAB" w:rsidP="005469A6">
      <w:pPr>
        <w:pStyle w:val="Textkrper"/>
        <w:jc w:val="center"/>
        <w:rPr>
          <w:ins w:id="44" w:author="Bertsch Christian (CR/ADX2.2)" w:date="2022-07-20T17:23:00Z"/>
          <w:b/>
          <w:sz w:val="24"/>
        </w:rPr>
      </w:pPr>
    </w:p>
    <w:p w14:paraId="4D93B780" w14:textId="226D0664" w:rsidR="005469A6" w:rsidRPr="003200BB" w:rsidRDefault="005469A6" w:rsidP="005469A6">
      <w:pPr>
        <w:pStyle w:val="Textkrper"/>
        <w:jc w:val="center"/>
        <w:rPr>
          <w:b/>
          <w:sz w:val="24"/>
        </w:rPr>
      </w:pPr>
      <w:r w:rsidRPr="003200BB">
        <w:rPr>
          <w:b/>
          <w:sz w:val="24"/>
        </w:rPr>
        <w:t>About FMI 2.0</w:t>
      </w:r>
      <w:r>
        <w:rPr>
          <w:b/>
          <w:sz w:val="24"/>
        </w:rPr>
        <w:t>.3</w:t>
      </w:r>
    </w:p>
    <w:p w14:paraId="36F386DD" w14:textId="33A4D32C" w:rsidR="005469A6" w:rsidRDefault="005469A6" w:rsidP="005469A6">
      <w:pPr>
        <w:pStyle w:val="Textkrper"/>
      </w:pPr>
      <w:r>
        <w:t xml:space="preserve">FMI 2.0.3 is a maintenance release with no new functional changes compared to FMI 2.0, 2.0.1, 2.0.2 FMUs created according to FMI 2.0.2 are valid FMUs according to FMI 2.0 or 2.0.1. </w:t>
      </w:r>
      <w:r>
        <w:br/>
      </w:r>
      <w:r w:rsidR="00795362">
        <w:t>FMI 2.0.3 introduc</w:t>
      </w:r>
      <w:r>
        <w:t>es minor clarifications that are mainly findings from the FMI3.0 development.</w:t>
      </w:r>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does not change the be</w:t>
      </w:r>
      <w:r>
        <w:t>haviour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75DC886E"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D55E95">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Conventions used in this Document</w:t>
      </w:r>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r w:rsidRPr="0098259C">
        <w:rPr>
          <w:rStyle w:val="CODE"/>
        </w:rPr>
        <w:t>setContinuousStates(..)</w:t>
      </w:r>
      <w:r w:rsidRPr="0098259C">
        <w:t xml:space="preserve"> is </w:t>
      </w:r>
      <w:r w:rsidRPr="0098259C">
        <w:rPr>
          <w:rStyle w:val="CODE"/>
        </w:rPr>
        <w:t>x[0]</w:t>
      </w:r>
      <w:r w:rsidRPr="0098259C">
        <w:t>.</w:t>
      </w:r>
    </w:p>
    <w:p w14:paraId="64EFDFCB" w14:textId="2EE37108" w:rsidR="00517CFF" w:rsidRPr="00466CB8" w:rsidRDefault="00517CFF" w:rsidP="00466CB8">
      <w:pPr>
        <w:pStyle w:val="Textkrper"/>
        <w:spacing w:before="60"/>
        <w:ind w:left="249"/>
        <w:rPr>
          <w:i/>
        </w:rPr>
      </w:pPr>
      <w:r w:rsidRPr="00466CB8">
        <w:rPr>
          <w:rStyle w:val="pl-mi"/>
          <w:i/>
        </w:rPr>
        <w:lastRenderedPageBreak/>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6B174F2F" w14:textId="788FB8AF" w:rsidR="00917DAB" w:rsidRPr="00917DAB" w:rsidRDefault="00917DAB" w:rsidP="00917DAB">
      <w:pPr>
        <w:pStyle w:val="Textkrper"/>
        <w:numPr>
          <w:ilvl w:val="0"/>
          <w:numId w:val="70"/>
        </w:numPr>
        <w:rPr>
          <w:ins w:id="45" w:author="Bertsch Christian (CR/ADX2.2)" w:date="2022-07-20T17:29:00Z"/>
          <w:rPrChange w:id="46" w:author="Bertsch Christian (CR/ADX2.2)" w:date="2022-07-20T17:29:00Z">
            <w:rPr>
              <w:ins w:id="47" w:author="Bertsch Christian (CR/ADX2.2)" w:date="2022-07-20T17:29:00Z"/>
              <w:b/>
            </w:rPr>
          </w:rPrChange>
        </w:rPr>
      </w:pPr>
      <w:ins w:id="48" w:author="Bertsch Christian (CR/ADX2.2)" w:date="2022-07-20T17:29:00Z">
        <w:r w:rsidRPr="00917DAB">
          <w:rPr>
            <w:b/>
            <w:bCs/>
            <w:rPrChange w:id="49" w:author="Bertsch Christian (CR/ADX2.2)" w:date="2022-07-20T17:30:00Z">
              <w:rPr/>
            </w:rPrChange>
          </w:rPr>
          <w:t>Refere</w:t>
        </w:r>
      </w:ins>
      <w:ins w:id="50" w:author="Bertsch Christian (CR/ADX2.2)" w:date="2022-08-26T16:21:00Z">
        <w:r w:rsidR="00B61437">
          <w:rPr>
            <w:b/>
            <w:bCs/>
          </w:rPr>
          <w:t>n</w:t>
        </w:r>
      </w:ins>
      <w:ins w:id="51" w:author="Bertsch Christian (CR/ADX2.2)" w:date="2022-07-20T17:29:00Z">
        <w:r w:rsidRPr="00917DAB">
          <w:rPr>
            <w:b/>
            <w:bCs/>
            <w:rPrChange w:id="52" w:author="Bertsch Christian (CR/ADX2.2)" w:date="2022-07-20T17:30:00Z">
              <w:rPr/>
            </w:rPrChange>
          </w:rPr>
          <w:t>ce FMUs</w:t>
        </w:r>
        <w:r>
          <w:br/>
        </w:r>
      </w:ins>
      <w:ins w:id="53" w:author="Bertsch Christian (CR/ADX2.2)" w:date="2022-07-20T17:30:00Z">
        <w:r>
          <w:t xml:space="preserve">A set of hand-coded FMUs for development, testing and debugging of the </w:t>
        </w:r>
      </w:ins>
      <w:ins w:id="54" w:author="Bertsch Christian (CR/ADX2.2)" w:date="2022-07-20T17:31:00Z">
        <w:r w:rsidRPr="00917DAB">
          <w:rPr>
            <w:rPrChange w:id="55" w:author="Bertsch Christian (CR/ADX2.2)" w:date="2022-07-20T17:31:00Z">
              <w:rPr>
                <w:rStyle w:val="Hyperlink"/>
              </w:rPr>
            </w:rPrChange>
          </w:rPr>
          <w:t>Functional Mock-up Interface</w:t>
        </w:r>
      </w:ins>
      <w:ins w:id="56" w:author="Bertsch Christian (CR/ADX2.2)" w:date="2022-07-20T17:30:00Z">
        <w:r>
          <w:t xml:space="preserve"> available at </w:t>
        </w:r>
      </w:ins>
      <w:ins w:id="57" w:author="Bertsch Christian (CR/ADX2.2)" w:date="2022-07-20T17:31:00Z">
        <w:r>
          <w:fldChar w:fldCharType="begin"/>
        </w:r>
        <w:r>
          <w:instrText xml:space="preserve"> HYPERLINK "https://github.com/modelica/Reference-FMUs/" </w:instrText>
        </w:r>
        <w:r>
          <w:fldChar w:fldCharType="separate"/>
        </w:r>
        <w:r w:rsidRPr="00917DAB">
          <w:rPr>
            <w:rStyle w:val="Hyperlink"/>
          </w:rPr>
          <w:t>https://github.com/modelica/Reference-FMUs/</w:t>
        </w:r>
        <w:r>
          <w:fldChar w:fldCharType="end"/>
        </w:r>
      </w:ins>
    </w:p>
    <w:p w14:paraId="3C9A41DE" w14:textId="250C7CAA" w:rsidR="00917DAB" w:rsidRDefault="00F1049A" w:rsidP="00917DAB">
      <w:pPr>
        <w:pStyle w:val="Textkrper"/>
        <w:numPr>
          <w:ilvl w:val="0"/>
          <w:numId w:val="70"/>
        </w:numPr>
      </w:pPr>
      <w:r w:rsidRPr="002F3E46">
        <w:rPr>
          <w:b/>
        </w:rPr>
        <w:t>FMU Compliance Checker</w:t>
      </w:r>
      <w:r w:rsidRPr="00F1049A">
        <w:t xml:space="preserve"> </w:t>
      </w:r>
      <w:r>
        <w:br/>
        <w:t>Free software to check whether an FMI model is compliant to the FMI standard</w:t>
      </w:r>
      <w:del w:id="58" w:author="Bertsch Christian (CR/ADX2.2)" w:date="2022-07-20T17:29:00Z">
        <w:r w:rsidDel="00917DAB">
          <w:delText>.</w:delText>
        </w:r>
      </w:del>
    </w:p>
    <w:p w14:paraId="626C2B9E" w14:textId="7C9C0D8F" w:rsidR="009047AB" w:rsidRDefault="009047AB">
      <w:pPr>
        <w:pStyle w:val="Textkrper"/>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59" w:name="_Toc448903945"/>
      <w:bookmarkStart w:id="60" w:name="_Toc450645653"/>
      <w:r w:rsidR="00E04F7A" w:rsidRPr="002F3E46">
        <w:rPr>
          <w:sz w:val="24"/>
        </w:rPr>
        <w:lastRenderedPageBreak/>
        <w:t>Contents</w:t>
      </w:r>
      <w:bookmarkStart w:id="61" w:name="_Toc240646361"/>
      <w:bookmarkStart w:id="62" w:name="_Toc247884534"/>
      <w:bookmarkStart w:id="63" w:name="_Toc471724423"/>
      <w:bookmarkStart w:id="64" w:name="_Toc471724556"/>
      <w:bookmarkStart w:id="65" w:name="_Toc471785676"/>
      <w:bookmarkStart w:id="66" w:name="_Toc497546652"/>
      <w:bookmarkStart w:id="67" w:name="_Toc497547108"/>
      <w:bookmarkStart w:id="68" w:name="_Toc153341732"/>
      <w:bookmarkEnd w:id="59"/>
      <w:bookmarkEnd w:id="60"/>
    </w:p>
    <w:p w14:paraId="1A5EB4A2" w14:textId="28E243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D55E95">
          <w:rPr>
            <w:webHidden/>
          </w:rPr>
          <w:t>9</w:t>
        </w:r>
        <w:r w:rsidR="00F57D4A">
          <w:rPr>
            <w:webHidden/>
          </w:rPr>
          <w:fldChar w:fldCharType="end"/>
        </w:r>
      </w:hyperlink>
    </w:p>
    <w:p w14:paraId="3E446CB7" w14:textId="763E24E6" w:rsidR="00F57D4A" w:rsidRDefault="009C6E6B">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D55E95">
          <w:rPr>
            <w:webHidden/>
          </w:rPr>
          <w:t>10</w:t>
        </w:r>
        <w:r w:rsidR="00F57D4A">
          <w:rPr>
            <w:webHidden/>
          </w:rPr>
          <w:fldChar w:fldCharType="end"/>
        </w:r>
      </w:hyperlink>
    </w:p>
    <w:p w14:paraId="620B755B" w14:textId="16C46D71" w:rsidR="00F57D4A" w:rsidRDefault="009C6E6B">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D55E95">
          <w:rPr>
            <w:webHidden/>
          </w:rPr>
          <w:t>13</w:t>
        </w:r>
        <w:r w:rsidR="00F57D4A">
          <w:rPr>
            <w:webHidden/>
          </w:rPr>
          <w:fldChar w:fldCharType="end"/>
        </w:r>
      </w:hyperlink>
    </w:p>
    <w:p w14:paraId="6CA20BD5" w14:textId="134D1416" w:rsidR="00F57D4A" w:rsidRDefault="009C6E6B">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D55E95">
          <w:rPr>
            <w:webHidden/>
          </w:rPr>
          <w:t>14</w:t>
        </w:r>
        <w:r w:rsidR="00F57D4A">
          <w:rPr>
            <w:webHidden/>
          </w:rPr>
          <w:fldChar w:fldCharType="end"/>
        </w:r>
      </w:hyperlink>
    </w:p>
    <w:p w14:paraId="1FACDA2D" w14:textId="4ECE5933" w:rsidR="00F57D4A" w:rsidRDefault="009C6E6B">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D55E95">
          <w:rPr>
            <w:webHidden/>
          </w:rPr>
          <w:t>14</w:t>
        </w:r>
        <w:r w:rsidR="00F57D4A">
          <w:rPr>
            <w:webHidden/>
          </w:rPr>
          <w:fldChar w:fldCharType="end"/>
        </w:r>
      </w:hyperlink>
    </w:p>
    <w:p w14:paraId="453AA420" w14:textId="1C38A078" w:rsidR="00F57D4A" w:rsidRDefault="009C6E6B">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D55E95">
          <w:rPr>
            <w:webHidden/>
          </w:rPr>
          <w:t>14</w:t>
        </w:r>
        <w:r w:rsidR="00F57D4A">
          <w:rPr>
            <w:webHidden/>
          </w:rPr>
          <w:fldChar w:fldCharType="end"/>
        </w:r>
      </w:hyperlink>
    </w:p>
    <w:p w14:paraId="75B726CE" w14:textId="5A2392F1" w:rsidR="00F57D4A" w:rsidRDefault="009C6E6B">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D55E95">
          <w:rPr>
            <w:webHidden/>
          </w:rPr>
          <w:t>16</w:t>
        </w:r>
        <w:r w:rsidR="00F57D4A">
          <w:rPr>
            <w:webHidden/>
          </w:rPr>
          <w:fldChar w:fldCharType="end"/>
        </w:r>
      </w:hyperlink>
    </w:p>
    <w:p w14:paraId="0E589C1C" w14:textId="39D3ADA5" w:rsidR="00F57D4A" w:rsidRDefault="009C6E6B">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D55E95">
          <w:rPr>
            <w:webHidden/>
          </w:rPr>
          <w:t>18</w:t>
        </w:r>
        <w:r w:rsidR="00F57D4A">
          <w:rPr>
            <w:webHidden/>
          </w:rPr>
          <w:fldChar w:fldCharType="end"/>
        </w:r>
      </w:hyperlink>
    </w:p>
    <w:p w14:paraId="7869879B" w14:textId="4A478095" w:rsidR="00F57D4A" w:rsidRDefault="009C6E6B">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D55E95">
          <w:rPr>
            <w:webHidden/>
          </w:rPr>
          <w:t>19</w:t>
        </w:r>
        <w:r w:rsidR="00F57D4A">
          <w:rPr>
            <w:webHidden/>
          </w:rPr>
          <w:fldChar w:fldCharType="end"/>
        </w:r>
      </w:hyperlink>
    </w:p>
    <w:p w14:paraId="0384304F" w14:textId="4A1D0258" w:rsidR="00F57D4A" w:rsidRDefault="009C6E6B">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D55E95">
          <w:rPr>
            <w:webHidden/>
          </w:rPr>
          <w:t>19</w:t>
        </w:r>
        <w:r w:rsidR="00F57D4A">
          <w:rPr>
            <w:webHidden/>
          </w:rPr>
          <w:fldChar w:fldCharType="end"/>
        </w:r>
      </w:hyperlink>
    </w:p>
    <w:p w14:paraId="013E08DD" w14:textId="6BC17C27" w:rsidR="00F57D4A" w:rsidRDefault="009C6E6B">
      <w:pPr>
        <w:pStyle w:val="Verzeichnis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D55E95">
          <w:rPr>
            <w:webHidden/>
          </w:rPr>
          <w:t>22</w:t>
        </w:r>
        <w:r w:rsidR="00F57D4A">
          <w:rPr>
            <w:webHidden/>
          </w:rPr>
          <w:fldChar w:fldCharType="end"/>
        </w:r>
      </w:hyperlink>
    </w:p>
    <w:p w14:paraId="43E6C8AC" w14:textId="3049B293" w:rsidR="00F57D4A" w:rsidRDefault="009C6E6B">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9C6E6B">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9C6E6B">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9C6E6B">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9C6E6B">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9C6E6B">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9C6E6B">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9C6E6B">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9C6E6B">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9C6E6B">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9C6E6B">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9C6E6B">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9C6E6B">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9C6E6B">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9C6E6B">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9C6E6B">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9C6E6B">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9C6E6B">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9C6E6B">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9C6E6B">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9C6E6B">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9C6E6B">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9C6E6B">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9C6E6B">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9C6E6B">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9C6E6B">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9C6E6B">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9C6E6B">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9C6E6B">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9C6E6B">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9C6E6B">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9C6E6B">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9C6E6B">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9C6E6B">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9C6E6B">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9C6E6B">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9C6E6B">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9C6E6B">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9C6E6B">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9C6E6B">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9C6E6B">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9C6E6B">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9C6E6B">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9C6E6B">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9C6E6B">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9C6E6B">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9C6E6B">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9C6E6B">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lastRenderedPageBreak/>
        <w:fldChar w:fldCharType="end"/>
      </w:r>
      <w:bookmarkStart w:id="69" w:name="_Toc55136478"/>
      <w:r w:rsidR="00990EFE" w:rsidRPr="0098259C">
        <w:t>Overview</w:t>
      </w:r>
      <w:bookmarkEnd w:id="61"/>
      <w:bookmarkEnd w:id="62"/>
      <w:bookmarkEnd w:id="69"/>
    </w:p>
    <w:p w14:paraId="5635EB9D" w14:textId="5E394609"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D55E95">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D55E95">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0B03C33B"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D55E95">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1"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2" w:history="1">
        <w:r w:rsidRPr="0098259C">
          <w:rPr>
            <w:rStyle w:val="Hyperlink"/>
          </w:rPr>
          <w:t>http://sax.sourceforge.net/</w:t>
        </w:r>
      </w:hyperlink>
      <w:r w:rsidRPr="0098259C">
        <w:t xml:space="preserve">, </w:t>
      </w:r>
      <w:hyperlink r:id="rId23" w:history="1">
        <w:r w:rsidRPr="0098259C">
          <w:rPr>
            <w:rStyle w:val="Hyperlink"/>
          </w:rPr>
          <w:t>http://en.wikipedia.org/wiki/Simple_API_for_</w:t>
        </w:r>
        <w:r w:rsidR="00374F39" w:rsidRPr="0098259C">
          <w:rPr>
            <w:rStyle w:val="Hyperlink"/>
          </w:rPr>
          <w:t>XML</w:t>
        </w:r>
      </w:hyperlink>
      <w:r w:rsidRPr="0098259C">
        <w:t>).</w:t>
      </w:r>
    </w:p>
    <w:p w14:paraId="648E6469" w14:textId="10A5FF95" w:rsidR="0089725E" w:rsidRPr="0098259C" w:rsidRDefault="0089725E" w:rsidP="0089725E">
      <w:pPr>
        <w:pStyle w:val="Textkrper"/>
      </w:pPr>
      <w:r w:rsidRPr="0098259C">
        <w:lastRenderedPageBreak/>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D55E95">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(.dll)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3CB6ACF6"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D55E95" w:rsidRPr="0098259C">
        <w:t xml:space="preserve">Figure </w:t>
      </w:r>
      <w:r w:rsidR="00D55E95">
        <w:rPr>
          <w:noProof/>
        </w:rPr>
        <w:t>1</w:t>
      </w:r>
      <w:r w:rsidR="00520A5E">
        <w:fldChar w:fldCharType="end"/>
      </w:r>
      <w:r w:rsidR="00520A5E">
        <w:t>:</w:t>
      </w:r>
    </w:p>
    <w:p w14:paraId="5EEDDB51" w14:textId="77777777" w:rsidR="00990EFE" w:rsidRPr="0098259C" w:rsidRDefault="009C6E6B"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4"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1135" type="#_x0000_t202" style="position:absolute;left:3663;top:3101;width:4762;height:751" filled="f" fillcolor="#bbe0e3" stroked="f">
              <v:textbox style="mso-next-textbox:#_x0000_s1135;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723036133" r:id="rId25"/>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78606E0D" w:rsidR="00990EFE" w:rsidRPr="0098259C" w:rsidRDefault="000D0261" w:rsidP="00B93F47">
      <w:pPr>
        <w:pStyle w:val="Beschriftung"/>
        <w:spacing w:before="0"/>
        <w:ind w:left="1163" w:hanging="879"/>
        <w:rPr>
          <w:b w:val="0"/>
        </w:rPr>
      </w:pPr>
      <w:bookmarkStart w:id="70" w:name="_Ref289631998"/>
      <w:bookmarkStart w:id="71" w:name="OLE_LINK5"/>
      <w:r w:rsidRPr="0098259C">
        <w:t xml:space="preserve">Figure </w:t>
      </w:r>
      <w:r w:rsidRPr="0098259C">
        <w:fldChar w:fldCharType="begin"/>
      </w:r>
      <w:r w:rsidRPr="0098259C">
        <w:instrText xml:space="preserve"> SEQ Figure \* ARABIC </w:instrText>
      </w:r>
      <w:r w:rsidRPr="0098259C">
        <w:fldChar w:fldCharType="separate"/>
      </w:r>
      <w:r w:rsidR="00D55E95">
        <w:rPr>
          <w:noProof/>
        </w:rPr>
        <w:t>1</w:t>
      </w:r>
      <w:r w:rsidRPr="0098259C">
        <w:fldChar w:fldCharType="end"/>
      </w:r>
      <w:bookmarkEnd w:id="70"/>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D55E95">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D55E95">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71"/>
    </w:p>
    <w:p w14:paraId="3478D83A" w14:textId="35762276" w:rsidR="00DE46C4" w:rsidRPr="0098259C" w:rsidRDefault="000A1398" w:rsidP="00DE46C4">
      <w:pPr>
        <w:pStyle w:val="Textkrper"/>
        <w:rPr>
          <w:rFonts w:eastAsia="MS Mincho"/>
        </w:rPr>
      </w:pPr>
      <w:bookmarkStart w:id="72" w:name="_Toc240646362"/>
      <w:bookmarkStart w:id="73" w:name="_Toc247884535"/>
      <w:bookmarkStart w:id="74"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6"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7"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75" w:name="_Toc55136479"/>
      <w:r w:rsidRPr="0098259C">
        <w:rPr>
          <w:rFonts w:eastAsia="MS Mincho"/>
        </w:rPr>
        <w:t>Properties and Guiding Ideas</w:t>
      </w:r>
      <w:bookmarkEnd w:id="72"/>
      <w:bookmarkEnd w:id="73"/>
      <w:bookmarkEnd w:id="74"/>
      <w:bookmarkEnd w:id="75"/>
    </w:p>
    <w:p w14:paraId="32D084BF" w14:textId="77777777" w:rsidR="00990EFE" w:rsidRPr="0098259C" w:rsidRDefault="00990EFE" w:rsidP="00990EFE">
      <w:pPr>
        <w:pStyle w:val="Textkrper"/>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self consistency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lastRenderedPageBreak/>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(.dll)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lastRenderedPageBreak/>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'compute_derivatives')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76" w:name="_Toc240646363"/>
      <w:bookmarkStart w:id="77" w:name="_Toc247884536"/>
      <w:r>
        <w:br w:type="page"/>
      </w:r>
    </w:p>
    <w:p w14:paraId="1C712CBD" w14:textId="77777777" w:rsidR="00990EFE" w:rsidRPr="0098259C" w:rsidRDefault="00990EFE" w:rsidP="00990EFE">
      <w:pPr>
        <w:pStyle w:val="berschrift2"/>
      </w:pPr>
      <w:bookmarkStart w:id="78" w:name="_Toc55136480"/>
      <w:r w:rsidRPr="0098259C">
        <w:lastRenderedPageBreak/>
        <w:t>Acknowledgements</w:t>
      </w:r>
      <w:bookmarkEnd w:id="76"/>
      <w:bookmarkEnd w:id="77"/>
      <w:bookmarkEnd w:id="78"/>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8"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r w:rsidRPr="0098259C">
        <w:t>QTronic</w:t>
      </w:r>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Förderkennzeichen: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assault Systèmes</w:t>
      </w:r>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9"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DLR, ITI GmbH, QTronic GmbH and SIMPACK AG thank BMBF for partial funding of this work within MODRIO (BMBF Förderkennzeichen: 01IS12022E).</w:t>
      </w:r>
    </w:p>
    <w:p w14:paraId="5A9C66AB" w14:textId="040ABFFB" w:rsidR="007B0F62" w:rsidRPr="0098259C" w:rsidRDefault="007B0F62" w:rsidP="006E60E6">
      <w:pPr>
        <w:pStyle w:val="BulletItemFirst"/>
        <w:numPr>
          <w:ilvl w:val="0"/>
          <w:numId w:val="58"/>
        </w:numPr>
        <w:spacing w:before="120"/>
      </w:pPr>
      <w:r w:rsidRPr="0098259C">
        <w:t>D</w:t>
      </w:r>
      <w:r>
        <w:t>assault Systèmes</w:t>
      </w:r>
      <w:r w:rsidRPr="0098259C">
        <w:t xml:space="preserve"> </w:t>
      </w:r>
      <w:r w:rsidR="0058564A">
        <w:t>(Sweden)</w:t>
      </w:r>
      <w:r>
        <w:t>, Linköping University and Modelon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79" w:name="_Ref289418462"/>
      <w:bookmarkStart w:id="80" w:name="_Toc55136481"/>
      <w:bookmarkStart w:id="81" w:name="_Ref240515678"/>
      <w:bookmarkStart w:id="82" w:name="_Ref240515685"/>
      <w:bookmarkStart w:id="83" w:name="_Toc240646364"/>
      <w:bookmarkStart w:id="84" w:name="_Toc247884537"/>
      <w:r w:rsidRPr="0098259C">
        <w:t>F</w:t>
      </w:r>
      <w:r w:rsidR="00592436" w:rsidRPr="0098259C">
        <w:t>MI Common Concepts</w:t>
      </w:r>
      <w:bookmarkEnd w:id="79"/>
      <w:r w:rsidR="00564CCD" w:rsidRPr="0098259C">
        <w:t xml:space="preserve"> for Model Exchange and Co-Simulation</w:t>
      </w:r>
      <w:bookmarkEnd w:id="80"/>
    </w:p>
    <w:p w14:paraId="2F170CC2" w14:textId="2DF1F90F"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D55E95">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D55E95">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85" w:name="_Ref288030525"/>
      <w:bookmarkStart w:id="86" w:name="_Ref289411602"/>
      <w:bookmarkStart w:id="87" w:name="_Toc55136482"/>
      <w:r w:rsidRPr="0098259C">
        <w:t xml:space="preserve">FMI </w:t>
      </w:r>
      <w:bookmarkEnd w:id="85"/>
      <w:r w:rsidRPr="0098259C">
        <w:t>Application Programming Interface</w:t>
      </w:r>
      <w:bookmarkEnd w:id="86"/>
      <w:bookmarkEnd w:id="87"/>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7F9853D6"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r w:rsidR="00272754">
        <w:t>thread-</w:t>
      </w:r>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D55E95">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D55E95">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If an FMI function changes for example the floating point control word of the CPU, it must restore the previous value before return of the function. For x86 CPUs, the floating point control word is set using the fldcw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88" w:name="_Ref289261358"/>
      <w:bookmarkStart w:id="89" w:name="_Toc55136483"/>
      <w:r w:rsidRPr="0098259C">
        <w:t>Header Files and Naming of Functions</w:t>
      </w:r>
      <w:bookmarkEnd w:id="88"/>
      <w:bookmarkEnd w:id="89"/>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39306D88"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5CA9063E"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6BE0AF40"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 xml:space="preserve">as the `modelIdentifier` attribute defined in </w:t>
      </w:r>
      <w:r w:rsidR="005B2B01" w:rsidRPr="007671F4">
        <w:rPr>
          <w:rStyle w:val="CODE"/>
        </w:rPr>
        <w:t>&lt;fmiModelDescription&gt;&lt;ModelExchange&gt;</w:t>
      </w:r>
      <w:r w:rsidR="005B2B01" w:rsidRPr="005B2B01">
        <w:t xml:space="preserve"> or </w:t>
      </w:r>
      <w:r w:rsidR="005B2B01" w:rsidRPr="007671F4">
        <w:rPr>
          <w:rStyle w:val="CODE"/>
        </w:rPr>
        <w:t>&lt;fmiModelDescription&gt;&lt;CoSimulation&gt;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D55E95">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D55E95">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follwed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MyModel</w:t>
      </w:r>
      <w:r w:rsidR="00354112" w:rsidRPr="0098259C">
        <w:rPr>
          <w:noProof w:val="0"/>
        </w:rPr>
        <w:t>_</w:t>
      </w:r>
    </w:p>
    <w:p w14:paraId="4AC16636" w14:textId="3A5554D8" w:rsidR="00656E44" w:rsidRPr="0098259C" w:rsidRDefault="00656E44" w:rsidP="00656E44">
      <w:pPr>
        <w:pStyle w:val="CODE1"/>
        <w:rPr>
          <w:noProof w:val="0"/>
        </w:rPr>
      </w:pPr>
      <w:bookmarkStart w:id="90"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90"/>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DLL/SharedObject</w:t>
      </w:r>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libMyModel.a on Linux</w:t>
      </w:r>
      <w:r>
        <w:t>;</w:t>
      </w:r>
      <w:r w:rsidR="00A27150" w:rsidRPr="0098259C">
        <w:t xml:space="preserve"> </w:t>
      </w:r>
      <w:r w:rsidR="00D73B94" w:rsidRPr="0098259C">
        <w:t>in other words</w:t>
      </w:r>
      <w:r w:rsidR="00A27150" w:rsidRPr="0098259C">
        <w:t xml:space="preserve"> the “</w:t>
      </w:r>
      <w:r w:rsidR="00DC16DA" w:rsidRPr="0098259C">
        <w:rPr>
          <w:rStyle w:val="CODE"/>
        </w:rPr>
        <w:t>modelIdentifier</w:t>
      </w:r>
      <w:r w:rsidR="00A27150" w:rsidRPr="0098259C">
        <w:t>” attribute is used as library name.</w:t>
      </w:r>
    </w:p>
    <w:p w14:paraId="1D80C942" w14:textId="5B691337"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DLL/SharedObject</w:t>
      </w:r>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ins w:id="91" w:author="Bertsch Christian (CR/ADX2.2)" w:date="2022-06-07T20:32:00Z">
        <w:r w:rsidR="001707BF" w:rsidRPr="001707BF">
          <w:rPr>
            <w:rStyle w:val="berschrift1Zchn"/>
          </w:rPr>
          <w:t xml:space="preserve"> </w:t>
        </w:r>
      </w:ins>
      <w:ins w:id="92" w:author="Bertsch Christian (CR/ADX2.2)" w:date="2022-07-20T21:08:00Z">
        <w:r w:rsidR="001B4A5F">
          <w:rPr>
            <w:rStyle w:val="berschrift1Zchn"/>
          </w:rPr>
          <w:br/>
        </w:r>
        <w:r w:rsidR="001B4A5F" w:rsidRPr="001B4A5F">
          <w:rPr>
            <w:rStyle w:val="blob-code-inner"/>
            <w:i/>
            <w:iCs/>
            <w:rPrChange w:id="93" w:author="Bertsch Christian (CR/ADX2.2)" w:date="2022-07-20T21:09:00Z">
              <w:rPr>
                <w:rStyle w:val="blob-code-inner"/>
              </w:rPr>
            </w:rPrChange>
          </w:rPr>
          <w:t>[New in FMI 2.0.4</w:t>
        </w:r>
      </w:ins>
      <w:ins w:id="94" w:author="Bertsch Christian (CR/ADX2.2)" w:date="2022-07-20T21:09:00Z">
        <w:r w:rsidR="001B4A5F" w:rsidRPr="001B4A5F">
          <w:rPr>
            <w:rStyle w:val="blob-code-inner"/>
            <w:i/>
            <w:iCs/>
            <w:rPrChange w:id="95" w:author="Bertsch Christian (CR/ADX2.2)" w:date="2022-07-20T21:09:00Z">
              <w:rPr>
                <w:rStyle w:val="blob-code-inner"/>
              </w:rPr>
            </w:rPrChange>
          </w:rPr>
          <w:t>:</w:t>
        </w:r>
      </w:ins>
      <w:ins w:id="96" w:author="Bertsch Christian (CR/ADX2.2)" w:date="2022-07-20T21:08:00Z">
        <w:r w:rsidR="001B4A5F" w:rsidRPr="001B4A5F">
          <w:rPr>
            <w:rStyle w:val="blob-code-inner"/>
            <w:i/>
            <w:iCs/>
            <w:rPrChange w:id="97" w:author="Bertsch Christian (CR/ADX2.2)" w:date="2022-07-20T21:09:00Z">
              <w:rPr>
                <w:rStyle w:val="blob-code-inner"/>
              </w:rPr>
            </w:rPrChange>
          </w:rPr>
          <w:t>]</w:t>
        </w:r>
      </w:ins>
      <w:ins w:id="98" w:author="Bertsch Christian (CR/ADX2.2)" w:date="2022-07-20T21:09:00Z">
        <w:r w:rsidR="001B4A5F">
          <w:rPr>
            <w:rStyle w:val="blob-code-inner"/>
            <w:i/>
            <w:iCs/>
          </w:rPr>
          <w:t xml:space="preserve"> </w:t>
        </w:r>
      </w:ins>
      <w:ins w:id="99" w:author="Bertsch Christian (CR/ADX2.2)" w:date="2022-07-20T21:08:00Z">
        <w:r w:rsidR="001B4A5F">
          <w:rPr>
            <w:rStyle w:val="blob-code-inner"/>
          </w:rPr>
          <w:t>U</w:t>
        </w:r>
      </w:ins>
      <w:ins w:id="100" w:author="Bertsch Christian (CR/ADX2.2)" w:date="2022-06-07T20:32:00Z">
        <w:r w:rsidR="001707BF">
          <w:rPr>
            <w:rStyle w:val="blob-code-inner"/>
          </w:rPr>
          <w:t xml:space="preserve">sing the standard-supplied version of </w:t>
        </w:r>
      </w:ins>
      <w:ins w:id="101" w:author="Bertsch Christian (CR/ADX2.2)" w:date="2022-06-07T20:33:00Z">
        <w:r w:rsidR="001707BF">
          <w:rPr>
            <w:rStyle w:val="CODE"/>
          </w:rPr>
          <w:t>“fmi2Functions.h”,</w:t>
        </w:r>
      </w:ins>
      <w:ins w:id="102" w:author="Bertsch Christian (CR/ADX2.2)" w:date="2022-06-07T20:32:00Z">
        <w:r w:rsidR="001707BF">
          <w:rPr>
            <w:rStyle w:val="blob-code-inner"/>
          </w:rPr>
          <w:t xml:space="preserve"> the same effect can be achieved by defining the </w:t>
        </w:r>
      </w:ins>
      <w:ins w:id="103" w:author="Bertsch Christian (CR/ADX2.2)" w:date="2022-06-07T20:33:00Z">
        <w:r w:rsidR="001707BF">
          <w:rPr>
            <w:rStyle w:val="CODE"/>
          </w:rPr>
          <w:t>“</w:t>
        </w:r>
      </w:ins>
      <w:ins w:id="104" w:author="Bertsch Christian (CR/ADX2.2)" w:date="2022-06-07T20:32:00Z">
        <w:r w:rsidR="001707BF" w:rsidRPr="001707BF">
          <w:rPr>
            <w:rStyle w:val="blob-code-inner"/>
            <w:rFonts w:ascii="Courier New" w:hAnsi="Courier New" w:cs="Courier New"/>
            <w:rPrChange w:id="105" w:author="Bertsch Christian (CR/ADX2.2)" w:date="2022-06-07T20:34:00Z">
              <w:rPr>
                <w:rStyle w:val="blob-code-inner"/>
              </w:rPr>
            </w:rPrChange>
          </w:rPr>
          <w:t>FMI2_OVERRIDE_FUNCTION_PREFIX</w:t>
        </w:r>
      </w:ins>
      <w:ins w:id="106" w:author="Bertsch Christian (CR/ADX2.2)" w:date="2022-06-07T20:34:00Z">
        <w:r w:rsidR="001707BF">
          <w:rPr>
            <w:rStyle w:val="CODE"/>
          </w:rPr>
          <w:t>“</w:t>
        </w:r>
      </w:ins>
      <w:ins w:id="107" w:author="Bertsch Christian (CR/ADX2.2)" w:date="2022-06-07T20:32:00Z">
        <w:r w:rsidR="001707BF">
          <w:rPr>
            <w:rStyle w:val="blob-code-inner"/>
          </w:rPr>
          <w:t xml:space="preserve"> precompiler macro prior to the inclusion of the `fmi2Functions.h` header, for example using precompiler command-line flags.</w:t>
        </w:r>
      </w:ins>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in other words</w:t>
      </w:r>
      <w:r w:rsidR="00C0573A" w:rsidRPr="0098259C">
        <w:t xml:space="preserve"> the “</w:t>
      </w:r>
      <w:r w:rsidR="00DC16DA" w:rsidRPr="0098259C">
        <w:rPr>
          <w:rStyle w:val="CODE"/>
        </w:rPr>
        <w:t>modelIdentifier</w:t>
      </w:r>
      <w:r w:rsidR="00C0573A" w:rsidRPr="0098259C">
        <w:t>” attribute is used as library name.</w:t>
      </w:r>
    </w:p>
    <w:p w14:paraId="70B5A5F7" w14:textId="6DDE8969" w:rsidR="002358C2" w:rsidRDefault="002358C2" w:rsidP="00656E44">
      <w:pPr>
        <w:pStyle w:val="Textkrper"/>
      </w:pPr>
      <w:r>
        <w:t>[</w:t>
      </w:r>
      <w:r w:rsidRPr="003B0888">
        <w:rPr>
          <w:i/>
        </w:rPr>
        <w:t>An FMU can be optionally shipped so that it basically contains only the communication to another tool (</w:t>
      </w:r>
      <w:r w:rsidRPr="00D2781E">
        <w:rPr>
          <w:rFonts w:ascii="Courier New" w:hAnsi="Courier New" w:cs="Courier New"/>
          <w:i/>
          <w:sz w:val="19"/>
          <w:szCs w:val="19"/>
        </w:rPr>
        <w:t>needsExecutionTool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D55E95">
        <w:rPr>
          <w:i/>
        </w:rPr>
        <w:t>4.3.1</w:t>
      </w:r>
      <w:r w:rsidRPr="002358C2">
        <w:rPr>
          <w:i/>
          <w:highlight w:val="yellow"/>
        </w:rPr>
        <w:fldChar w:fldCharType="end"/>
      </w:r>
      <w:r w:rsidRPr="003B0888">
        <w:rPr>
          <w:i/>
        </w:rPr>
        <w:t>). This is particularily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r w:rsidRPr="0098259C">
        <w:rPr>
          <w:rStyle w:val="CODE"/>
        </w:rPr>
        <w:t>modelIdentifier</w:t>
      </w:r>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modelName = “A.B.C“, then </w:t>
      </w:r>
      <w:r w:rsidR="009115F0" w:rsidRPr="00D2781E">
        <w:rPr>
          <w:rFonts w:ascii="Courier New" w:hAnsi="Courier New" w:cs="Courier New"/>
          <w:i/>
          <w:sz w:val="19"/>
          <w:szCs w:val="19"/>
        </w:rPr>
        <w:t>modelIdentifier</w:t>
      </w:r>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r w:rsidR="009115F0" w:rsidRPr="0098259C">
        <w:rPr>
          <w:rStyle w:val="CODE"/>
        </w:rPr>
        <w:t>modelIdentifier</w:t>
      </w:r>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0"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108" w:name="_Ref289633171"/>
      <w:bookmarkStart w:id="109"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108"/>
      <w:bookmarkEnd w:id="109"/>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7D73AF1C"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mapping of valueReferences</w:t>
            </w:r>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D55E95">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74A2FEA7"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D55E95">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08DD7347"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D55E95">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110" w:name="_Ref289242802"/>
      <w:bookmarkStart w:id="111" w:name="_Toc55136485"/>
      <w:r w:rsidRPr="0098259C">
        <w:t>Status Returned by Functions</w:t>
      </w:r>
      <w:bookmarkEnd w:id="110"/>
      <w:bookmarkEnd w:id="111"/>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r w:rsidRPr="0098259C">
              <w:rPr>
                <w:rStyle w:val="CODE"/>
                <w:b/>
              </w:rPr>
              <w:t>enum</w:t>
            </w: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r w:rsidR="003F58B3">
              <w:t xml:space="preserve">ModelExchange: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r w:rsidR="003F58B3" w:rsidRPr="003200BB">
              <w:rPr>
                <w:rStyle w:val="CODE"/>
                <w:rFonts w:ascii="Arial" w:hAnsi="Arial" w:cs="Arial"/>
                <w:sz w:val="20"/>
                <w:szCs w:val="20"/>
              </w:rPr>
              <w:t>CoSimulation:</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fmiGetXXXStatus</w:t>
            </w:r>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r w:rsidR="00DF063F" w:rsidRPr="0098259C">
              <w:rPr>
                <w:rStyle w:val="CODE"/>
              </w:rPr>
              <w:t>loggingOn</w:t>
            </w:r>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r w:rsidR="00781141" w:rsidRPr="002F3E46">
              <w:rPr>
                <w:rStyle w:val="CODE"/>
              </w:rPr>
              <w:t>canGetAndSetFMUstate</w:t>
            </w:r>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unotenzeichen"/>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For example, due to a run-time exception such as access violation or integer division by zero during the execution of an fmi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28B84075"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D55E95">
              <w:t>4.2.3</w:t>
            </w:r>
            <w:r w:rsidR="00546BF2">
              <w:fldChar w:fldCharType="end"/>
            </w:r>
            <w:r w:rsidR="00512E08" w:rsidRPr="0098259C">
              <w:t>).</w:t>
            </w:r>
          </w:p>
        </w:tc>
      </w:tr>
    </w:tbl>
    <w:p w14:paraId="38262163" w14:textId="77777777" w:rsidR="003D0107" w:rsidRPr="0098259C" w:rsidRDefault="003D0107" w:rsidP="00FF0916">
      <w:pPr>
        <w:pStyle w:val="berschrift3"/>
      </w:pPr>
      <w:bookmarkStart w:id="112" w:name="_Ref289256130"/>
      <w:bookmarkStart w:id="113" w:name="_Toc55136486"/>
      <w:r w:rsidRPr="0098259C">
        <w:t>Inquire Platform and Version Number of Header Files</w:t>
      </w:r>
      <w:bookmarkEnd w:id="112"/>
      <w:bookmarkEnd w:id="113"/>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r w:rsidRPr="0098259C">
              <w:rPr>
                <w:rStyle w:val="CODE"/>
              </w:rPr>
              <w:t>fmiVersion</w:t>
            </w:r>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114" w:name="_Ref289413928"/>
      <w:bookmarkStart w:id="115" w:name="_Ref289414283"/>
      <w:bookmarkStart w:id="116"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114"/>
      <w:bookmarkEnd w:id="115"/>
      <w:bookmarkEnd w:id="116"/>
    </w:p>
    <w:p w14:paraId="7CA0884B" w14:textId="77777777" w:rsidR="0043791A" w:rsidRPr="0098259C" w:rsidRDefault="0043791A" w:rsidP="0043791A">
      <w:pPr>
        <w:pStyle w:val="Textkrper"/>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r w:rsidR="0043791A" w:rsidRPr="0098259C">
              <w:rPr>
                <w:rStyle w:val="CODE"/>
                <w:rFonts w:cs="Courier New"/>
              </w:rPr>
              <w:t>instanceName</w:t>
            </w:r>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Type    fmuType,</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r w:rsidR="005F5F93" w:rsidRPr="0098259C">
              <w:rPr>
                <w:rStyle w:val="CODE"/>
                <w:rFonts w:cs="Courier New"/>
              </w:rPr>
              <w:t>fmu</w:t>
            </w:r>
            <w:r w:rsidR="0043791A" w:rsidRPr="0098259C">
              <w:rPr>
                <w:rStyle w:val="CODE"/>
                <w:rFonts w:cs="Courier New"/>
              </w:rPr>
              <w:t>GUID</w:t>
            </w:r>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r w:rsidRPr="0098259C">
              <w:rPr>
                <w:rStyle w:val="CODE"/>
              </w:rPr>
              <w:t>fmuResourceLocation,</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r w:rsidRPr="0098259C">
              <w:rPr>
                <w:rStyle w:val="CODE"/>
              </w:rPr>
              <w:t>loggingOn</w:t>
            </w:r>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r w:rsidRPr="00512046">
              <w:rPr>
                <w:rStyle w:val="CODE"/>
                <w:rFonts w:eastAsia="StarSymbol" w:cs="Courier New"/>
                <w:b/>
              </w:rPr>
              <w:t>enum</w:t>
            </w: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r w:rsidR="006A1530" w:rsidRPr="0098259C">
              <w:rPr>
                <w:rStyle w:val="CODE"/>
              </w:rPr>
              <w:t>canBeInstantiatedOnlyOncePerProcess = false</w:t>
            </w:r>
            <w:r w:rsidR="006A1530">
              <w:t>).</w:t>
            </w:r>
          </w:p>
          <w:p w14:paraId="2EBBE80A" w14:textId="23EAB77B" w:rsidR="0043791A" w:rsidRPr="0098259C" w:rsidRDefault="0043791A" w:rsidP="005A1732">
            <w:pPr>
              <w:pStyle w:val="Textkrper-Tabelle"/>
              <w:spacing w:before="120"/>
              <w:ind w:left="23"/>
            </w:pPr>
            <w:r w:rsidRPr="0098259C">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t xml:space="preserve">Argument </w:t>
            </w:r>
            <w:r w:rsidRPr="0098259C">
              <w:rPr>
                <w:rStyle w:val="CODE"/>
                <w:rFonts w:eastAsia="StarSymbol"/>
              </w:rPr>
              <w:t>instanceName</w:t>
            </w:r>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instanceName attribute </w:t>
            </w:r>
            <w:r w:rsidR="00C95A9B" w:rsidRPr="0098259C">
              <w:rPr>
                <w:rStyle w:val="CODE"/>
                <w:i/>
              </w:rPr>
              <w:t>modelName</w:t>
            </w:r>
            <w:r w:rsidR="00C95A9B" w:rsidRPr="0098259C">
              <w:rPr>
                <w:i/>
              </w:rPr>
              <w:t xml:space="preserve"> or </w:t>
            </w:r>
            <w:r w:rsidR="005A1732">
              <w:rPr>
                <w:i/>
              </w:rPr>
              <w:t>&lt;</w:t>
            </w:r>
            <w:r w:rsidR="005A1732">
              <w:rPr>
                <w:rStyle w:val="CODE"/>
                <w:i/>
              </w:rPr>
              <w:t>M</w:t>
            </w:r>
            <w:r w:rsidR="00C95A9B" w:rsidRPr="0098259C">
              <w:rPr>
                <w:rStyle w:val="CODE"/>
                <w:i/>
              </w:rPr>
              <w:t>odelExchange/CoSimulation</w:t>
            </w:r>
            <w:r w:rsidR="005A1732">
              <w:rPr>
                <w:rStyle w:val="CODE"/>
                <w:i/>
              </w:rPr>
              <w:t xml:space="preserve"> </w:t>
            </w:r>
            <w:r w:rsidR="00C95A9B" w:rsidRPr="0098259C">
              <w:rPr>
                <w:rStyle w:val="CODE"/>
                <w:i/>
              </w:rPr>
              <w:t>modelIdentifier</w:t>
            </w:r>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r w:rsidR="00C95A9B" w:rsidRPr="0098259C">
              <w:rPr>
                <w:rStyle w:val="CODE"/>
                <w:i/>
              </w:rPr>
              <w:t>fmiModelDescription</w:t>
            </w:r>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r w:rsidRPr="0098259C">
              <w:rPr>
                <w:rStyle w:val="CODE"/>
                <w:rFonts w:eastAsia="StarSymbol"/>
              </w:rPr>
              <w:t>fmu</w:t>
            </w:r>
            <w:r>
              <w:rPr>
                <w:rStyle w:val="CODE"/>
                <w:rFonts w:eastAsia="StarSymbol"/>
              </w:rPr>
              <w:t>Type</w:t>
            </w:r>
            <w:r w:rsidRPr="0098259C">
              <w:t xml:space="preserve"> </w:t>
            </w:r>
            <w:r>
              <w:t>defines the type of the FMU:</w:t>
            </w:r>
          </w:p>
          <w:p w14:paraId="78A47235" w14:textId="35E7CF2B"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D55E95">
              <w:t>3</w:t>
            </w:r>
            <w:r>
              <w:fldChar w:fldCharType="end"/>
            </w:r>
            <w:r>
              <w:t>).</w:t>
            </w:r>
          </w:p>
          <w:p w14:paraId="57BE4CB2" w14:textId="374AD8B4"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D55E95">
              <w:t>4</w:t>
            </w:r>
            <w:r>
              <w:fldChar w:fldCharType="end"/>
            </w:r>
            <w:r>
              <w:t>).</w:t>
            </w:r>
          </w:p>
          <w:p w14:paraId="3A9122CE" w14:textId="4368A73C" w:rsidR="0043791A" w:rsidRPr="0098259C" w:rsidRDefault="0043791A" w:rsidP="00E96FCF">
            <w:pPr>
              <w:pStyle w:val="Textkrper-Tabelle"/>
              <w:spacing w:before="120"/>
              <w:ind w:left="23"/>
            </w:pPr>
            <w:r w:rsidRPr="0098259C">
              <w:t xml:space="preserve">Argument </w:t>
            </w:r>
            <w:r w:rsidRPr="0098259C">
              <w:rPr>
                <w:rStyle w:val="CODE"/>
                <w:rFonts w:eastAsia="StarSymbol"/>
              </w:rPr>
              <w:t>fmuGUID</w:t>
            </w:r>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D55E95">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“guid”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D55E95">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r w:rsidRPr="0098259C">
              <w:rPr>
                <w:rStyle w:val="CODE"/>
                <w:rFonts w:eastAsia="StarSymbol"/>
              </w:rPr>
              <w:t>fmuGUID</w:t>
            </w:r>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r w:rsidR="00705843">
              <w:t>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r w:rsidRPr="0098259C">
              <w:rPr>
                <w:rStyle w:val="CODE"/>
                <w:rFonts w:eastAsia="StarSymbol"/>
              </w:rPr>
              <w:t>fmuResourceLocation</w:t>
            </w:r>
            <w:r w:rsidRPr="0098259C">
              <w:t xml:space="preserve"> is a URI according to the </w:t>
            </w:r>
            <w:hyperlink r:id="rId31"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C:\temp\MyFMU</w:t>
            </w:r>
            <w:r w:rsidRPr="0098259C">
              <w:rPr>
                <w:i/>
              </w:rPr>
              <w:t xml:space="preserve">”, </w:t>
            </w:r>
            <w:r w:rsidRPr="00D2781E">
              <w:rPr>
                <w:rStyle w:val="CODE"/>
                <w:rFonts w:eastAsia="StarSymbol"/>
                <w:spacing w:val="0"/>
                <w:szCs w:val="21"/>
                <w:lang w:eastAsia="en-US"/>
              </w:rPr>
              <w:t xml:space="preserve">then fmuResourceLocation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r w:rsidRPr="0098259C">
              <w:rPr>
                <w:rStyle w:val="CODE"/>
                <w:rFonts w:eastAsia="StarSymbol"/>
              </w:rPr>
              <w:t>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r w:rsidR="00EC508A" w:rsidRPr="002F3E46">
              <w:rPr>
                <w:rStyle w:val="CODE"/>
                <w:rFonts w:eastAsia="StarSymbol"/>
              </w:rPr>
              <w:t>L</w:t>
            </w:r>
            <w:r w:rsidR="00E53A5D" w:rsidRPr="002F3E46">
              <w:rPr>
                <w:rStyle w:val="CODE"/>
                <w:rFonts w:eastAsia="StarSymbol"/>
              </w:rPr>
              <w:t>ogCategories</w:t>
            </w:r>
            <w:r w:rsidR="00E53A5D">
              <w:rPr>
                <w:i/>
              </w:rPr>
              <w:t xml:space="preserve"> </w:t>
            </w:r>
            <w:r w:rsidR="004A3693">
              <w:rPr>
                <w:i/>
              </w:rPr>
              <w:t xml:space="preserve">which are useful for debugging </w:t>
            </w:r>
            <w:r w:rsidR="00E53A5D">
              <w:rPr>
                <w:i/>
              </w:rPr>
              <w:t xml:space="preserve">according to this argument. Which </w:t>
            </w:r>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r w:rsidR="00CA675C" w:rsidRPr="0098259C">
              <w:rPr>
                <w:rStyle w:val="CODE"/>
                <w:rFonts w:eastAsia="StarSymbol"/>
              </w:rPr>
              <w:t>componentEnvironment,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String instanceName,</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(*allocateMemory)(</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nobj, </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(*freeMemory)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(*stepFinished)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componentEnvironment,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ComponentEnvironment componentEnvironment;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 xml:space="preserve">Additionally, a pointer to the environment is provided (componentEnvironment) that needs to be passed to the “logger” function, in order that the logger function can utilize data from the environment, such as mapping a </w:t>
            </w:r>
            <w:r w:rsidR="00CA675C" w:rsidRPr="0098259C">
              <w:rPr>
                <w:rStyle w:val="CODE"/>
              </w:rPr>
              <w:t>valueReference</w:t>
            </w:r>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r w:rsidR="00672741" w:rsidRPr="0053248D">
              <w:rPr>
                <w:rStyle w:val="CODE"/>
              </w:rPr>
              <w:t>componentEnvironment</w:t>
            </w:r>
            <w:r w:rsidR="00CA675C" w:rsidRPr="0098259C">
              <w:t>.</w:t>
            </w:r>
            <w:r w:rsidR="00672741" w:rsidRPr="0098259C">
              <w:t xml:space="preserve"> Argument </w:t>
            </w:r>
            <w:r w:rsidR="00672741" w:rsidRPr="0053248D">
              <w:rPr>
                <w:rStyle w:val="CODE"/>
              </w:rPr>
              <w:t>componentEnvironment</w:t>
            </w:r>
            <w:r w:rsidR="00672741" w:rsidRPr="0098259C">
              <w:t xml:space="preserve"> may be a null pointer.</w:t>
            </w:r>
            <w:r w:rsidR="003E1D26" w:rsidRPr="0098259C">
              <w:br/>
              <w:t xml:space="preserve">The </w:t>
            </w:r>
            <w:r w:rsidR="003E1D26" w:rsidRPr="0053248D">
              <w:rPr>
                <w:rStyle w:val="CODE"/>
              </w:rPr>
              <w:t>componentEnvironment</w:t>
            </w:r>
            <w:r w:rsidR="003E1D26" w:rsidRPr="0098259C">
              <w:t xml:space="preserve"> pointer is also passed to the </w:t>
            </w:r>
            <w:r w:rsidR="003E1D26" w:rsidRPr="0098259C">
              <w:rPr>
                <w:rStyle w:val="CODE"/>
              </w:rPr>
              <w:t>stepFinished(..)</w:t>
            </w:r>
            <w:r w:rsidR="003E1D26" w:rsidRPr="0098259C">
              <w:t xml:space="preserve"> function in order that the environment can provide an efficient way to identify the slave that called </w:t>
            </w:r>
            <w:r w:rsidR="003E1D26" w:rsidRPr="0098259C">
              <w:rPr>
                <w:rStyle w:val="CODE"/>
              </w:rPr>
              <w:t>stepFinished(..)</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7C05CC19" w:rsidR="003D3D9B" w:rsidRDefault="003D3D9B" w:rsidP="00865E89">
            <w:pPr>
              <w:pStyle w:val="Textkrper-Tabelle"/>
              <w:ind w:left="23" w:firstLine="357"/>
            </w:pPr>
          </w:p>
          <w:p w14:paraId="571115C3" w14:textId="77777777" w:rsidR="003D3D9B" w:rsidRDefault="003D3D9B" w:rsidP="003D3D9B">
            <w:pPr>
              <w:pStyle w:val="Textkrper-Tabelle"/>
            </w:pPr>
            <w:r>
              <w:t xml:space="preserve">Pointer to a function that is called by the FMU [usually if an </w:t>
            </w:r>
            <w:r w:rsidRPr="009E5B13">
              <w:rPr>
                <w:rStyle w:val="CODE"/>
              </w:rPr>
              <w:t>fmi2XXX</w:t>
            </w:r>
            <w:r>
              <w:t xml:space="preserve"> function, does not </w:t>
            </w:r>
          </w:p>
          <w:p w14:paraId="457CBA1F" w14:textId="77777777" w:rsidR="003D3D9B" w:rsidRDefault="003D3D9B" w:rsidP="003D3D9B">
            <w:pPr>
              <w:pStyle w:val="Textkrper-Tabelle"/>
            </w:pPr>
            <w:r>
              <w:t xml:space="preserve">behave as desired]. If </w:t>
            </w:r>
            <w:r w:rsidRPr="003D3D9B">
              <w:t>“</w:t>
            </w:r>
            <w:r w:rsidRPr="009E5B13">
              <w:rPr>
                <w:rStyle w:val="CODE"/>
              </w:rPr>
              <w:t>status = fmi2OK</w:t>
            </w:r>
            <w:r>
              <w:t xml:space="preserve">”, the message is a pure information message. </w:t>
            </w:r>
          </w:p>
          <w:p w14:paraId="5CFD20C2" w14:textId="77777777" w:rsidR="003D3D9B" w:rsidRDefault="003D3D9B" w:rsidP="003D3D9B">
            <w:pPr>
              <w:pStyle w:val="Textkrper-Tabelle"/>
            </w:pPr>
            <w:r>
              <w:t>“</w:t>
            </w:r>
            <w:r w:rsidRPr="009E5B13">
              <w:rPr>
                <w:rStyle w:val="CODE"/>
              </w:rPr>
              <w:t>instanceName</w:t>
            </w:r>
            <w:r>
              <w:t>” is the name of the FMU instance that calls this function. “</w:t>
            </w:r>
            <w:r w:rsidRPr="009E5B13">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77777777" w:rsidR="003D3D9B" w:rsidRDefault="003D3D9B" w:rsidP="003D3D9B">
            <w:pPr>
              <w:pStyle w:val="Textkrper-Tabelle"/>
            </w:pPr>
            <w:r>
              <w:t>The allowed values for “</w:t>
            </w:r>
            <w:r w:rsidRPr="009E5B13">
              <w:rPr>
                <w:rStyle w:val="CODE"/>
              </w:rPr>
              <w:t>category</w:t>
            </w:r>
            <w:r>
              <w:t xml:space="preserve">” are defined in the modelDescription.xml file via the </w:t>
            </w:r>
          </w:p>
          <w:p w14:paraId="66664EDC" w14:textId="77777777" w:rsidR="003D3D9B" w:rsidRDefault="003D3D9B" w:rsidP="003D3D9B">
            <w:pPr>
              <w:pStyle w:val="Textkrper-Tabelle"/>
            </w:pPr>
            <w:r>
              <w:t>element “</w:t>
            </w:r>
            <w:r w:rsidRPr="009E5B13">
              <w:rPr>
                <w:rStyle w:val="CODE"/>
              </w:rPr>
              <w:t>&lt;fmiModelDescription&gt;&lt;LogCategories&gt;</w:t>
            </w:r>
            <w:r w:rsidRPr="003D3D9B">
              <w:t xml:space="preserve">”, </w:t>
            </w:r>
            <w:r>
              <w:t>see section 2.2.4. “</w:t>
            </w:r>
            <w:r w:rsidRPr="009E5B13">
              <w:rPr>
                <w:rStyle w:val="CODE"/>
              </w:rPr>
              <w:t>logger</w:t>
            </w:r>
            <w:r>
              <w:t xml:space="preserve">” should </w:t>
            </w:r>
          </w:p>
          <w:p w14:paraId="7DEC352B" w14:textId="77777777" w:rsidR="003D3D9B" w:rsidRDefault="003D3D9B" w:rsidP="003D3D9B">
            <w:pPr>
              <w:pStyle w:val="Textkrper-Tabelle"/>
            </w:pPr>
            <w:r>
              <w:t xml:space="preserve">only be called for log categories that were enabled by a call to fmi2SetDebugLogging (see </w:t>
            </w:r>
          </w:p>
          <w:p w14:paraId="69C0BE5C" w14:textId="77777777" w:rsidR="003D3D9B" w:rsidRDefault="003D3D9B" w:rsidP="003D3D9B">
            <w:pPr>
              <w:pStyle w:val="Textkrper-Tabelle"/>
            </w:pPr>
            <w:r>
              <w:t>below) or via “</w:t>
            </w:r>
            <w:r w:rsidRPr="009E5B13">
              <w:rPr>
                <w:rStyle w:val="CODE"/>
              </w:rPr>
              <w:t>loggingOn = fmi2True</w:t>
            </w:r>
            <w:r>
              <w:t xml:space="preserve">” in </w:t>
            </w:r>
            <w:r w:rsidRPr="009E5B13">
              <w:rPr>
                <w:rStyle w:val="CODE"/>
              </w:rPr>
              <w:t>fmi2Instantiate</w:t>
            </w:r>
            <w:r>
              <w:t xml:space="preserve">. </w:t>
            </w:r>
          </w:p>
          <w:p w14:paraId="2253C67C" w14:textId="77777777" w:rsidR="003D3D9B" w:rsidRDefault="003D3D9B" w:rsidP="003D3D9B">
            <w:pPr>
              <w:pStyle w:val="Textkrper-Tabelle"/>
            </w:pPr>
            <w:r>
              <w:t>If the FMU does not define any log categories, “</w:t>
            </w:r>
            <w:r w:rsidRPr="009E5B13">
              <w:rPr>
                <w:rStyle w:val="CODE"/>
              </w:rPr>
              <w:t>category</w:t>
            </w:r>
            <w:r>
              <w:t>” must be “</w:t>
            </w:r>
            <w:r w:rsidRPr="009E5B13">
              <w:rPr>
                <w:rStyle w:val="CODE"/>
              </w:rPr>
              <w:t>NULL</w:t>
            </w:r>
            <w:r>
              <w:t>”.</w:t>
            </w:r>
          </w:p>
          <w:p w14:paraId="02F24E94" w14:textId="77777777" w:rsidR="003D3D9B" w:rsidRDefault="003D3D9B" w:rsidP="003D3D9B">
            <w:pPr>
              <w:pStyle w:val="Textkrper-Tabelle"/>
            </w:pPr>
            <w:r>
              <w:t>Argument “</w:t>
            </w:r>
            <w:r w:rsidRPr="009E5B13">
              <w:rPr>
                <w:rStyle w:val="CODE"/>
              </w:rPr>
              <w:t>message</w:t>
            </w:r>
            <w:r>
              <w:t xml:space="preserve">” is a string that contains the message to log. It may contain line-breaks </w:t>
            </w:r>
          </w:p>
          <w:p w14:paraId="24BD3AD7" w14:textId="77777777" w:rsidR="003D3D9B" w:rsidRDefault="003D3D9B" w:rsidP="003D3D9B">
            <w:pPr>
              <w:pStyle w:val="Textkrper-Tabelle"/>
            </w:pPr>
            <w:r>
              <w:t>(“</w:t>
            </w:r>
            <w:r w:rsidRPr="009E5B13">
              <w:rPr>
                <w:rStyle w:val="CODE"/>
              </w:rPr>
              <w:t>\n</w:t>
            </w:r>
            <w:r>
              <w:t xml:space="preserve">”), but should not have a trailing line break and is provided in the same way and with the </w:t>
            </w:r>
          </w:p>
          <w:p w14:paraId="7AA3A44E" w14:textId="6B462C45" w:rsidR="003D3D9B" w:rsidRDefault="003D3D9B" w:rsidP="003D3D9B">
            <w:pPr>
              <w:pStyle w:val="Textkrper-Tabelle"/>
            </w:pPr>
            <w:r>
              <w:t xml:space="preserve">same format control as in function “printf” from the C standard library. </w:t>
            </w:r>
            <w:r>
              <w:br/>
            </w:r>
            <w:r w:rsidRPr="009E5B13">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12092F37" w:rsidR="003D3D9B" w:rsidRDefault="003D3D9B" w:rsidP="009E5B13">
            <w:pPr>
              <w:pStyle w:val="Textkrper-Tabelle"/>
            </w:pPr>
            <w:r>
              <w:t>FMU directly after function logger returns.</w:t>
            </w:r>
            <w:r>
              <w:br/>
            </w:r>
            <w:r w:rsidRPr="009E5B13">
              <w:rPr>
                <w:i/>
              </w:rPr>
              <w:t xml:space="preserve"> [The simulation environment must therefore create copies of these strings, if it needs to access these strings later.]</w:t>
            </w:r>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 xml:space="preserve">Variables are referenced in a message with “#&lt;Type&gt;&lt;ValueReference&gt;#” where &lt;Type&gt; is “r” for </w:t>
            </w:r>
            <w:r w:rsidR="00140C25">
              <w:rPr>
                <w:rStyle w:val="CODE"/>
              </w:rPr>
              <w:t>fmi2</w:t>
            </w:r>
            <w:r w:rsidRPr="0098259C">
              <w:rPr>
                <w:rStyle w:val="CODE"/>
              </w:rPr>
              <w:t>Real</w:t>
            </w:r>
            <w:r w:rsidRPr="0098259C">
              <w:t xml:space="preserve">, “i”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body.m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r w:rsidRPr="0098259C">
              <w:rPr>
                <w:rStyle w:val="CODE"/>
                <w:rFonts w:eastAsia="StarSymbol"/>
                <w:i/>
              </w:rPr>
              <w:t>body.m</w:t>
            </w:r>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r w:rsidRPr="0098259C">
              <w:rPr>
                <w:b/>
              </w:rPr>
              <w:t>allocateMemory</w:t>
            </w:r>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r w:rsidR="007C0100" w:rsidRPr="0098259C">
              <w:rPr>
                <w:rStyle w:val="CODE"/>
              </w:rPr>
              <w:t>canNotUseMemoryManagementFunctions = true</w:t>
            </w:r>
            <w:r w:rsidR="007C0100" w:rsidRPr="0098259C">
              <w:t xml:space="preserve">” in </w:t>
            </w:r>
            <w:r w:rsidR="0053248D">
              <w:t>&lt;</w:t>
            </w:r>
            <w:r w:rsidR="0053248D">
              <w:rPr>
                <w:rStyle w:val="CODE"/>
              </w:rPr>
              <w:t>fmiModelDescription&gt;&lt;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allocateMemory</w:t>
            </w:r>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r w:rsidRPr="0098259C">
              <w:rPr>
                <w:rStyle w:val="CODE"/>
              </w:rPr>
              <w:t>calloc</w:t>
            </w:r>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r w:rsidRPr="0098259C">
              <w:rPr>
                <w:rStyle w:val="CODE"/>
                <w:rFonts w:cs="Courier New"/>
              </w:rPr>
              <w:t>allocateMemory</w:t>
            </w:r>
            <w:r w:rsidRPr="0098259C">
              <w:t xml:space="preserve"> returns a pointer to space for a vector of </w:t>
            </w:r>
            <w:r w:rsidRPr="0098259C">
              <w:rPr>
                <w:rStyle w:val="CODE"/>
              </w:rPr>
              <w:t>nobj</w:t>
            </w:r>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r w:rsidRPr="0098259C">
              <w:rPr>
                <w:rStyle w:val="CODE"/>
                <w:i/>
              </w:rPr>
              <w:t>calloc</w:t>
            </w:r>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r w:rsidRPr="0098259C">
              <w:rPr>
                <w:b/>
              </w:rPr>
              <w:t>freeMemory</w:t>
            </w:r>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r w:rsidRPr="0098259C">
              <w:rPr>
                <w:rStyle w:val="CODE"/>
              </w:rPr>
              <w:t>allocateMemory</w:t>
            </w:r>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r w:rsidR="007C0100" w:rsidRPr="0098259C">
              <w:rPr>
                <w:rStyle w:val="CODE"/>
              </w:rPr>
              <w:t>canNotUseMemoryManagementFunctions = true</w:t>
            </w:r>
            <w:r w:rsidR="007C0100" w:rsidRPr="0098259C">
              <w:t xml:space="preserve">” in </w:t>
            </w:r>
            <w:r w:rsidR="0053248D">
              <w:t>&lt;</w:t>
            </w:r>
            <w:r w:rsidR="007C0100" w:rsidRPr="0098259C">
              <w:rPr>
                <w:rStyle w:val="CODE"/>
              </w:rPr>
              <w:t>fmiModelDescription</w:t>
            </w:r>
            <w:r w:rsidR="0053248D">
              <w:rPr>
                <w:rStyle w:val="CODE"/>
              </w:rPr>
              <w:t>&gt;&lt;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freeMemory</w:t>
            </w:r>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r w:rsidRPr="0098259C">
              <w:rPr>
                <w:b/>
                <w:szCs w:val="21"/>
              </w:rPr>
              <w:t>stepFinished</w:t>
            </w:r>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r w:rsidR="00794D85" w:rsidRPr="002F3E46">
              <w:rPr>
                <w:rStyle w:val="CODE"/>
              </w:rPr>
              <w:t>fmiGetStatus(..)</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materialize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r w:rsidR="006A1530" w:rsidRPr="0098259C">
              <w:rPr>
                <w:rStyle w:val="CODE"/>
                <w:noProof w:val="0"/>
              </w:rPr>
              <w:t xml:space="preserve"> nCategories,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214F6DFF" w:rsidR="003D3D9B" w:rsidRDefault="003D3D9B" w:rsidP="003D3D9B">
            <w:pPr>
              <w:pStyle w:val="Textkrper-Tabelle"/>
              <w:ind w:left="23"/>
            </w:pPr>
            <w:r>
              <w:t xml:space="preserve">The function controls the debug logging that is output via the logger callback function by the FMU. </w:t>
            </w:r>
          </w:p>
          <w:p w14:paraId="3BF59FB3" w14:textId="77777777" w:rsidR="003D3D9B" w:rsidRDefault="003D3D9B" w:rsidP="003D3D9B">
            <w:pPr>
              <w:pStyle w:val="Textkrper-Tabelle"/>
              <w:ind w:left="23"/>
            </w:pPr>
            <w:r>
              <w:t xml:space="preserve">If </w:t>
            </w:r>
            <w:r w:rsidRPr="009E5B13">
              <w:rPr>
                <w:rStyle w:val="CODE"/>
                <w:rFonts w:eastAsia="StarSymbol"/>
              </w:rPr>
              <w:t>loggingOn = fmi2True</w:t>
            </w:r>
            <w:r>
              <w:t xml:space="preserve">, debug logging is enabled for the log categories specified in </w:t>
            </w:r>
          </w:p>
          <w:p w14:paraId="58FC7D0D" w14:textId="77777777" w:rsidR="003D3D9B" w:rsidRDefault="003D3D9B" w:rsidP="003D3D9B">
            <w:pPr>
              <w:pStyle w:val="Textkrper-Tabelle"/>
              <w:ind w:left="23"/>
            </w:pPr>
            <w:r w:rsidRPr="009E5B13">
              <w:rPr>
                <w:rStyle w:val="CODE"/>
                <w:rFonts w:eastAsia="StarSymbol"/>
              </w:rPr>
              <w:t>categories</w:t>
            </w:r>
            <w:r>
              <w:t xml:space="preserve">, otherwise it is disabled. </w:t>
            </w:r>
            <w:r w:rsidRPr="009E5B13">
              <w:rPr>
                <w:rStyle w:val="CODE"/>
                <w:rFonts w:eastAsia="StarSymbol"/>
              </w:rPr>
              <w:t>nCategories</w:t>
            </w:r>
            <w:r>
              <w:t xml:space="preserve"> defines the length of the argument </w:t>
            </w:r>
          </w:p>
          <w:p w14:paraId="6956528F" w14:textId="77777777" w:rsidR="003D3D9B" w:rsidRDefault="003D3D9B" w:rsidP="003D3D9B">
            <w:pPr>
              <w:pStyle w:val="Textkrper-Tabelle"/>
              <w:ind w:left="23"/>
            </w:pPr>
            <w:r w:rsidRPr="009E5B13">
              <w:rPr>
                <w:rStyle w:val="CODE"/>
                <w:rFonts w:eastAsia="StarSymbol"/>
              </w:rPr>
              <w:t>categories</w:t>
            </w:r>
            <w:r>
              <w:t>.</w:t>
            </w:r>
          </w:p>
          <w:p w14:paraId="2FAA14F0" w14:textId="77777777" w:rsidR="003D3D9B" w:rsidRDefault="003D3D9B" w:rsidP="003D3D9B">
            <w:pPr>
              <w:pStyle w:val="Textkrper-Tabelle"/>
              <w:ind w:left="23"/>
            </w:pPr>
            <w:r>
              <w:t xml:space="preserve">If </w:t>
            </w:r>
            <w:r w:rsidRPr="009E5B13">
              <w:rPr>
                <w:rStyle w:val="CODE"/>
                <w:rFonts w:eastAsia="StarSymbol"/>
              </w:rPr>
              <w:t>nCategories == 0</w:t>
            </w:r>
            <w:r>
              <w:t xml:space="preserve">, </w:t>
            </w:r>
            <w:r w:rsidRPr="009E5B13">
              <w:rPr>
                <w:rStyle w:val="CODE"/>
                <w:rFonts w:eastAsia="StarSymbol"/>
              </w:rPr>
              <w:t>loggingOn</w:t>
            </w:r>
            <w:r>
              <w:t xml:space="preserve"> applies to all log categories and the value of </w:t>
            </w:r>
          </w:p>
          <w:p w14:paraId="2AF1FEA0" w14:textId="77777777" w:rsidR="003D3D9B" w:rsidRDefault="003D3D9B" w:rsidP="003D3D9B">
            <w:pPr>
              <w:pStyle w:val="Textkrper-Tabelle"/>
              <w:ind w:left="23"/>
            </w:pPr>
            <w:r w:rsidRPr="009E5B13">
              <w:rPr>
                <w:rStyle w:val="CODE"/>
                <w:rFonts w:eastAsia="StarSymbol"/>
              </w:rPr>
              <w:t>categories</w:t>
            </w:r>
            <w:r>
              <w:t xml:space="preserve"> is undefined. </w:t>
            </w:r>
          </w:p>
          <w:p w14:paraId="20C205E3" w14:textId="77777777" w:rsidR="003D3D9B" w:rsidRDefault="003D3D9B" w:rsidP="003D3D9B">
            <w:pPr>
              <w:pStyle w:val="Textkrper-Tabelle"/>
              <w:ind w:left="23"/>
            </w:pPr>
            <w:r>
              <w:t xml:space="preserve">The allowed values of </w:t>
            </w:r>
            <w:r w:rsidRPr="009E5B13">
              <w:rPr>
                <w:rStyle w:val="CODE"/>
                <w:rFonts w:eastAsia="StarSymbol"/>
              </w:rPr>
              <w:t>categories</w:t>
            </w:r>
            <w:r>
              <w:t xml:space="preserve"> are defined in the </w:t>
            </w:r>
            <w:r w:rsidRPr="009E5B13">
              <w:rPr>
                <w:rStyle w:val="CODE"/>
                <w:rFonts w:eastAsia="StarSymbol"/>
              </w:rPr>
              <w:t>modelDescription.xm</w:t>
            </w:r>
            <w:r>
              <w:t xml:space="preserve">l file via </w:t>
            </w:r>
          </w:p>
          <w:p w14:paraId="7183C3A4" w14:textId="4E688D10" w:rsidR="003D3D9B" w:rsidRPr="0098259C" w:rsidRDefault="003D3D9B" w:rsidP="003D3D9B">
            <w:pPr>
              <w:pStyle w:val="Textkrper-Tabelle"/>
              <w:ind w:left="23"/>
            </w:pPr>
            <w:r>
              <w:t>element “</w:t>
            </w:r>
            <w:r w:rsidRPr="009E5B13">
              <w:rPr>
                <w:rStyle w:val="CODE"/>
                <w:rFonts w:eastAsia="StarSymbol"/>
              </w:rPr>
              <w:t>&lt;LogCategories&gt;</w:t>
            </w:r>
            <w:r>
              <w:t>”, see section 2.2.4.</w:t>
            </w:r>
          </w:p>
        </w:tc>
      </w:tr>
    </w:tbl>
    <w:p w14:paraId="70984631" w14:textId="77777777" w:rsidR="00E93AC0" w:rsidRPr="0098259C" w:rsidRDefault="00E93AC0" w:rsidP="00E93AC0">
      <w:pPr>
        <w:pStyle w:val="berschrift3"/>
      </w:pPr>
      <w:bookmarkStart w:id="117" w:name="_Toc55136488"/>
      <w:bookmarkStart w:id="118" w:name="_Ref289783610"/>
      <w:r w:rsidRPr="0098259C">
        <w:t>Initialization</w:t>
      </w:r>
      <w:r>
        <w:t>,</w:t>
      </w:r>
      <w:r w:rsidRPr="0098259C">
        <w:t xml:space="preserve"> Termination</w:t>
      </w:r>
      <w:r>
        <w:t>, and Resetting an FMU</w:t>
      </w:r>
      <w:bookmarkEnd w:id="117"/>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Boolean   t</w:t>
            </w:r>
            <w:r>
              <w:rPr>
                <w:rStyle w:val="CODE"/>
                <w:rFonts w:cs="Courier New"/>
              </w:rPr>
              <w:t>oleranceDefined,</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startTime</w:t>
            </w:r>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Defined,</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r w:rsidR="00D900E6">
              <w:rPr>
                <w:rStyle w:val="CODE"/>
                <w:rFonts w:cs="Courier New"/>
              </w:rPr>
              <w:t>t</w:t>
            </w:r>
            <w:r>
              <w:rPr>
                <w:rStyle w:val="CODE"/>
                <w:rFonts w:cs="Courier New"/>
              </w:rPr>
              <w:t>oleranceDefined</w:t>
            </w:r>
            <w:r>
              <w:t xml:space="preserve"> and </w:t>
            </w:r>
            <w:r w:rsidR="00D900E6">
              <w:rPr>
                <w:rStyle w:val="CODE"/>
                <w:rFonts w:cs="Courier New"/>
              </w:rPr>
              <w:t>t</w:t>
            </w:r>
            <w:r w:rsidRPr="0098259C">
              <w:rPr>
                <w:rStyle w:val="CODE"/>
                <w:rFonts w:cs="Courier New"/>
              </w:rPr>
              <w:t>olerance</w:t>
            </w:r>
            <w:r>
              <w:t xml:space="preserve"> depend on the FMU type:</w:t>
            </w:r>
            <w:r>
              <w:br/>
            </w:r>
            <w:r>
              <w:br/>
            </w:r>
            <w:r w:rsidRPr="008A0DA7">
              <w:rPr>
                <w:b/>
              </w:rPr>
              <w:t xml:space="preserve">fmuType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r w:rsidR="00D900E6">
              <w:rPr>
                <w:rStyle w:val="CODE"/>
                <w:rFonts w:cs="Courier New"/>
                <w:szCs w:val="24"/>
                <w:lang w:eastAsia="nl-NL"/>
              </w:rPr>
              <w:t>t</w:t>
            </w:r>
            <w:r w:rsidRPr="007814B1">
              <w:rPr>
                <w:rStyle w:val="CODE"/>
                <w:rFonts w:cs="Courier New"/>
                <w:szCs w:val="24"/>
                <w:lang w:eastAsia="nl-NL"/>
              </w:rPr>
              <w:t>oleranceDefined</w:t>
            </w:r>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r w:rsidRPr="008A0DA7">
              <w:rPr>
                <w:b/>
              </w:rPr>
              <w:t xml:space="preserve">fmuType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r w:rsidR="00D900E6">
              <w:rPr>
                <w:rStyle w:val="CODE"/>
                <w:rFonts w:cs="Courier New"/>
                <w:szCs w:val="24"/>
                <w:lang w:eastAsia="nl-NL"/>
              </w:rPr>
              <w:t>to</w:t>
            </w:r>
            <w:r w:rsidRPr="007814B1">
              <w:rPr>
                <w:rStyle w:val="CODE"/>
                <w:rFonts w:cs="Courier New"/>
                <w:szCs w:val="24"/>
                <w:lang w:eastAsia="nl-NL"/>
              </w:rPr>
              <w:t>leranceDefined</w:t>
            </w:r>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r w:rsidR="00CD193A">
              <w:rPr>
                <w:rStyle w:val="CODE"/>
              </w:rPr>
              <w:t>startTime</w:t>
            </w:r>
            <w:r w:rsidRPr="0098259C">
              <w:t xml:space="preserve"> and </w:t>
            </w:r>
            <w:r w:rsidR="00CD193A">
              <w:rPr>
                <w:rStyle w:val="CODE"/>
              </w:rPr>
              <w:t>stopTime</w:t>
            </w:r>
            <w:r w:rsidRPr="0098259C">
              <w:t xml:space="preserve"> can be used to check whether the model is valid within the given boundaries or to allocate memory which is necessary for storing results.</w:t>
            </w:r>
            <w:r>
              <w:t xml:space="preserve"> Argument </w:t>
            </w:r>
            <w:r w:rsidR="00CD193A">
              <w:rPr>
                <w:rStyle w:val="CODE"/>
              </w:rPr>
              <w:t>startTime</w:t>
            </w:r>
            <w:r>
              <w:t xml:space="preserve"> is the </w:t>
            </w:r>
            <w:r w:rsidR="00062146">
              <w:t>fixed initial value of the independent variable</w:t>
            </w:r>
            <w:r w:rsidR="00BE1273">
              <w:rPr>
                <w:rStyle w:val="Funotenzeichen"/>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r w:rsidR="00062146" w:rsidRPr="002F3E46">
              <w:rPr>
                <w:rStyle w:val="CODE"/>
                <w:i/>
              </w:rPr>
              <w:t>startTime</w:t>
            </w:r>
            <w:r w:rsidR="00062146" w:rsidRPr="002F3E46">
              <w:rPr>
                <w:i/>
              </w:rPr>
              <w:t xml:space="preserve"> is the </w:t>
            </w:r>
            <w:r w:rsidRPr="002F3E46">
              <w:rPr>
                <w:i/>
              </w:rPr>
              <w:t>starting time of initializaton</w:t>
            </w:r>
            <w:r w:rsidR="00062146">
              <w:t>]</w:t>
            </w:r>
            <w:r>
              <w:t xml:space="preserve">. </w:t>
            </w:r>
            <w:r w:rsidRPr="0098259C">
              <w:t xml:space="preserve">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True</w:t>
            </w:r>
            <w:r w:rsidRPr="0098259C">
              <w:t xml:space="preserve">, then </w:t>
            </w:r>
            <w:r w:rsidR="00CD193A">
              <w:rPr>
                <w:rStyle w:val="CODE"/>
              </w:rPr>
              <w:t>stopTime</w:t>
            </w:r>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r w:rsidR="00062146">
              <w:rPr>
                <w:rStyle w:val="CODE"/>
                <w:i/>
              </w:rPr>
              <w:t>stop</w:t>
            </w:r>
            <w:r w:rsidR="00062146" w:rsidRPr="00843CBD">
              <w:rPr>
                <w:rStyle w:val="CODE"/>
                <w:i/>
              </w:rPr>
              <w:t>Time</w:t>
            </w:r>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r w:rsidR="00CD193A">
              <w:rPr>
                <w:rStyle w:val="CODE"/>
              </w:rPr>
              <w:t>stopTime</w:t>
            </w:r>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r w:rsidR="00CD193A">
              <w:rPr>
                <w:rStyle w:val="CODE"/>
              </w:rPr>
              <w:t>stopTime</w:t>
            </w:r>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46AC0D23"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r w:rsidR="0053248D">
              <w:rPr>
                <w:rStyle w:val="CODE"/>
              </w:rPr>
              <w:t>ScalarVariable</w:t>
            </w:r>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r w:rsidRPr="00EB5245">
              <w:rPr>
                <w:rStyle w:val="CODE"/>
              </w:rPr>
              <w:t>approx</w:t>
            </w:r>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r w:rsidRPr="00674861">
              <w:rPr>
                <w:rStyle w:val="CODE"/>
              </w:rPr>
              <w:t>ScalarVariable</w:t>
            </w:r>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D55E95">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r w:rsidR="00DF000F" w:rsidRPr="00DF000F">
              <w:rPr>
                <w:rStyle w:val="CODE"/>
              </w:rPr>
              <w:t>startTime</w:t>
            </w:r>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r w:rsidR="004100A9" w:rsidRPr="004100A9">
              <w:rPr>
                <w:rStyle w:val="CODE"/>
              </w:rPr>
              <w:t xml:space="preserve">fmuType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berschrift3"/>
      </w:pPr>
      <w:bookmarkStart w:id="119" w:name="_Ref383617125"/>
      <w:bookmarkStart w:id="120" w:name="_Ref383617168"/>
      <w:bookmarkStart w:id="121" w:name="_Toc55136489"/>
      <w:r w:rsidRPr="0098259C">
        <w:t xml:space="preserve">Getting and </w:t>
      </w:r>
      <w:r w:rsidR="00DF4861" w:rsidRPr="0098259C">
        <w:t>Set</w:t>
      </w:r>
      <w:r w:rsidR="00EC58B8" w:rsidRPr="0098259C">
        <w:t xml:space="preserve">ting </w:t>
      </w:r>
      <w:r w:rsidR="00DF4861" w:rsidRPr="0098259C">
        <w:t>Variable Values</w:t>
      </w:r>
      <w:bookmarkEnd w:id="118"/>
      <w:bookmarkEnd w:id="119"/>
      <w:bookmarkEnd w:id="120"/>
      <w:bookmarkEnd w:id="121"/>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r w:rsidRPr="0098259C">
        <w:rPr>
          <w:rStyle w:val="CODE"/>
        </w:rPr>
        <w:t>valueReference</w:t>
      </w:r>
      <w:r w:rsidRPr="0098259C">
        <w:t>” in element “</w:t>
      </w:r>
      <w:r w:rsidRPr="0098259C">
        <w:rPr>
          <w:rStyle w:val="CODE"/>
        </w:rPr>
        <w:t>ScalarVariable</w:t>
      </w:r>
      <w:r w:rsidRPr="0098259C">
        <w:t xml:space="preserve">”). </w:t>
      </w:r>
      <w:r w:rsidR="00E9550E" w:rsidRPr="0098259C">
        <w:t>Element “</w:t>
      </w:r>
      <w:r w:rsidR="00E9550E" w:rsidRPr="0098259C">
        <w:rPr>
          <w:rStyle w:val="CODE"/>
        </w:rPr>
        <w:t>valueReference</w:t>
      </w:r>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r w:rsidR="00E9550E" w:rsidRPr="0098259C">
        <w:rPr>
          <w:rStyle w:val="CODE"/>
        </w:rPr>
        <w:t>valueReference</w:t>
      </w:r>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7E8E5FCC"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r w:rsidR="00B20A8B">
        <w:t xml:space="preserve"> (</w:t>
      </w:r>
      <w:r w:rsidR="00B20A8B">
        <w:rPr>
          <w:rStyle w:val="x"/>
        </w:rPr>
        <w:t>restrictions for calling these functions might be present for the different FMI kinds, see below)</w:t>
      </w:r>
      <w:r w:rsidRPr="0098259C">
        <w:t>:</w:t>
      </w:r>
      <w:r w:rsidR="00AA2C1D">
        <w:t xml:space="preserve"> </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vr[], </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w:t>
            </w:r>
            <w:r w:rsidR="00DF4861" w:rsidRPr="0098259C">
              <w:rPr>
                <w:rStyle w:val="CODE"/>
              </w:rPr>
              <w:t>r[],</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55FF85BD"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ScalarVariables,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D55E95">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r w:rsidRPr="0098259C">
              <w:rPr>
                <w:rStyle w:val="CODE"/>
              </w:rPr>
              <w:t>vr</w:t>
            </w:r>
            <w:r w:rsidRPr="0098259C">
              <w:t>” is a vector of “</w:t>
            </w:r>
            <w:r w:rsidRPr="0098259C">
              <w:rPr>
                <w:rStyle w:val="CODE"/>
              </w:rPr>
              <w:t>nvr</w:t>
            </w:r>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ModelExchange</w:t>
            </w:r>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vr[], </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vr[], </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w:t>
            </w:r>
            <w:r w:rsidR="003F0941" w:rsidRPr="0098259C">
              <w:rPr>
                <w:rStyle w:val="CODE"/>
              </w:rPr>
              <w:t>r[],</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vr[],</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69B14DA3"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D55E95">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D55E95">
              <w:t>3.2.3</w:t>
            </w:r>
            <w:r w:rsidR="00A85BC7">
              <w:fldChar w:fldCharType="end"/>
            </w:r>
            <w:r w:rsidR="00A6617F">
              <w:t xml:space="preserve"> in case of ModelExchange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D55E95">
              <w:rPr>
                <w:color w:val="000000"/>
                <w:szCs w:val="20"/>
              </w:rPr>
              <w:t>4.2.4</w:t>
            </w:r>
            <w:r w:rsidR="00A85BC7">
              <w:rPr>
                <w:color w:val="000000"/>
                <w:szCs w:val="20"/>
              </w:rPr>
              <w:fldChar w:fldCharType="end"/>
            </w:r>
            <w:r w:rsidR="00A6617F">
              <w:rPr>
                <w:color w:val="000000"/>
                <w:szCs w:val="20"/>
              </w:rPr>
              <w:t xml:space="preserve"> in case of CoSimulation</w:t>
            </w:r>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r w:rsidRPr="0098259C">
              <w:rPr>
                <w:rStyle w:val="CODE"/>
              </w:rPr>
              <w:t>vr</w:t>
            </w:r>
            <w:r w:rsidRPr="0098259C">
              <w:t>” is a vector of “</w:t>
            </w:r>
            <w:r w:rsidRPr="0098259C">
              <w:rPr>
                <w:rStyle w:val="CODE"/>
              </w:rPr>
              <w:t>nvr</w:t>
            </w:r>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561B0048"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D55E95">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berschrift3"/>
      </w:pPr>
      <w:bookmarkStart w:id="122" w:name="_Ref290826787"/>
      <w:bookmarkStart w:id="123" w:name="_Ref290826791"/>
      <w:bookmarkStart w:id="124" w:name="_Toc55136490"/>
      <w:r w:rsidRPr="0098259C">
        <w:t xml:space="preserve">Getting and </w:t>
      </w:r>
      <w:r w:rsidR="00C31261" w:rsidRPr="0098259C">
        <w:t>Setting the Complete FMU State</w:t>
      </w:r>
      <w:bookmarkEnd w:id="122"/>
      <w:bookmarkEnd w:id="123"/>
      <w:bookmarkEnd w:id="124"/>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r w:rsidR="00520CE8" w:rsidRPr="0098259C">
              <w:rPr>
                <w:rStyle w:val="CODE"/>
              </w:rPr>
              <w:t>FMUstate</w:t>
            </w:r>
            <w:r w:rsidR="00520CE8" w:rsidRPr="0098259C">
              <w:t>).</w:t>
            </w:r>
            <w:r w:rsidR="00B85BF7">
              <w:t xml:space="preserve"> If on entry </w:t>
            </w:r>
            <w:r w:rsidR="00B85BF7" w:rsidRPr="000D0C24">
              <w:rPr>
                <w:rStyle w:val="CODE"/>
              </w:rPr>
              <w:t>*FMUstate == NULL</w:t>
            </w:r>
            <w:r w:rsidR="00B85BF7">
              <w:t xml:space="preserve">, a new allocation is required. If </w:t>
            </w:r>
            <w:r w:rsidR="00B85BF7" w:rsidRPr="000D0C24">
              <w:rPr>
                <w:rStyle w:val="CODE"/>
              </w:rPr>
              <w:t>*FMUstate != NULL</w:t>
            </w:r>
            <w:r w:rsidR="00B85BF7">
              <w:t xml:space="preserve">, then </w:t>
            </w:r>
            <w:r w:rsidR="00B85BF7" w:rsidRPr="000D0C24">
              <w:rPr>
                <w:rStyle w:val="CODE"/>
              </w:rPr>
              <w:t>*FMUstate</w:t>
            </w:r>
            <w:r w:rsidR="00B85BF7">
              <w:t xml:space="preserve"> points to a previously returned </w:t>
            </w:r>
            <w:r w:rsidR="00B85BF7" w:rsidRPr="000D0C24">
              <w:rPr>
                <w:rStyle w:val="CODE"/>
              </w:rPr>
              <w:t>FMUstate</w:t>
            </w:r>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r w:rsidR="00B85BF7" w:rsidRPr="000D0C24">
              <w:rPr>
                <w:rStyle w:val="CODE"/>
              </w:rPr>
              <w:t>FMUstate</w:t>
            </w:r>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r w:rsidR="00B85BF7" w:rsidRPr="000D0C24">
              <w:rPr>
                <w:rStyle w:val="CODE"/>
                <w:i/>
              </w:rPr>
              <w:t>FMUstate</w:t>
            </w:r>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r w:rsidR="00B85BF7" w:rsidRPr="000D0C24">
              <w:rPr>
                <w:rStyle w:val="CODE"/>
                <w:i/>
              </w:rPr>
              <w:t>FMUstate</w:t>
            </w:r>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r w:rsidR="00520CE8" w:rsidRPr="0098259C">
              <w:rPr>
                <w:rStyle w:val="CODE"/>
              </w:rPr>
              <w:t>FMUstate</w:t>
            </w:r>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r w:rsidR="00520CE8" w:rsidRPr="0098259C">
              <w:rPr>
                <w:rStyle w:val="CODE"/>
              </w:rPr>
              <w:t>FMUstate</w:t>
            </w:r>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r w:rsidR="00520CE8" w:rsidRPr="0098259C">
              <w:rPr>
                <w:rStyle w:val="CODE"/>
              </w:rPr>
              <w:t>FMUstate</w:t>
            </w:r>
            <w:r w:rsidR="00520CE8" w:rsidRPr="0098259C">
              <w:t xml:space="preserve">. The input argument to this function is the </w:t>
            </w:r>
            <w:r w:rsidR="00DC6FAE" w:rsidRPr="0098259C">
              <w:rPr>
                <w:rStyle w:val="CODE"/>
              </w:rPr>
              <w:t>FMUstate</w:t>
            </w:r>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r w:rsidR="00DC6FAE" w:rsidRPr="0098259C">
              <w:rPr>
                <w:rStyle w:val="CODE"/>
              </w:rPr>
              <w:t>FMUstate</w:t>
            </w:r>
            <w:r w:rsidR="00DC6FAE" w:rsidRPr="0098259C">
              <w:t>.</w:t>
            </w:r>
          </w:p>
          <w:p w14:paraId="71B28AD5" w14:textId="02CCB564"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r w:rsidR="000D0C24" w:rsidRPr="0098259C">
              <w:rPr>
                <w:rStyle w:val="CODE"/>
              </w:rPr>
              <w:t>fmiModelDescription</w:t>
            </w:r>
            <w:r w:rsidR="000D0C24">
              <w:rPr>
                <w:rStyle w:val="CODE"/>
              </w:rPr>
              <w:t>&gt; &lt;ModelExchange / CoSimulation c</w:t>
            </w:r>
            <w:r w:rsidRPr="0098259C">
              <w:rPr>
                <w:rStyle w:val="CODE"/>
              </w:rPr>
              <w:t>anGetAndSetFMUstate</w:t>
            </w:r>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FMUstate,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size_t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FMUstate FMUstate,</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Byte serializedState[], size_t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Byte serializedState[],</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size_t size, </w:t>
            </w:r>
            <w:r w:rsidR="00140C25">
              <w:rPr>
                <w:rStyle w:val="CODE"/>
              </w:rPr>
              <w:t>fmi2</w:t>
            </w:r>
            <w:r w:rsidRPr="0098259C">
              <w:rPr>
                <w:rStyle w:val="CODE"/>
              </w:rPr>
              <w:t>FMUstate* FMUstate);</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r w:rsidR="00FB334E" w:rsidRPr="0098259C">
              <w:rPr>
                <w:rStyle w:val="CODE"/>
              </w:rPr>
              <w:t>FMUstate</w:t>
            </w:r>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r w:rsidR="00FB334E" w:rsidRPr="0098259C">
              <w:rPr>
                <w:rStyle w:val="CODE"/>
              </w:rPr>
              <w:t>FMUstate</w:t>
            </w:r>
            <w:r w:rsidR="00FB334E" w:rsidRPr="0098259C">
              <w:t xml:space="preserve"> and copies this data in </w:t>
            </w:r>
            <w:r w:rsidR="00235809" w:rsidRPr="0098259C">
              <w:t xml:space="preserve">to </w:t>
            </w:r>
            <w:r w:rsidR="00FB334E" w:rsidRPr="0098259C">
              <w:t xml:space="preserve">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xml:space="preserve">, constructs a copy of the FMU state and returns </w:t>
            </w:r>
            <w:r w:rsidR="00FB334E" w:rsidRPr="0098259C">
              <w:rPr>
                <w:rStyle w:val="CODE"/>
              </w:rPr>
              <w:t>FMUstate</w:t>
            </w:r>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r w:rsidR="00235809" w:rsidRPr="00D2781E">
              <w:rPr>
                <w:rStyle w:val="CODE"/>
              </w:rPr>
              <w:t>FMUstate</w:t>
            </w:r>
            <w:r w:rsidR="00235809" w:rsidRPr="0098259C">
              <w:rPr>
                <w:i/>
              </w:rPr>
              <w:t>.</w:t>
            </w:r>
            <w:r w:rsidR="00235809" w:rsidRPr="0098259C">
              <w:t>]</w:t>
            </w:r>
          </w:p>
          <w:p w14:paraId="2874E382" w14:textId="409E77E4"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r w:rsidRPr="0098259C">
              <w:rPr>
                <w:rStyle w:val="CODE"/>
              </w:rPr>
              <w:t>canGetAndSetFMUstate</w:t>
            </w:r>
            <w:r w:rsidRPr="0098259C">
              <w:t xml:space="preserve"> and </w:t>
            </w:r>
            <w:r w:rsidRPr="0098259C">
              <w:rPr>
                <w:rStyle w:val="CODE"/>
              </w:rPr>
              <w:t>canSerializeFMUstate</w:t>
            </w:r>
            <w:r w:rsidRPr="0098259C">
              <w:t xml:space="preserve"> in </w:t>
            </w:r>
            <w:r w:rsidR="00AE0662">
              <w:t>&lt;</w:t>
            </w:r>
            <w:r w:rsidR="00AE0662">
              <w:rPr>
                <w:rStyle w:val="CODE"/>
              </w:rPr>
              <w:t>fmiModelDescription&gt;&lt;</w:t>
            </w:r>
            <w:r w:rsidR="00235809" w:rsidRPr="0098259C">
              <w:rPr>
                <w:rStyle w:val="CODE"/>
              </w:rPr>
              <w:t>ModelExchange / CoSimulation</w:t>
            </w:r>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bl>
    <w:p w14:paraId="2ED4F955" w14:textId="77777777" w:rsidR="008B73CE" w:rsidRPr="0098259C" w:rsidRDefault="008B73CE" w:rsidP="008B73CE">
      <w:pPr>
        <w:pStyle w:val="berschrift3"/>
      </w:pPr>
      <w:bookmarkStart w:id="125" w:name="_Toc55136491"/>
      <w:r w:rsidRPr="0098259C">
        <w:t>Getting Partial Derivatives</w:t>
      </w:r>
      <w:bookmarkEnd w:id="125"/>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ValueReference v</w:t>
            </w:r>
            <w:r w:rsidR="00674EEC">
              <w:rPr>
                <w:rStyle w:val="CODE"/>
              </w:rPr>
              <w:t>Unknown</w:t>
            </w:r>
            <w:r w:rsidR="00AB63B7" w:rsidRPr="0098259C">
              <w:rPr>
                <w:rStyle w:val="CODE"/>
              </w:rPr>
              <w:t xml:space="preserve">_ref[], </w:t>
            </w:r>
            <w:r w:rsidR="00AB63B7" w:rsidRPr="0098259C">
              <w:rPr>
                <w:rStyle w:val="CODE"/>
                <w:b/>
              </w:rPr>
              <w:t>size_t</w:t>
            </w:r>
            <w:r w:rsidR="00674EEC">
              <w:rPr>
                <w:rStyle w:val="CODE"/>
              </w:rPr>
              <w:t xml:space="preserve"> nUnknown,</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r w:rsidR="00674EEC">
              <w:rPr>
                <w:rStyle w:val="CODE"/>
              </w:rPr>
              <w:t>vKnown</w:t>
            </w:r>
            <w:r w:rsidRPr="0098259C">
              <w:rPr>
                <w:rStyle w:val="CODE"/>
              </w:rPr>
              <w:t>_ref[]</w:t>
            </w:r>
            <w:r w:rsidR="00852875">
              <w:rPr>
                <w:rStyle w:val="CODE"/>
              </w:rPr>
              <w:t xml:space="preserve"> </w:t>
            </w:r>
            <w:r w:rsidR="00674EEC">
              <w:rPr>
                <w:rStyle w:val="CODE"/>
              </w:rPr>
              <w:t xml:space="preserve"> </w:t>
            </w:r>
            <w:r w:rsidRPr="0098259C">
              <w:rPr>
                <w:rStyle w:val="CODE"/>
              </w:rPr>
              <w:t xml:space="preserve">, </w:t>
            </w:r>
            <w:r w:rsidRPr="0098259C">
              <w:rPr>
                <w:rStyle w:val="CODE"/>
                <w:b/>
              </w:rPr>
              <w:t>size_t</w:t>
            </w:r>
            <w:r w:rsidRPr="0098259C">
              <w:rPr>
                <w:rStyle w:val="CODE"/>
              </w:rPr>
              <w:t xml:space="preserve"> n</w:t>
            </w:r>
            <w:r w:rsidR="00674EEC">
              <w:rPr>
                <w:rStyle w:val="CODE"/>
              </w:rPr>
              <w:t>Known</w:t>
            </w:r>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Real dvK</w:t>
            </w:r>
            <w:r w:rsidR="00122BA1">
              <w:rPr>
                <w:rStyle w:val="CODE"/>
              </w:rPr>
              <w:t>nown</w:t>
            </w:r>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Real d</w:t>
            </w:r>
            <w:r w:rsidR="00674EEC">
              <w:rPr>
                <w:rStyle w:val="CODE"/>
              </w:rPr>
              <w:t>vU</w:t>
            </w:r>
            <w:r w:rsidR="00122BA1">
              <w:rPr>
                <w:rStyle w:val="CODE"/>
              </w:rPr>
              <w:t>nknown</w:t>
            </w:r>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29E20787"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D55E95">
              <w:t>3.1</w:t>
            </w:r>
            <w:r>
              <w:fldChar w:fldCharType="end"/>
            </w:r>
            <w:r>
              <w:t xml:space="preserve">) and Co-Simulation (section </w:t>
            </w:r>
            <w:r>
              <w:fldChar w:fldCharType="begin"/>
            </w:r>
            <w:r>
              <w:instrText xml:space="preserve"> REF _Ref356504426 \n \h </w:instrText>
            </w:r>
            <w:r>
              <w:fldChar w:fldCharType="separate"/>
            </w:r>
            <w:r w:rsidR="00D55E95">
              <w:t>4.1</w:t>
            </w:r>
            <w:r>
              <w:fldChar w:fldCharType="end"/>
            </w:r>
            <w:r>
              <w:t>). In every Mode, the general form of th</w:t>
            </w:r>
            <w:r w:rsidR="00122BA1">
              <w:t>e FMU equations are</w:t>
            </w:r>
            <w:r>
              <w:t>:</w:t>
            </w:r>
          </w:p>
          <w:p w14:paraId="011B64C9" w14:textId="19C09D5D" w:rsidR="00C81421" w:rsidRDefault="009C6E6B"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r>
              <w:t>where</w:t>
            </w:r>
          </w:p>
          <w:p w14:paraId="203294AC" w14:textId="18C01120" w:rsidR="00B10E5A" w:rsidRPr="002F3E46" w:rsidRDefault="009C6E6B"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&lt;ModelStructure&gt;&lt;InitialUnknowns&gt;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(ModelExchange):</w:t>
            </w:r>
            <w:r>
              <w:rPr>
                <w:i/>
              </w:rPr>
              <w:t xml:space="preserve"> </w:t>
            </w:r>
            <w:r w:rsidRPr="002F3E46">
              <w:t xml:space="preserve">The continuous-time outputs and state derivatives (= the variables listed under </w:t>
            </w:r>
            <w:r w:rsidRPr="002F3E46">
              <w:rPr>
                <w:rStyle w:val="CODE"/>
              </w:rPr>
              <w:t>&lt;ModelStructure&gt;&lt;Outputs&gt;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&lt;ModelStructure&gt;&lt;Derivatives&gt;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(ModelExchange):</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&lt;ModelStructure&gt;&lt;Outputs&gt;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 xml:space="preserve">Step Mode (CoSimulation): </w:t>
            </w:r>
            <w:r>
              <w:t>T</w:t>
            </w:r>
            <w:r w:rsidRPr="003B7CF7">
              <w:t xml:space="preserve">he variables listed under </w:t>
            </w:r>
            <w:r w:rsidRPr="003B7CF7">
              <w:rPr>
                <w:rStyle w:val="CODE"/>
              </w:rPr>
              <w:t>&lt;ModelStructure&gt;&lt;Outputs&gt;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&lt;ModelStructure&gt;&lt;Derivatives&gt;</w:t>
            </w:r>
            <w:r>
              <w:rPr>
                <w:i/>
              </w:rPr>
              <w:t xml:space="preserve"> </w:t>
            </w:r>
            <w:r w:rsidRPr="002F3E46">
              <w:t xml:space="preserve">is present, also the variables listed here as </w:t>
            </w:r>
            <w:r w:rsidR="00180796">
              <w:t>state derivatives</w:t>
            </w:r>
            <w:r>
              <w:t>.</w:t>
            </w:r>
          </w:p>
          <w:p w14:paraId="64C89650" w14:textId="47161ADB" w:rsidR="003E5933" w:rsidRDefault="009C6E6B"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D55E95">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explicitely defined under </w:t>
            </w:r>
            <w:r w:rsidR="00A11986" w:rsidRPr="002F3E46">
              <w:rPr>
                <w:rStyle w:val="CODE"/>
                <w:i/>
              </w:rPr>
              <w:t>ScalarVariables</w:t>
            </w:r>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9C6E6B"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r>
              <w:rPr>
                <w:rStyle w:val="CODE"/>
              </w:rPr>
              <w:t>providesDirectionalDerivative</w:t>
            </w:r>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9C6E6B"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8.8pt;height:31.2pt" o:ole="">
                  <v:imagedata r:id="rId32" o:title=""/>
                </v:shape>
                <o:OLEObject Type="Embed" ProgID="Equation.DSMT4" ShapeID="_x0000_i1026" DrawAspect="Content" ObjectID="_1723036106" r:id="rId33"/>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6pt;height:16.2pt" o:ole="">
                  <v:imagedata r:id="rId34" o:title=""/>
                </v:shape>
                <o:OLEObject Type="Embed" ProgID="Equation.DSMT4" ShapeID="_x0000_i1027" DrawAspect="Content" ObjectID="_1723036107" r:id="rId35"/>
              </w:object>
            </w:r>
          </w:p>
          <w:p w14:paraId="56CC963D" w14:textId="77777777" w:rsidR="00DA6E1B" w:rsidRPr="00A42C55" w:rsidRDefault="00DA6E1B" w:rsidP="006E60E6">
            <w:pPr>
              <w:pStyle w:val="Textkrper"/>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126" w:name="_Ref308190567"/>
      <w:bookmarkStart w:id="127" w:name="_Ref308190605"/>
      <w:r w:rsidRPr="007A6A51">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9.2pt;height:31.8pt" o:ole="">
            <v:imagedata r:id="rId36" o:title=""/>
          </v:shape>
          <o:OLEObject Type="Embed" ProgID="Equation.DSMT4" ShapeID="_x0000_i1028" DrawAspect="Content" ObjectID="_1723036108" r:id="rId37"/>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9.2pt;height:31.8pt" o:ole="">
            <v:imagedata r:id="rId36" o:title=""/>
          </v:shape>
          <o:OLEObject Type="Embed" ProgID="Equation.DSMT4" ShapeID="_x0000_i1029" DrawAspect="Content" ObjectID="_1723036109" r:id="rId38"/>
        </w:object>
      </w:r>
      <w:r>
        <w:t xml:space="preserve"> and </w:t>
      </w:r>
      <w:r w:rsidRPr="007A6A51">
        <w:rPr>
          <w:position w:val="-26"/>
        </w:rPr>
        <w:object w:dxaOrig="340" w:dyaOrig="600" w14:anchorId="410FC9A1">
          <v:shape id="_x0000_i1030" type="#_x0000_t75" style="width:19.2pt;height:31.8pt" o:ole="">
            <v:imagedata r:id="rId39" o:title=""/>
          </v:shape>
          <o:OLEObject Type="Embed" ProgID="Equation.DSMT4" ShapeID="_x0000_i1030" DrawAspect="Content" ObjectID="_1723036110" r:id="rId40"/>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6pt;height:31.8pt" o:ole="">
            <v:imagedata r:id="rId41" o:title=""/>
          </v:shape>
          <o:OLEObject Type="Embed" ProgID="Equation.DSMT4" ShapeID="_x0000_i1031" DrawAspect="Content" ObjectID="_1723036111" r:id="rId42"/>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r w:rsidRPr="00E32E4A">
              <w:rPr>
                <w:lang w:val="en-US"/>
              </w:rPr>
              <w:t xml:space="preserve">nx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r>
              <w:rPr>
                <w:lang w:val="en-US"/>
              </w:rPr>
              <w:t>x_ref</w:t>
            </w:r>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r>
              <w:rPr>
                <w:lang w:val="en-US"/>
              </w:rPr>
              <w:t>xd_ref[..]</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r w:rsidRPr="00FA3E81">
              <w:rPr>
                <w:lang w:val="en-US"/>
              </w:rPr>
              <w:t xml:space="preserve">dvKnown[1]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SetContinuousStates(m, x, nx)</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columnwise</w:t>
            </w:r>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i </w:t>
            </w:r>
            <w:r w:rsidRPr="00E32E4A">
              <w:rPr>
                <w:b/>
                <w:color w:val="0000FF"/>
                <w:lang w:val="en-US"/>
              </w:rPr>
              <w:t>in</w:t>
            </w:r>
            <w:r w:rsidRPr="00E32E4A">
              <w:rPr>
                <w:lang w:val="en-US"/>
              </w:rPr>
              <w:t xml:space="preserve"> 1:nx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M_fmi2GetDirectionalDerivative(m, xd_ref, nx, x_ref[i], 1, dvKnown, ci);</w:t>
            </w:r>
            <w:r w:rsidRPr="00E32E4A">
              <w:rPr>
                <w:lang w:val="en-US"/>
              </w:rPr>
              <w:t xml:space="preserve">      </w:t>
            </w:r>
            <w:r w:rsidR="00C82296">
              <w:rPr>
                <w:lang w:val="en-US"/>
              </w:rPr>
              <w:t>J</w:t>
            </w:r>
            <w:r w:rsidRPr="00E32E4A">
              <w:rPr>
                <w:lang w:val="en-US"/>
              </w:rPr>
              <w:t>[:,i] = ci</w:t>
            </w:r>
            <w:r w:rsidR="00055AE3">
              <w:rPr>
                <w:lang w:val="en-US"/>
              </w:rPr>
              <w:t>;   // ci is an auxiliary vector of nx elements</w:t>
            </w:r>
          </w:p>
          <w:p w14:paraId="15E94B8F" w14:textId="7117DE4E" w:rsidR="00055AE3" w:rsidRPr="00E32E4A" w:rsidRDefault="00055AE3" w:rsidP="00E32E4A">
            <w:pPr>
              <w:pStyle w:val="HTMLVorformatiert"/>
              <w:rPr>
                <w:lang w:val="en-US"/>
              </w:rPr>
            </w:pPr>
            <w:r>
              <w:rPr>
                <w:lang w:val="en-US"/>
              </w:rPr>
              <w:t xml:space="preserve">                     // (it holds the i-th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t>If the sparsity of a matrix shall be taken into account,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&lt;ModelStructure&gt;.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Efficient graph coloring algorithms are freely available, such as library ColPack (</w:t>
      </w:r>
      <w:hyperlink r:id="rId43" w:history="1">
        <w:r w:rsidRPr="00A33508">
          <w:rPr>
            <w:rStyle w:val="Hyperlink"/>
            <w:i/>
          </w:rPr>
          <w:t>http://www.cscapes.org/coloringpage/</w:t>
        </w:r>
      </w:hyperlink>
      <w:r w:rsidRPr="00A33508">
        <w:rPr>
          <w:i/>
        </w:rPr>
        <w:t xml:space="preserve">) written in C/C++ (LGPL), or the routines by Coleman, Garbow, Moré: “Software for estimating sparse Jacobian matrices”, ACM Transactions on Mathematical Software - TOMS , vol. 10, no. 3, pp. 346-347, 1984. See e.g. </w:t>
      </w:r>
      <w:hyperlink r:id="rId44"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r w:rsidRPr="00A33508">
        <w:rPr>
          <w:i/>
          <w:lang w:eastAsia="sv-SE"/>
        </w:rPr>
        <w:t>Akesson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128" w:name="_Ref386213289"/>
      <w:bookmarkStart w:id="129" w:name="_Toc55136492"/>
      <w:r w:rsidRPr="0098259C">
        <w:t xml:space="preserve">FMI </w:t>
      </w:r>
      <w:r w:rsidR="003D0107" w:rsidRPr="0098259C">
        <w:t>Description Schema</w:t>
      </w:r>
      <w:bookmarkEnd w:id="126"/>
      <w:bookmarkEnd w:id="127"/>
      <w:bookmarkEnd w:id="128"/>
      <w:bookmarkEnd w:id="129"/>
      <w:r w:rsidRPr="0098259C">
        <w:t xml:space="preserve"> </w:t>
      </w:r>
    </w:p>
    <w:p w14:paraId="3D79FC6B" w14:textId="22470E36" w:rsidR="00324B2A" w:rsidRPr="0098259C" w:rsidRDefault="00324B2A" w:rsidP="00324B2A">
      <w:pPr>
        <w:pStyle w:val="Textkrper"/>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unotenzeichen"/>
        </w:rPr>
        <w:footnoteReference w:id="6"/>
      </w:r>
      <w:r w:rsidRPr="0098259C">
        <w:t xml:space="preserve">. Below, optional elements are marked with a “dashed” box. The required data types (like: xs:normalizedString) are defined in the </w:t>
      </w:r>
      <w:r w:rsidR="00374F39" w:rsidRPr="0098259C">
        <w:t>XML</w:t>
      </w:r>
      <w:r w:rsidRPr="0098259C">
        <w:t xml:space="preserve">-schema standard: </w:t>
      </w:r>
      <w:hyperlink r:id="rId45"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r w:rsidRPr="0098259C">
              <w:t>xs:double</w:t>
            </w:r>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r w:rsidRPr="0098259C">
              <w:t>xs:int</w:t>
            </w:r>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r w:rsidRPr="0098259C">
              <w:t xml:space="preserve">xs:unsignedInt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TextkrperZchn1"/>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r w:rsidRPr="0098259C">
              <w:t>xs:boolean</w:t>
            </w:r>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r w:rsidRPr="0098259C">
              <w:t>xs:string</w:t>
            </w:r>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r w:rsidRPr="0098259C">
              <w:t>xs:normalizedString</w:t>
            </w:r>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r w:rsidRPr="0098259C">
              <w:t>xs:dateTime</w:t>
            </w:r>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130" w:name="_Toc247884548"/>
      <w:bookmarkStart w:id="131"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t xml:space="preserve">The </w:t>
      </w:r>
      <w:r w:rsidR="00A014FF" w:rsidRPr="0098259C">
        <w:t>FMI</w:t>
      </w:r>
      <w:r w:rsidRPr="0098259C">
        <w:t xml:space="preserve"> schema files </w:t>
      </w:r>
      <w:r w:rsidR="00AD55EC">
        <w:t xml:space="preserve">(*.xsd)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p>
    <w:p w14:paraId="7F8AF76E" w14:textId="3602096D" w:rsidR="00526C2A" w:rsidRPr="0098259C" w:rsidRDefault="00526C2A" w:rsidP="00324B2A">
      <w:pPr>
        <w:pStyle w:val="Textkrper"/>
      </w:pPr>
      <w:r>
        <w:t xml:space="preserve">The special values NAN, </w:t>
      </w:r>
      <w:ins w:id="132" w:author="Bertsch Christian (CR/ADX2.2)" w:date="2022-06-29T21:37:00Z">
        <w:r w:rsidR="00CE0B71">
          <w:t xml:space="preserve">INF, </w:t>
        </w:r>
      </w:ins>
      <w:r>
        <w:t xml:space="preserve">+INF, </w:t>
      </w:r>
      <w:ins w:id="133" w:author="Bertsch Christian (CR/ADX2.2)" w:date="2022-06-29T21:37:00Z">
        <w:r w:rsidR="00CE0B71">
          <w:t xml:space="preserve">and </w:t>
        </w:r>
      </w:ins>
      <w:r>
        <w:t>-INF for variables values are not allowed in the FMI xml files.</w:t>
      </w:r>
    </w:p>
    <w:p w14:paraId="11433FA2" w14:textId="1D0B0D0E" w:rsidR="001A15E0" w:rsidRPr="0098259C" w:rsidRDefault="001A15E0" w:rsidP="00324B2A">
      <w:pPr>
        <w:pStyle w:val="Textkrper"/>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7"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r w:rsidRPr="0098259C">
        <w:rPr>
          <w:rStyle w:val="CODE"/>
        </w:rPr>
        <w:t>ModelVariables.Derivatives</w:t>
      </w:r>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134" w:name="_Ref251789138"/>
      <w:bookmarkEnd w:id="130"/>
      <w:r>
        <w:br w:type="page"/>
      </w:r>
    </w:p>
    <w:p w14:paraId="5BECE950" w14:textId="3B25E0D5" w:rsidR="00324B2A" w:rsidRPr="0098259C" w:rsidRDefault="005A3ED9" w:rsidP="003734ED">
      <w:pPr>
        <w:pStyle w:val="berschrift3"/>
      </w:pPr>
      <w:bookmarkStart w:id="135" w:name="_Toc55136493"/>
      <w:r w:rsidRPr="0098259C">
        <w:t>De</w:t>
      </w:r>
      <w:r w:rsidR="00286B87" w:rsidRPr="0098259C">
        <w:t>finition</w:t>
      </w:r>
      <w:r w:rsidRPr="0098259C">
        <w:t xml:space="preserve"> of an FMU</w:t>
      </w:r>
      <w:r w:rsidR="00324B2A" w:rsidRPr="0098259C">
        <w:t xml:space="preserve"> (fmiModelDescription</w:t>
      </w:r>
      <w:bookmarkEnd w:id="131"/>
      <w:r w:rsidR="00324B2A" w:rsidRPr="0098259C">
        <w:t>)</w:t>
      </w:r>
      <w:bookmarkEnd w:id="134"/>
      <w:bookmarkEnd w:id="135"/>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r w:rsidRPr="0098259C">
              <w:rPr>
                <w:rStyle w:val="CODE"/>
              </w:rPr>
              <w:t>ModelExchange</w:t>
            </w:r>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r w:rsidRPr="0098259C">
              <w:rPr>
                <w:rStyle w:val="CODE"/>
              </w:rPr>
              <w:t>CoSimulation</w:t>
            </w:r>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r w:rsidRPr="0098259C">
              <w:rPr>
                <w:rStyle w:val="CODE"/>
              </w:rPr>
              <w:t>UnitDefinitions</w:t>
            </w:r>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r w:rsidRPr="0098259C">
              <w:rPr>
                <w:rStyle w:val="CODE"/>
              </w:rPr>
              <w:t>ModelVariables</w:t>
            </w:r>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r w:rsidRPr="0098259C">
              <w:rPr>
                <w:rStyle w:val="CODE"/>
              </w:rPr>
              <w:t>TypeDefinitions</w:t>
            </w:r>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r w:rsidRPr="0098259C">
              <w:rPr>
                <w:rStyle w:val="CODE"/>
              </w:rPr>
              <w:t>ModelVariables</w:t>
            </w:r>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r w:rsidRPr="0098259C">
              <w:rPr>
                <w:rStyle w:val="CODE"/>
              </w:rPr>
              <w:t>LogCategories</w:t>
            </w:r>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r w:rsidRPr="0098259C">
              <w:rPr>
                <w:rStyle w:val="CODE"/>
              </w:rPr>
              <w:t>DefaultExperiment</w:t>
            </w:r>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r w:rsidRPr="0098259C">
              <w:rPr>
                <w:rStyle w:val="CODE"/>
              </w:rPr>
              <w:t>VendorAnnotations</w:t>
            </w:r>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r w:rsidRPr="0098259C">
              <w:rPr>
                <w:rStyle w:val="CODE"/>
              </w:rPr>
              <w:t>ModelVariables</w:t>
            </w:r>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r w:rsidRPr="0098259C">
              <w:rPr>
                <w:rStyle w:val="CODE"/>
              </w:rPr>
              <w:t>ModelStructure</w:t>
            </w:r>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For more details on ModelStructure, see section 2.2.8.</w:t>
            </w:r>
            <w:r w:rsidR="00566BB3" w:rsidRPr="0098259C">
              <w:rPr>
                <w:rStyle w:val="FormatvorlageArial"/>
              </w:rPr>
              <w:t xml:space="preserve"> </w:t>
            </w:r>
            <w:r w:rsidRPr="0098259C">
              <w:rPr>
                <w:rStyle w:val="FormatvorlageArial"/>
              </w:rPr>
              <w:t>Furthermore, the dependency of the unkowns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2E55AD73" w:rsidR="00AA63BB" w:rsidRPr="0098259C" w:rsidRDefault="00C6645C" w:rsidP="00B9515D">
      <w:pPr>
        <w:pStyle w:val="Textkrper"/>
      </w:pPr>
      <w:bookmarkStart w:id="136" w:name="_Toc240646376"/>
      <w:r w:rsidRPr="0098259C">
        <w:t>At least o</w:t>
      </w:r>
      <w:r w:rsidR="00AA63BB" w:rsidRPr="0098259C">
        <w:t xml:space="preserve">ne element of </w:t>
      </w:r>
      <w:r w:rsidR="00AA63BB" w:rsidRPr="0098259C">
        <w:rPr>
          <w:rStyle w:val="CODE"/>
        </w:rPr>
        <w:t>ModelExchange</w:t>
      </w:r>
      <w:r w:rsidR="00AA63BB" w:rsidRPr="0098259C">
        <w:t xml:space="preserve"> or </w:t>
      </w:r>
      <w:r w:rsidR="00AA63BB" w:rsidRPr="0098259C">
        <w:rPr>
          <w:rStyle w:val="CODE"/>
        </w:rPr>
        <w:t>CoSimulation</w:t>
      </w:r>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D55E95">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D55E95">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t xml:space="preserve">The </w:t>
      </w:r>
      <w:r w:rsidR="00A014FF" w:rsidRPr="0098259C">
        <w:t>XML attribute</w:t>
      </w:r>
      <w:r w:rsidRPr="0098259C">
        <w:t xml:space="preserve">s of </w:t>
      </w:r>
      <w:r w:rsidRPr="0098259C">
        <w:rPr>
          <w:rStyle w:val="CODE"/>
        </w:rPr>
        <w:t>fmiModelDescription</w:t>
      </w:r>
      <w:r w:rsidRPr="0098259C">
        <w:t xml:space="preserve"> are:</w:t>
      </w:r>
    </w:p>
    <w:bookmarkEnd w:id="136"/>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r w:rsidRPr="0098259C">
              <w:rPr>
                <w:rStyle w:val="CODE"/>
              </w:rPr>
              <w:t>fmiVersion</w:t>
            </w:r>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r w:rsidRPr="0098259C">
              <w:rPr>
                <w:rStyle w:val="CODE"/>
              </w:rPr>
              <w:t>modelName</w:t>
            </w:r>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“Modelica.Mechanics.Rotational.Examples.CoupledClutches”.</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r w:rsidRPr="0098259C">
              <w:rPr>
                <w:rStyle w:val="CODE"/>
              </w:rPr>
              <w:t>guid</w:t>
            </w:r>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IDentifier”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guid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r w:rsidRPr="0098259C">
              <w:rPr>
                <w:rStyle w:val="CODE"/>
              </w:rPr>
              <w:t>generationTool</w:t>
            </w:r>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r w:rsidRPr="0098259C">
              <w:rPr>
                <w:rStyle w:val="CODE"/>
              </w:rPr>
              <w:t>generationDateAndTime</w:t>
            </w:r>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r w:rsidR="00324B2A" w:rsidRPr="0098259C">
              <w:t xml:space="preserve">xs:dateTime” and should be: “YYYY-MM-DDThh:mm:ssZ"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r w:rsidRPr="0098259C">
              <w:rPr>
                <w:rStyle w:val="CODE"/>
              </w:rPr>
              <w:t>variableNamingConvention</w:t>
            </w:r>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1E7C141C"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r w:rsidRPr="0098259C">
              <w:rPr>
                <w:rStyle w:val="CODE"/>
              </w:rPr>
              <w:t>ModelVariables / ScalarVariable / name</w:t>
            </w:r>
            <w:r w:rsidRPr="0098259C">
              <w:t>” and in “</w:t>
            </w:r>
            <w:r w:rsidRPr="0098259C">
              <w:rPr>
                <w:rStyle w:val="CODE"/>
              </w:rPr>
              <w:t>TypeDefinitions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D55E95">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r w:rsidRPr="0098259C">
              <w:rPr>
                <w:rStyle w:val="CODE"/>
              </w:rPr>
              <w:t>numberOfEventIndicators</w:t>
            </w:r>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r w:rsidR="00D02248" w:rsidRPr="0098259C">
        <w:rPr>
          <w:rStyle w:val="FormatvorlageArial"/>
          <w:i/>
          <w:szCs w:val="21"/>
        </w:rPr>
        <w:t xml:space="preserve">numberOfContinuousStates”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137" w:name="_Toc55136494"/>
      <w:r w:rsidRPr="0098259C">
        <w:t>Definition of Units (</w:t>
      </w:r>
      <w:r w:rsidR="00381199" w:rsidRPr="0098259C">
        <w:t>Unit</w:t>
      </w:r>
      <w:r w:rsidR="00D54D07">
        <w:t>Definitions</w:t>
      </w:r>
      <w:r w:rsidRPr="0098259C">
        <w:t>)</w:t>
      </w:r>
      <w:bookmarkEnd w:id="137"/>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r w:rsidRPr="0098259C">
        <w:rPr>
          <w:rStyle w:val="CODE"/>
          <w:b/>
        </w:rPr>
        <w:t>UnitDefinitions</w:t>
      </w:r>
      <w:r w:rsidRPr="0098259C">
        <w:t xml:space="preserve">” of </w:t>
      </w:r>
      <w:r w:rsidRPr="0098259C">
        <w:rPr>
          <w:rStyle w:val="CODE"/>
        </w:rPr>
        <w:t>fmiModelDescription</w:t>
      </w:r>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“N.m” or “N*m”</w:t>
      </w:r>
      <w:r w:rsidR="00FD5CE5" w:rsidRPr="0098259C">
        <w:t xml:space="preserve"> or “Nm”</w:t>
      </w:r>
      <w:r w:rsidRPr="0098259C">
        <w:t>, which must be unique with respect to all other defined</w:t>
      </w:r>
      <w:r w:rsidR="004875DF">
        <w:t xml:space="preserve"> elements of the</w:t>
      </w:r>
      <w:r w:rsidRPr="0098259C">
        <w:t xml:space="preserve"> </w:t>
      </w:r>
      <w:r w:rsidRPr="0098259C">
        <w:rPr>
          <w:rStyle w:val="CODE"/>
        </w:rPr>
        <w:t>Unit</w:t>
      </w:r>
      <w:r w:rsidR="004875DF">
        <w:rPr>
          <w:rStyle w:val="CODE"/>
        </w:rPr>
        <w:t>Definition</w:t>
      </w:r>
      <w:r w:rsidR="00FD5CE5" w:rsidRPr="0098259C">
        <w:rPr>
          <w:rStyle w:val="CODE"/>
        </w:rPr>
        <w:t>s</w:t>
      </w:r>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t xml:space="preserve">Optionally, </w:t>
      </w:r>
      <w:r w:rsidR="00C12648" w:rsidRPr="0098259C">
        <w:t>a value given in unit</w:t>
      </w:r>
      <w:r w:rsidRPr="0098259C">
        <w:t xml:space="preserve"> </w:t>
      </w:r>
      <w:r w:rsidRPr="0098259C">
        <w:rPr>
          <w:rStyle w:val="CODE"/>
        </w:rPr>
        <w:t>Unit</w:t>
      </w:r>
      <w:r w:rsidRPr="0098259C">
        <w:t xml:space="preserve"> </w:t>
      </w:r>
      <w:r w:rsidR="00C12648" w:rsidRPr="0098259C">
        <w:t>can be converted to a value with respect to unit</w:t>
      </w:r>
      <w:r w:rsidRPr="0098259C">
        <w:t xml:space="preserve"> </w:t>
      </w:r>
      <w:r w:rsidR="0095397E" w:rsidRPr="0098259C">
        <w:rPr>
          <w:rStyle w:val="CODE"/>
        </w:rPr>
        <w:t>BaseUnit</w:t>
      </w:r>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r w:rsidRPr="0098259C">
        <w:rPr>
          <w:rStyle w:val="CODE"/>
        </w:rPr>
        <w:t>BaseUnit</w:t>
      </w:r>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Textkrper"/>
      </w:pPr>
      <w:r w:rsidRPr="0098259C">
        <w:t xml:space="preserve">A value with respect to </w:t>
      </w:r>
      <w:r w:rsidR="00660A7D" w:rsidRPr="0098259C">
        <w:rPr>
          <w:rStyle w:val="CODE"/>
        </w:rPr>
        <w:t>Unit</w:t>
      </w:r>
      <w:r w:rsidR="00660A7D" w:rsidRPr="0098259C">
        <w:t xml:space="preserve"> </w:t>
      </w:r>
      <w:r w:rsidRPr="0098259C">
        <w:t>(abbreviated as “Unit_value”) is converted with respect to</w:t>
      </w:r>
      <w:r w:rsidR="00660A7D" w:rsidRPr="0098259C">
        <w:t xml:space="preserve"> </w:t>
      </w:r>
      <w:r w:rsidR="00660A7D" w:rsidRPr="0098259C">
        <w:rPr>
          <w:rStyle w:val="CODE"/>
        </w:rPr>
        <w:t>BaseUnit</w:t>
      </w:r>
      <w:r w:rsidR="00660A7D" w:rsidRPr="0098259C">
        <w:t xml:space="preserve"> </w:t>
      </w:r>
      <w:r w:rsidRPr="0098259C">
        <w:t xml:space="preserve">(abbreviated as “BaseUnit_value”) </w:t>
      </w:r>
      <w:r w:rsidR="00660A7D" w:rsidRPr="0098259C">
        <w:t>by the equation:</w:t>
      </w:r>
    </w:p>
    <w:p w14:paraId="57CBA784" w14:textId="28B2F477" w:rsidR="00660A7D" w:rsidRDefault="00C11D49" w:rsidP="00660A7D">
      <w:pPr>
        <w:pStyle w:val="Textkrper"/>
        <w:jc w:val="center"/>
        <w:rPr>
          <w:rStyle w:val="CODE"/>
        </w:rPr>
      </w:pPr>
      <w:r w:rsidRPr="0098259C">
        <w:t xml:space="preserve">BaseUnit_value = </w:t>
      </w:r>
      <w:r w:rsidR="00660A7D" w:rsidRPr="0098259C">
        <w:rPr>
          <w:rStyle w:val="CODE"/>
        </w:rPr>
        <w:t>factor</w:t>
      </w:r>
      <w:r w:rsidR="00660A7D" w:rsidRPr="0098259C">
        <w:t>*</w:t>
      </w:r>
      <w:r w:rsidRPr="0098259C">
        <w:t>Unit_value</w:t>
      </w:r>
      <w:r w:rsidR="00660A7D" w:rsidRPr="0098259C">
        <w:t xml:space="preserve"> +</w:t>
      </w:r>
      <w:r w:rsidR="00183216">
        <w:t xml:space="preserve"> </w:t>
      </w:r>
      <w:r w:rsidR="00183216">
        <w:rPr>
          <w:rStyle w:val="pl-s"/>
        </w:rPr>
        <w:t xml:space="preserve">(if </w:t>
      </w:r>
      <w:r w:rsidR="00183216" w:rsidRPr="00466CB8">
        <w:rPr>
          <w:rStyle w:val="CODE"/>
        </w:rPr>
        <w:t>relativeQuantit</w:t>
      </w:r>
      <w:r w:rsidR="00183216">
        <w:rPr>
          <w:rStyle w:val="CODE"/>
        </w:rPr>
        <w:t>y</w:t>
      </w:r>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r w:rsidRPr="00466CB8">
        <w:rPr>
          <w:rStyle w:val="CODE"/>
        </w:rPr>
        <w:t>BaseUnit</w:t>
      </w:r>
      <w:r>
        <w:rPr>
          <w:rStyle w:val="blob-code-inner"/>
        </w:rPr>
        <w:t xml:space="preserve">, and </w:t>
      </w:r>
      <w:r w:rsidRPr="00466CB8">
        <w:rPr>
          <w:rStyle w:val="CODE"/>
        </w:rPr>
        <w:t>relativeQuantity</w:t>
      </w:r>
      <w:r>
        <w:rPr>
          <w:rStyle w:val="blob-code-inner"/>
        </w:rPr>
        <w:t xml:space="preserve"> an attribute of the </w:t>
      </w:r>
      <w:r w:rsidRPr="00466CB8">
        <w:rPr>
          <w:rStyle w:val="CODE"/>
        </w:rPr>
        <w:t>TypeDefinition</w:t>
      </w:r>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p</w:t>
      </w:r>
      <w:r w:rsidR="00C11D49" w:rsidRPr="0098259C">
        <w:rPr>
          <w:i/>
          <w:vertAlign w:val="subscript"/>
        </w:rPr>
        <w:t>Pa</w:t>
      </w:r>
      <w:r w:rsidR="00C11D49" w:rsidRPr="0098259C">
        <w:rPr>
          <w:i/>
        </w:rPr>
        <w:t xml:space="preserve"> is the pressure value in </w:t>
      </w:r>
      <w:r w:rsidR="00497688" w:rsidRPr="0098259C">
        <w:rPr>
          <w:i/>
        </w:rPr>
        <w:t>BaseUnit</w:t>
      </w:r>
      <w:r w:rsidR="00C11D49" w:rsidRPr="0098259C">
        <w:rPr>
          <w:i/>
        </w:rPr>
        <w:t>, then</w:t>
      </w:r>
    </w:p>
    <w:p w14:paraId="49EF02E0" w14:textId="77777777" w:rsidR="00C11D49" w:rsidRPr="0098259C" w:rsidRDefault="00C11D49" w:rsidP="00C11D49">
      <w:pPr>
        <w:pStyle w:val="Textkrper"/>
        <w:jc w:val="center"/>
        <w:rPr>
          <w:i/>
          <w:vertAlign w:val="subscript"/>
        </w:rPr>
      </w:pPr>
      <w:r w:rsidRPr="0098259C">
        <w:rPr>
          <w:i/>
        </w:rPr>
        <w:t>p</w:t>
      </w:r>
      <w:r w:rsidRPr="0098259C">
        <w:rPr>
          <w:i/>
          <w:vertAlign w:val="subscript"/>
        </w:rPr>
        <w:t>Pa</w:t>
      </w:r>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r w:rsidRPr="0098259C">
        <w:rPr>
          <w:rStyle w:val="CODE"/>
        </w:rPr>
        <w:t>BaseUnit</w:t>
      </w:r>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r w:rsidRPr="0098259C">
              <w:rPr>
                <w:rStyle w:val="CODE"/>
                <w:b/>
              </w:rPr>
              <w:t>Unit.BaseUnit</w:t>
            </w:r>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"N.m"</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8pt;height:19.2pt" o:ole="">
                  <v:imagedata r:id="rId52" o:title=""/>
                </v:shape>
                <o:OLEObject Type="Embed" ProgID="Equation.DSMT4" ShapeID="_x0000_i1032" DrawAspect="Content" ObjectID="_1723036112" r:id="rId53"/>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8pt;height:19.2pt" o:ole="">
                  <v:imagedata r:id="rId52" o:title=""/>
                </v:shape>
                <o:OLEObject Type="Embed" ProgID="Equation.DSMT4" ShapeID="_x0000_i1033" DrawAspect="Content" ObjectID="_1723036113" r:id="rId54"/>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8.8pt;height:28.8pt" o:ole="">
                  <v:imagedata r:id="rId55" o:title=""/>
                </v:shape>
                <o:OLEObject Type="Embed" ProgID="Equation.DSMT4" ShapeID="_x0000_i1034" DrawAspect="Content" ObjectID="_1723036114" r:id="rId56"/>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r w:rsidRPr="0098259C">
              <w:rPr>
                <w:rStyle w:val="CODE"/>
                <w:vertAlign w:val="superscript"/>
              </w:rPr>
              <w:t>o</w:t>
            </w:r>
            <w:r w:rsidRPr="0098259C">
              <w:rPr>
                <w:rStyle w:val="CODE"/>
              </w:rPr>
              <w:t>F"</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r w:rsidRPr="0098259C">
        <w:rPr>
          <w:rStyle w:val="CODE"/>
          <w:i/>
        </w:rPr>
        <w:t>DisplayUnit</w:t>
      </w:r>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r w:rsidRPr="0098259C">
        <w:rPr>
          <w:rStyle w:val="CODE"/>
          <w:i/>
        </w:rPr>
        <w:t>BaseUnit</w:t>
      </w:r>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connected together, and on at least one of the signals no </w:t>
      </w:r>
      <w:r w:rsidR="000C2CB0" w:rsidRPr="0098259C">
        <w:rPr>
          <w:rStyle w:val="CODE"/>
          <w:i/>
        </w:rPr>
        <w:t>BaseUnit</w:t>
      </w:r>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r w:rsidR="000C2CB0" w:rsidRPr="0098259C">
        <w:rPr>
          <w:rStyle w:val="CODE"/>
          <w:i/>
        </w:rPr>
        <w:t>BaseUnit</w:t>
      </w:r>
      <w:r w:rsidR="000C2CB0" w:rsidRPr="0098259C">
        <w:rPr>
          <w:i/>
        </w:rPr>
        <w:t xml:space="preserve"> elements</w:t>
      </w:r>
      <w:r w:rsidRPr="0098259C">
        <w:rPr>
          <w:i/>
        </w:rPr>
        <w:t xml:space="preserve"> are defined, then they must have identical exponents of their </w:t>
      </w:r>
      <w:r w:rsidR="000C2CB0" w:rsidRPr="0098259C">
        <w:rPr>
          <w:rStyle w:val="CODE"/>
          <w:i/>
        </w:rPr>
        <w:t>BaseUnit</w:t>
      </w:r>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r w:rsidR="009B2B74" w:rsidRPr="0098259C">
        <w:rPr>
          <w:rStyle w:val="CODE"/>
        </w:rPr>
        <w:t>relativeQuantity</w:t>
      </w:r>
      <w:r w:rsidR="009B2B74" w:rsidRPr="0098259C">
        <w:rPr>
          <w:i/>
        </w:rPr>
        <w:t xml:space="preserve"> of the </w:t>
      </w:r>
      <w:r w:rsidR="009B2B74" w:rsidRPr="0098259C">
        <w:rPr>
          <w:rStyle w:val="CODE"/>
        </w:rPr>
        <w:t>TypeDefinition</w:t>
      </w:r>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 xml:space="preserve">factor(v1)*v1 + </w:t>
      </w:r>
      <w:r w:rsidR="00183216" w:rsidRPr="00466CB8">
        <w:rPr>
          <w:rStyle w:val="CODE"/>
          <w:i/>
        </w:rPr>
        <w:t>(if relativeQuantity(v1) then 0 else offset(v1))</w:t>
      </w:r>
      <w:r w:rsidRPr="0098259C">
        <w:rPr>
          <w:rStyle w:val="CODE"/>
          <w:i/>
        </w:rPr>
        <w:t xml:space="preserve"> = factor(v2)*v2 + </w:t>
      </w:r>
      <w:r w:rsidR="00183216" w:rsidRPr="00466CB8">
        <w:rPr>
          <w:rStyle w:val="CODE"/>
          <w:i/>
        </w:rPr>
        <w:t>(if relativeQuantity(v2) then 0 else offset(v2))</w:t>
      </w:r>
    </w:p>
    <w:p w14:paraId="3D465E56" w14:textId="504D68F5" w:rsidR="00E10CDC" w:rsidRPr="00E10CDC" w:rsidRDefault="00E10CDC" w:rsidP="00C12648">
      <w:pPr>
        <w:pStyle w:val="Textkrper"/>
        <w:rPr>
          <w:i/>
        </w:rPr>
      </w:pPr>
      <w:r>
        <w:rPr>
          <w:i/>
        </w:rPr>
        <w:t xml:space="preserve">where </w:t>
      </w:r>
      <w:r w:rsidR="00183216">
        <w:rPr>
          <w:rStyle w:val="CODE"/>
          <w:i/>
        </w:rPr>
        <w:t>relativeQuantity(v1) =</w:t>
      </w:r>
      <w:r w:rsidRPr="00466CB8">
        <w:rPr>
          <w:rStyle w:val="CODE"/>
          <w:i/>
        </w:rPr>
        <w:t xml:space="preserve"> relativeQuantity(v2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r w:rsidR="00F141F9" w:rsidRPr="0098259C">
        <w:rPr>
          <w:rStyle w:val="CODE"/>
        </w:rPr>
        <w:t>BaseUnit</w:t>
      </w:r>
      <w:r w:rsidR="00F141F9" w:rsidRPr="0098259C">
        <w:rPr>
          <w:i/>
        </w:rPr>
        <w:t>, such as</w:t>
      </w:r>
      <w:r w:rsidR="00824E82" w:rsidRPr="0098259C">
        <w:rPr>
          <w:i/>
        </w:rPr>
        <w:t xml:space="preserve"> quantities</w:t>
      </w:r>
      <w:r w:rsidR="00F141F9" w:rsidRPr="0098259C">
        <w:rPr>
          <w:i/>
        </w:rPr>
        <w:t xml:space="preserve"> “Energy” and “Torque”, or “AngularVelocity” and “Frequency”.</w:t>
      </w:r>
      <w:r w:rsidR="00C12648" w:rsidRPr="0098259C">
        <w:rPr>
          <w:i/>
        </w:rPr>
        <w:t xml:space="preserve"> To handle such cases</w:t>
      </w:r>
      <w:r w:rsidR="00E8015B">
        <w:rPr>
          <w:i/>
        </w:rPr>
        <w:t>,</w:t>
      </w:r>
      <w:r w:rsidR="00C12648" w:rsidRPr="0098259C">
        <w:rPr>
          <w:i/>
        </w:rPr>
        <w:t xml:space="preserve"> quantity definitions have to be taken into account (see TypeDefinitions)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 xml:space="preserve">in FMI 1.0, a unit could be defined as “N.m”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BaseUnit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r w:rsidRPr="0098259C">
        <w:rPr>
          <w:i/>
        </w:rPr>
        <w:t xml:space="preserve">In order to check the validity of equations in a modeling language, the defined units can be used for dimensional analysis, by using the </w:t>
      </w:r>
      <w:r w:rsidR="00F141F9" w:rsidRPr="0098259C">
        <w:rPr>
          <w:rStyle w:val="CODE"/>
          <w:i/>
        </w:rPr>
        <w:t>BaseUnit</w:t>
      </w:r>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r w:rsidR="00F141F9" w:rsidRPr="0098259C">
        <w:rPr>
          <w:rStyle w:val="CODE"/>
          <w:i/>
        </w:rPr>
        <w:t>BaseUnit</w:t>
      </w:r>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[kg.m/s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r w:rsidR="00C10203" w:rsidRPr="0098259C">
        <w:rPr>
          <w:rStyle w:val="CODE"/>
          <w:i/>
        </w:rPr>
        <w:t>BaseUnit</w:t>
      </w:r>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r w:rsidR="000107CB" w:rsidRPr="0098259C">
        <w:rPr>
          <w:rStyle w:val="CODE"/>
          <w:i/>
        </w:rPr>
        <w:t>BaseUnit</w:t>
      </w:r>
      <w:r w:rsidR="000107CB" w:rsidRPr="0098259C">
        <w:t xml:space="preserve">, </w:t>
      </w:r>
      <w:r w:rsidRPr="0098259C">
        <w:rPr>
          <w:rStyle w:val="CODE"/>
          <w:i/>
        </w:rPr>
        <w:t>DisplayUnit</w:t>
      </w:r>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BaseUnit(c) = “rad/s”, then BaseUnit(a) = BaseUnit(b)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BaseUnit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then the BaseUnit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r w:rsidR="004712E2" w:rsidRPr="0098259C">
        <w:rPr>
          <w:i/>
        </w:rPr>
        <w:t>BaseUnit(a</w:t>
      </w:r>
      <w:r w:rsidR="0080499A" w:rsidRPr="0098259C">
        <w:rPr>
          <w:i/>
        </w:rPr>
        <w:t>)=”kg</w:t>
      </w:r>
      <w:r w:rsidR="004712E2" w:rsidRPr="0098259C">
        <w:rPr>
          <w:i/>
        </w:rPr>
        <w:t>.m/s</w:t>
      </w:r>
      <w:r w:rsidR="004712E2" w:rsidRPr="0098259C">
        <w:rPr>
          <w:i/>
          <w:vertAlign w:val="superscript"/>
        </w:rPr>
        <w:t>2</w:t>
      </w:r>
      <w:r w:rsidR="0080499A" w:rsidRPr="0098259C">
        <w:rPr>
          <w:i/>
        </w:rPr>
        <w:t>” and BaseUnit(c)=”m/s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r w:rsidR="004712E2" w:rsidRPr="0098259C">
        <w:rPr>
          <w:i/>
        </w:rPr>
        <w:t xml:space="preserve">BaseUnit(b)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r w:rsidR="004712E2" w:rsidRPr="0098259C">
        <w:rPr>
          <w:rStyle w:val="CODE"/>
          <w:i/>
        </w:rPr>
        <w:t>BaseUnit</w:t>
      </w:r>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r w:rsidRPr="0098259C">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r w:rsidRPr="002F3E46">
        <w:rPr>
          <w:rStyle w:val="CODE"/>
        </w:rPr>
        <w:t>DisplayUnit</w:t>
      </w:r>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r w:rsidRPr="002F3E46">
        <w:rPr>
          <w:rStyle w:val="CODE"/>
        </w:rPr>
        <w:t>DisplayUnit</w:t>
      </w:r>
      <w:r>
        <w:t xml:space="preserve"> definitions of the same </w:t>
      </w:r>
      <w:r w:rsidRPr="002F3E46">
        <w:rPr>
          <w:rStyle w:val="CODE"/>
        </w:rPr>
        <w:t>Unit</w:t>
      </w:r>
      <w:r>
        <w:t xml:space="preserve"> [(different </w:t>
      </w:r>
      <w:r w:rsidRPr="002F3E46">
        <w:rPr>
          <w:rStyle w:val="CODE"/>
        </w:rPr>
        <w:t>Unit</w:t>
      </w:r>
      <w:r>
        <w:t xml:space="preserve"> elements may have the same </w:t>
      </w:r>
      <w:r w:rsidRPr="002F3E46">
        <w:rPr>
          <w:rStyle w:val="CODE"/>
        </w:rPr>
        <w:t>DisplayUnit</w:t>
      </w:r>
      <w:r>
        <w:t xml:space="preserve"> </w:t>
      </w:r>
      <w:r w:rsidRPr="002F3E46">
        <w:rPr>
          <w:rStyle w:val="CODE"/>
        </w:rPr>
        <w:t>name</w:t>
      </w:r>
      <w:r>
        <w:t xml:space="preserve">s)]. </w:t>
      </w:r>
      <w:r w:rsidR="007148FE" w:rsidRPr="0098259C">
        <w:t xml:space="preserve">A </w:t>
      </w:r>
      <w:r w:rsidR="00497688" w:rsidRPr="0098259C">
        <w:t>value with respect to Unit (abbreviated as “Unit_value”) is converted with respect to DisplayUnit (abbreviated as “DisplayUnit_value”) by the equation</w:t>
      </w:r>
      <w:r w:rsidR="007148FE" w:rsidRPr="0098259C">
        <w:t>:</w:t>
      </w:r>
    </w:p>
    <w:p w14:paraId="5D365599" w14:textId="77777777" w:rsidR="007148FE" w:rsidRPr="0098259C" w:rsidRDefault="00497688" w:rsidP="007148FE">
      <w:pPr>
        <w:pStyle w:val="Textkrper"/>
        <w:ind w:left="720"/>
        <w:rPr>
          <w:rStyle w:val="CODE"/>
        </w:rPr>
      </w:pPr>
      <w:r w:rsidRPr="0098259C">
        <w:t>Display</w:t>
      </w:r>
      <w:r w:rsidR="007148FE" w:rsidRPr="0098259C">
        <w:t>Unit_value</w:t>
      </w:r>
      <w:r w:rsidR="007148FE" w:rsidRPr="0098259C">
        <w:rPr>
          <w:rStyle w:val="CODE"/>
        </w:rPr>
        <w:t xml:space="preserve"> = </w:t>
      </w:r>
      <w:r w:rsidR="00CD30B8" w:rsidRPr="0098259C">
        <w:rPr>
          <w:rStyle w:val="CODE"/>
        </w:rPr>
        <w:t>factor*</w:t>
      </w:r>
      <w:r w:rsidR="007148FE" w:rsidRPr="0098259C">
        <w:t>Unit_value</w:t>
      </w:r>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DisplayUnit (in “</w:t>
      </w:r>
      <w:r w:rsidR="00497688" w:rsidRPr="0098259C">
        <w:rPr>
          <w:i/>
          <w:vertAlign w:val="superscript"/>
        </w:rPr>
        <w:t>o</w:t>
      </w:r>
      <w:r w:rsidR="00497688" w:rsidRPr="0098259C">
        <w:rPr>
          <w:i/>
        </w:rPr>
        <w:t>F</w:t>
      </w:r>
      <w:r w:rsidRPr="0098259C">
        <w:rPr>
          <w:i/>
        </w:rPr>
        <w:t>”), then</w:t>
      </w:r>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ScalarVariable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r w:rsidR="00AF243B" w:rsidRPr="0098259C">
        <w:rPr>
          <w:noProof w:val="0"/>
        </w:rPr>
        <w:t>BaseU</w:t>
      </w:r>
      <w:r w:rsidRPr="0098259C">
        <w:rPr>
          <w:noProof w:val="0"/>
        </w:rPr>
        <w:t>nit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r w:rsidR="00AF243B" w:rsidRPr="0098259C">
        <w:rPr>
          <w:noProof w:val="0"/>
        </w:rPr>
        <w:t>BaseU</w:t>
      </w:r>
      <w:r w:rsidR="00451916" w:rsidRPr="0098259C">
        <w:rPr>
          <w:noProof w:val="0"/>
        </w:rPr>
        <w:t>nit</w:t>
      </w:r>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r w:rsidR="007034CC" w:rsidRPr="0098259C">
        <w:rPr>
          <w:noProof w:val="0"/>
        </w:rPr>
        <w:t>BaseUnit</w:t>
      </w:r>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r w:rsidR="007034CC" w:rsidRPr="0098259C">
        <w:rPr>
          <w:noProof w:val="0"/>
        </w:rPr>
        <w:t>BaseUnit</w:t>
      </w:r>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name="Euro/PersonYear"</w:t>
      </w:r>
      <w:r w:rsidR="00BE3DFF" w:rsidRPr="0098259C">
        <w:rPr>
          <w:noProof w:val="0"/>
        </w:rPr>
        <w:t>/</w:t>
      </w:r>
      <w:r w:rsidRPr="0098259C">
        <w:rPr>
          <w:noProof w:val="0"/>
        </w:rPr>
        <w:t xml:space="preserve">&gt;  // no mapping to </w:t>
      </w:r>
      <w:r w:rsidR="007034CC" w:rsidRPr="0098259C">
        <w:rPr>
          <w:noProof w:val="0"/>
        </w:rPr>
        <w:t>BaseUnit</w:t>
      </w:r>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38" w:name="_Ref248879321"/>
      <w:r>
        <w:br w:type="page"/>
      </w:r>
    </w:p>
    <w:p w14:paraId="18557AF2" w14:textId="3870A374" w:rsidR="001C53BD" w:rsidRPr="0098259C" w:rsidRDefault="00A51269" w:rsidP="001C53BD">
      <w:pPr>
        <w:pStyle w:val="berschrift3"/>
      </w:pPr>
      <w:bookmarkStart w:id="139" w:name="_Ref20232603"/>
      <w:bookmarkStart w:id="140" w:name="_Ref20232625"/>
      <w:bookmarkStart w:id="141" w:name="_Ref20232651"/>
      <w:bookmarkStart w:id="142" w:name="_Toc55136495"/>
      <w:r w:rsidRPr="0098259C">
        <w:t xml:space="preserve">Definition of </w:t>
      </w:r>
      <w:r w:rsidR="001C53BD" w:rsidRPr="0098259C">
        <w:t>Type</w:t>
      </w:r>
      <w:r w:rsidRPr="0098259C">
        <w:t>s</w:t>
      </w:r>
      <w:r w:rsidR="001C53BD" w:rsidRPr="0098259C">
        <w:t xml:space="preserve"> (</w:t>
      </w:r>
      <w:bookmarkStart w:id="143" w:name="_Ref248546594"/>
      <w:r w:rsidR="00381199" w:rsidRPr="0098259C">
        <w:t>Type</w:t>
      </w:r>
      <w:bookmarkEnd w:id="143"/>
      <w:r w:rsidR="00D54D07">
        <w:t>Definitions</w:t>
      </w:r>
      <w:r w:rsidR="001C53BD" w:rsidRPr="0098259C">
        <w:t>)</w:t>
      </w:r>
      <w:bookmarkEnd w:id="138"/>
      <w:bookmarkEnd w:id="139"/>
      <w:bookmarkEnd w:id="140"/>
      <w:bookmarkEnd w:id="141"/>
      <w:bookmarkEnd w:id="142"/>
    </w:p>
    <w:p w14:paraId="225A4532" w14:textId="3C2531D7" w:rsidR="001C53BD" w:rsidRPr="0098259C" w:rsidRDefault="001C53BD" w:rsidP="001C53BD">
      <w:pPr>
        <w:pStyle w:val="Textkrper"/>
      </w:pPr>
      <w:r w:rsidRPr="0098259C">
        <w:t>Element “</w:t>
      </w:r>
      <w:r w:rsidRPr="0098259C">
        <w:rPr>
          <w:rStyle w:val="CODE"/>
          <w:b/>
        </w:rPr>
        <w:t>TypeDefinitions</w:t>
      </w:r>
      <w:r w:rsidRPr="0098259C">
        <w:t xml:space="preserve">” of </w:t>
      </w:r>
      <w:r w:rsidRPr="0098259C">
        <w:rPr>
          <w:rStyle w:val="CODE"/>
        </w:rPr>
        <w:t>fmiModelDescription</w:t>
      </w:r>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r w:rsidR="00756106" w:rsidRPr="00422C71">
        <w:rPr>
          <w:rStyle w:val="CODE"/>
        </w:rPr>
        <w:t>Simple</w:t>
      </w:r>
      <w:r w:rsidRPr="00422C71">
        <w:rPr>
          <w:rStyle w:val="CODE"/>
        </w:rPr>
        <w:t>Type</w:t>
      </w:r>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r w:rsidR="00756106" w:rsidRPr="0098259C">
        <w:rPr>
          <w:rStyle w:val="CODE"/>
        </w:rPr>
        <w:t>Simple</w:t>
      </w:r>
      <w:r w:rsidRPr="0098259C">
        <w:rPr>
          <w:rStyle w:val="CODE"/>
        </w:rPr>
        <w:t>Type</w:t>
      </w:r>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r w:rsidR="002C553D" w:rsidRPr="002F3E46">
        <w:rPr>
          <w:rStyle w:val="CODE"/>
        </w:rPr>
        <w:t>TypeDefinitions</w:t>
      </w:r>
      <w:r w:rsidR="002C553D">
        <w:t xml:space="preserve"> list. Furthermore, “</w:t>
      </w:r>
      <w:r w:rsidR="002C553D" w:rsidRPr="002F3E46">
        <w:rPr>
          <w:rStyle w:val="CODE"/>
        </w:rPr>
        <w:t>name</w:t>
      </w:r>
      <w:r w:rsidR="002C553D">
        <w:t>” of a “</w:t>
      </w:r>
      <w:r w:rsidR="002C553D" w:rsidRPr="002F3E46">
        <w:rPr>
          <w:rStyle w:val="CODE"/>
        </w:rPr>
        <w:t>SimpleType</w:t>
      </w:r>
      <w:r w:rsidR="002C553D">
        <w:t>” must be different to all “</w:t>
      </w:r>
      <w:r w:rsidR="002C553D" w:rsidRPr="002F3E46">
        <w:rPr>
          <w:rStyle w:val="CODE"/>
        </w:rPr>
        <w:t>name</w:t>
      </w:r>
      <w:r w:rsidR="002C553D">
        <w:t xml:space="preserve">” attributes of </w:t>
      </w:r>
      <w:r w:rsidR="00477B23">
        <w:t>ScalarVariables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ScalarVariable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t xml:space="preserve">These definitions are used as default values in element </w:t>
      </w:r>
      <w:r w:rsidR="001814F7" w:rsidRPr="0098259C">
        <w:rPr>
          <w:rStyle w:val="CODE"/>
        </w:rPr>
        <w:t>Scalar</w:t>
      </w:r>
      <w:r w:rsidRPr="0098259C">
        <w:rPr>
          <w:rStyle w:val="CODE"/>
        </w:rPr>
        <w:t>Variables</w:t>
      </w:r>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 xml:space="preserve">For example, "N.m": in this </w:t>
            </w:r>
            <w:r w:rsidR="00566BB3" w:rsidRPr="003076BD">
              <w:rPr>
                <w:i/>
                <w:szCs w:val="20"/>
              </w:rPr>
              <w:t xml:space="preserve">case a </w:t>
            </w:r>
            <w:r w:rsidR="00566BB3" w:rsidRPr="00FA3E81">
              <w:rPr>
                <w:rFonts w:ascii="Courier New" w:hAnsi="Courier New" w:cs="Courier New"/>
                <w:i/>
                <w:szCs w:val="20"/>
              </w:rPr>
              <w:t>Unit.name = "N.m"</w:t>
            </w:r>
            <w:r w:rsidR="00566BB3" w:rsidRPr="003076BD">
              <w:rPr>
                <w:i/>
                <w:szCs w:val="20"/>
              </w:rPr>
              <w:t xml:space="preserve"> must be present under </w:t>
            </w:r>
            <w:r w:rsidR="00566BB3" w:rsidRPr="00FA3E81">
              <w:rPr>
                <w:rFonts w:ascii="Courier New" w:hAnsi="Courier New" w:cs="Courier New"/>
                <w:i/>
                <w:szCs w:val="20"/>
              </w:rPr>
              <w:t>UnitDefinitions</w:t>
            </w:r>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r w:rsidRPr="0098259C">
              <w:rPr>
                <w:rStyle w:val="CODE"/>
              </w:rPr>
              <w:t>displayUnit</w:t>
            </w:r>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r w:rsidRPr="0098259C">
              <w:rPr>
                <w:rStyle w:val="CODE"/>
              </w:rPr>
              <w:t>fmiModelDescription</w:t>
            </w:r>
            <w:r w:rsidR="00477B23">
              <w:rPr>
                <w:rStyle w:val="CODE"/>
              </w:rPr>
              <w:t>&gt;&lt;</w:t>
            </w:r>
            <w:r w:rsidRPr="0098259C">
              <w:rPr>
                <w:rStyle w:val="CODE"/>
              </w:rPr>
              <w:t>UnitDefinitions</w:t>
            </w:r>
            <w:r w:rsidR="00477B23">
              <w:rPr>
                <w:rStyle w:val="CODE"/>
              </w:rPr>
              <w:t>&gt;</w:t>
            </w:r>
            <w:r w:rsidRPr="0098259C">
              <w:t>”. If the corresponding “</w:t>
            </w:r>
            <w:r w:rsidRPr="0098259C">
              <w:rPr>
                <w:rStyle w:val="CODE"/>
              </w:rPr>
              <w:t>displayUnit</w:t>
            </w:r>
            <w:r w:rsidRPr="0098259C">
              <w:t xml:space="preserve">” is not defined </w:t>
            </w:r>
            <w:r w:rsidR="00AD04C4">
              <w:t xml:space="preserve">under </w:t>
            </w:r>
            <w:r w:rsidR="00477B23">
              <w:t>&lt;</w:t>
            </w:r>
            <w:r w:rsidR="00AD04C4" w:rsidRPr="002F3E46">
              <w:rPr>
                <w:rStyle w:val="CODE"/>
              </w:rPr>
              <w:t>UnitDefinitions</w:t>
            </w:r>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r w:rsidR="00AD04C4" w:rsidRPr="002F3E46">
              <w:rPr>
                <w:rStyle w:val="CODE"/>
              </w:rPr>
              <w:t>DisplayUnit</w:t>
            </w:r>
            <w:r w:rsidR="00477B23">
              <w:rPr>
                <w:rStyle w:val="CODE"/>
              </w:rPr>
              <w:t>&gt;</w:t>
            </w:r>
            <w:r w:rsidRPr="0098259C">
              <w:t xml:space="preserve">, then </w:t>
            </w:r>
            <w:r w:rsidRPr="0098259C">
              <w:rPr>
                <w:rStyle w:val="CODE"/>
              </w:rPr>
              <w:t>displayUnit</w:t>
            </w:r>
            <w:r w:rsidRPr="0098259C">
              <w:t xml:space="preserve"> is ignored.</w:t>
            </w:r>
            <w:r w:rsidR="00D107D9">
              <w:t xml:space="preserve"> It is an error if </w:t>
            </w:r>
            <w:r w:rsidR="00D107D9" w:rsidRPr="002F3E46">
              <w:rPr>
                <w:rStyle w:val="CODE"/>
              </w:rPr>
              <w:t>displayUnit</w:t>
            </w:r>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r w:rsidR="00D107D9" w:rsidRPr="002F3E46">
              <w:rPr>
                <w:rStyle w:val="CODE"/>
              </w:rPr>
              <w:t>UnitDefinitions</w:t>
            </w:r>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r w:rsidRPr="0098259C">
              <w:rPr>
                <w:rStyle w:val="CODE"/>
              </w:rPr>
              <w:t>relativeQuantity</w:t>
            </w:r>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r w:rsidR="008954A1">
              <w:t xml:space="preserve">  </w:t>
            </w:r>
            <w:r w:rsidR="008954A1" w:rsidRPr="0098259C">
              <w:t>“</w:t>
            </w:r>
            <w:r w:rsidR="008954A1">
              <w:rPr>
                <w:rStyle w:val="CODE"/>
              </w:rPr>
              <w:t>base</w:t>
            </w:r>
            <w:r w:rsidR="008954A1" w:rsidRPr="0098259C">
              <w:rPr>
                <w:rStyle w:val="CODE"/>
              </w:rPr>
              <w:t>Unit</w:t>
            </w:r>
            <w:r w:rsidR="008954A1" w:rsidRPr="0098259C">
              <w:t xml:space="preserve">” </w:t>
            </w:r>
            <w:r w:rsidR="008954A1">
              <w:t>and</w:t>
            </w:r>
            <w:r w:rsidRPr="0098259C">
              <w:t xml:space="preserve"> “</w:t>
            </w:r>
            <w:r w:rsidRPr="0098259C">
              <w:rPr>
                <w:rStyle w:val="CODE"/>
              </w:rPr>
              <w:t>displayUnit</w:t>
            </w:r>
            <w:r w:rsidRPr="0098259C">
              <w:t>” must be ignored (</w:t>
            </w:r>
            <w:r w:rsidR="000061EF" w:rsidRPr="0098259C">
              <w:t>for example</w:t>
            </w:r>
            <w:r w:rsidR="00E240F8">
              <w:t>,</w:t>
            </w:r>
            <w:r w:rsidR="000061EF" w:rsidRPr="0098259C">
              <w:t xml:space="preserve"> </w:t>
            </w:r>
            <w:r w:rsidRPr="0098259C">
              <w:t>10 degree Celsius = 10 Kelvin if “</w:t>
            </w:r>
            <w:r w:rsidRPr="0098259C">
              <w:rPr>
                <w:rStyle w:val="CODE"/>
              </w:rPr>
              <w:t>relativeQuantity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(variable</w:t>
            </w:r>
            <w:r w:rsidR="0090064E" w:rsidRPr="0098259C">
              <w:t>Value</w:t>
            </w:r>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absoluteTolerance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E32405"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xml:space="preserve">, the relative tolerance defined in &lt;DefaultExperiment&gt;, see section </w:t>
            </w:r>
            <w:r>
              <w:rPr>
                <w:i/>
              </w:rPr>
              <w:fldChar w:fldCharType="begin"/>
            </w:r>
            <w:r>
              <w:rPr>
                <w:i/>
              </w:rPr>
              <w:instrText xml:space="preserve"> REF _Ref369611262 \n \h </w:instrText>
            </w:r>
            <w:r>
              <w:rPr>
                <w:i/>
              </w:rPr>
            </w:r>
            <w:r>
              <w:rPr>
                <w:i/>
              </w:rPr>
              <w:fldChar w:fldCharType="separate"/>
            </w:r>
            <w:r w:rsidR="00D55E95">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setting the corresponding bound for the relative error to zero (relative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144"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145" w:name="_Ref348900361"/>
      <w:bookmarkStart w:id="146" w:name="_Ref348900508"/>
      <w:r>
        <w:br w:type="page"/>
      </w:r>
    </w:p>
    <w:p w14:paraId="2E2C5442" w14:textId="703E62AA" w:rsidR="00BD0956" w:rsidRPr="0098259C" w:rsidRDefault="00A51269" w:rsidP="00BD0956">
      <w:pPr>
        <w:pStyle w:val="berschrift3"/>
      </w:pPr>
      <w:bookmarkStart w:id="147" w:name="_Ref20232829"/>
      <w:bookmarkStart w:id="148" w:name="_Ref20232858"/>
      <w:bookmarkStart w:id="149" w:name="_Toc55136496"/>
      <w:r w:rsidRPr="0098259C">
        <w:t>Definition of Log C</w:t>
      </w:r>
      <w:r w:rsidR="002C5A1B">
        <w:t>ategories (</w:t>
      </w:r>
      <w:r w:rsidR="00BD0956" w:rsidRPr="0098259C">
        <w:t>LogCategories)</w:t>
      </w:r>
      <w:bookmarkEnd w:id="144"/>
      <w:bookmarkEnd w:id="145"/>
      <w:bookmarkEnd w:id="146"/>
      <w:bookmarkEnd w:id="147"/>
      <w:bookmarkEnd w:id="148"/>
      <w:bookmarkEnd w:id="149"/>
    </w:p>
    <w:p w14:paraId="75A944BC" w14:textId="2A0FB779" w:rsidR="00BD0956" w:rsidRPr="0098259C" w:rsidRDefault="00BD0956" w:rsidP="00BD0956">
      <w:pPr>
        <w:pStyle w:val="Textkrper"/>
      </w:pPr>
      <w:r w:rsidRPr="0098259C">
        <w:t>Element “</w:t>
      </w:r>
      <w:r w:rsidRPr="0098259C">
        <w:rPr>
          <w:rStyle w:val="CODE"/>
          <w:b/>
        </w:rPr>
        <w:t>LogCategories</w:t>
      </w:r>
      <w:r w:rsidRPr="0098259C">
        <w:t>” of “</w:t>
      </w:r>
      <w:r w:rsidRPr="0098259C">
        <w:rPr>
          <w:rStyle w:val="CODE"/>
        </w:rPr>
        <w:t>fmiModelDescription</w:t>
      </w:r>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66667" cy="2171429"/>
                    </a:xfrm>
                    <a:prstGeom prst="rect">
                      <a:avLst/>
                    </a:prstGeom>
                  </pic:spPr>
                </pic:pic>
              </a:graphicData>
            </a:graphic>
          </wp:inline>
        </w:drawing>
      </w:r>
    </w:p>
    <w:p w14:paraId="7736AF38" w14:textId="03892BD0" w:rsidR="00E970A6" w:rsidRDefault="00BD0956" w:rsidP="008A391E">
      <w:pPr>
        <w:pStyle w:val="Textkrper"/>
        <w:spacing w:after="120"/>
      </w:pPr>
      <w:r w:rsidRPr="0098259C">
        <w:t>LogCategories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D55E95">
        <w:t>2.1.5</w:t>
      </w:r>
      <w:r w:rsidR="00654544" w:rsidRPr="0098259C">
        <w:fldChar w:fldCharType="end"/>
      </w:r>
      <w:r w:rsidR="00654544" w:rsidRPr="0098259C">
        <w:t xml:space="preserve">. A tool is free to use any normalizedString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r w:rsidR="00477B23" w:rsidRPr="002F3E46">
        <w:rPr>
          <w:rStyle w:val="CODE"/>
        </w:rPr>
        <w:t>LogCategories</w:t>
      </w:r>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LogCategories [</w:t>
      </w:r>
      <w:r w:rsidR="00E970A6" w:rsidRPr="002F3E46">
        <w:rPr>
          <w:i/>
        </w:rPr>
        <w:t>To be clear</w:t>
      </w:r>
      <w:r w:rsidR="00B6631E">
        <w:rPr>
          <w:i/>
        </w:rPr>
        <w:t>,</w:t>
      </w:r>
      <w:r w:rsidR="00E970A6" w:rsidRPr="002F3E46">
        <w:rPr>
          <w:i/>
        </w:rPr>
        <w:t xml:space="preserve"> only the Category names listed under LogCategories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r w:rsidRPr="0098259C">
              <w:rPr>
                <w:rStyle w:val="CODE"/>
              </w:rPr>
              <w:t>logEvents</w:t>
            </w:r>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r w:rsidRPr="0098259C">
              <w:rPr>
                <w:rStyle w:val="CODE"/>
              </w:rPr>
              <w:t>logSingularLinearSystems</w:t>
            </w:r>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r w:rsidRPr="0098259C">
              <w:rPr>
                <w:rStyle w:val="CODE"/>
              </w:rPr>
              <w:t>logNonlinearSystems</w:t>
            </w:r>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r w:rsidRPr="0098259C">
              <w:rPr>
                <w:rStyle w:val="CODE"/>
              </w:rPr>
              <w:t>logDynamicStateSelection</w:t>
            </w:r>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r w:rsidRPr="00FE2B19">
              <w:rPr>
                <w:rStyle w:val="CODE"/>
              </w:rPr>
              <w:t>logStatusWarning</w:t>
            </w:r>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r w:rsidRPr="00FE2B19">
              <w:rPr>
                <w:rStyle w:val="CODE"/>
              </w:rPr>
              <w:t>logStatusDiscard</w:t>
            </w:r>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r w:rsidRPr="00FE2B19">
              <w:rPr>
                <w:rStyle w:val="CODE"/>
              </w:rPr>
              <w:t>logStatusError</w:t>
            </w:r>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r w:rsidRPr="00FE2B19">
              <w:rPr>
                <w:rStyle w:val="CODE"/>
              </w:rPr>
              <w:t>logStatusFatal</w:t>
            </w:r>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r w:rsidRPr="00FE2B19">
              <w:rPr>
                <w:rStyle w:val="CODE"/>
              </w:rPr>
              <w:t>logStatusPending</w:t>
            </w:r>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r w:rsidRPr="00FE2B19">
              <w:rPr>
                <w:rStyle w:val="CODE"/>
              </w:rPr>
              <w:t>logAll</w:t>
            </w:r>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This approach to define LogCategories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r w:rsidR="003B2866" w:rsidRPr="002F3E46">
        <w:rPr>
          <w:rStyle w:val="CODE"/>
        </w:rPr>
        <w:t>LogCategories</w:t>
      </w:r>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150" w:name="_Ref369611262"/>
      <w:bookmarkStart w:id="151" w:name="_Toc55136497"/>
      <w:r w:rsidRPr="0098259C">
        <w:t>Definition of a D</w:t>
      </w:r>
      <w:r w:rsidR="00296BAA" w:rsidRPr="0098259C">
        <w:t xml:space="preserve">efault </w:t>
      </w:r>
      <w:r w:rsidRPr="0098259C">
        <w:t>E</w:t>
      </w:r>
      <w:r w:rsidR="002C5A1B">
        <w:t>xperiment (</w:t>
      </w:r>
      <w:r w:rsidR="00296BAA" w:rsidRPr="0098259C">
        <w:t>DefaultExperiment)</w:t>
      </w:r>
      <w:bookmarkEnd w:id="150"/>
      <w:bookmarkEnd w:id="151"/>
    </w:p>
    <w:p w14:paraId="25CCA8F0" w14:textId="37FE5FDE" w:rsidR="00324B2A" w:rsidRPr="0098259C" w:rsidRDefault="00324B2A" w:rsidP="00324B2A">
      <w:pPr>
        <w:pStyle w:val="Textkrper"/>
      </w:pPr>
      <w:r w:rsidRPr="0098259C">
        <w:t>Element “</w:t>
      </w:r>
      <w:bookmarkStart w:id="152" w:name="_Toc240646377"/>
      <w:bookmarkStart w:id="153" w:name="_Toc247884550"/>
      <w:r w:rsidRPr="0098259C">
        <w:rPr>
          <w:rStyle w:val="CODE"/>
          <w:b/>
        </w:rPr>
        <w:t>DefaultExperiment</w:t>
      </w:r>
      <w:bookmarkEnd w:id="152"/>
      <w:bookmarkEnd w:id="153"/>
      <w:r w:rsidRPr="0098259C">
        <w:t xml:space="preserve">” of </w:t>
      </w:r>
      <w:r w:rsidRPr="0098259C">
        <w:rPr>
          <w:rStyle w:val="CODE"/>
        </w:rPr>
        <w:t>fmiModelDescription</w:t>
      </w:r>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r w:rsidRPr="0098259C">
        <w:rPr>
          <w:rStyle w:val="CODE"/>
        </w:rPr>
        <w:t>DefaultExperiment</w:t>
      </w:r>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r w:rsidRPr="0098259C">
        <w:rPr>
          <w:rStyle w:val="CODE"/>
        </w:rPr>
        <w:t>startTime</w:t>
      </w:r>
      <w:r w:rsidRPr="0098259C">
        <w:rPr>
          <w:rStyle w:val="FormatvorlageArial"/>
          <w:szCs w:val="21"/>
        </w:rPr>
        <w:t xml:space="preserve">, </w:t>
      </w:r>
      <w:r w:rsidRPr="0098259C">
        <w:rPr>
          <w:rStyle w:val="CODE"/>
        </w:rPr>
        <w:t>stopTime</w:t>
      </w:r>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r w:rsidR="006F33C5" w:rsidRPr="004865EB">
        <w:rPr>
          <w:rStyle w:val="CODE"/>
        </w:rPr>
        <w:t>stepSize</w:t>
      </w:r>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CoSimu</w:t>
      </w:r>
      <w:r w:rsidR="00451AE3">
        <w:rPr>
          <w:rStyle w:val="FormatvorlageArial"/>
          <w:szCs w:val="21"/>
        </w:rPr>
        <w:t>l</w:t>
      </w:r>
      <w:r w:rsidR="006F33C5">
        <w:rPr>
          <w:rStyle w:val="FormatvorlageArial"/>
          <w:szCs w:val="21"/>
        </w:rPr>
        <w:t xml:space="preserve">ation the </w:t>
      </w:r>
      <w:r w:rsidR="006F33C5" w:rsidRPr="004865EB">
        <w:rPr>
          <w:rStyle w:val="CODE"/>
        </w:rPr>
        <w:t>stepSize</w:t>
      </w:r>
      <w:r w:rsidR="006F33C5">
        <w:rPr>
          <w:rStyle w:val="FormatvorlageArial"/>
          <w:szCs w:val="21"/>
        </w:rPr>
        <w:t xml:space="preserve"> defines the </w:t>
      </w:r>
      <w:r w:rsidR="006F33C5" w:rsidRPr="004865EB">
        <w:rPr>
          <w:rStyle w:val="CODE"/>
        </w:rPr>
        <w:t>preferred commun</w:t>
      </w:r>
      <w:r w:rsidR="00451AE3">
        <w:rPr>
          <w:rStyle w:val="CODE"/>
        </w:rPr>
        <w:t>i</w:t>
      </w:r>
      <w:r w:rsidR="006F33C5" w:rsidRPr="004865EB">
        <w:rPr>
          <w:rStyle w:val="CODE"/>
        </w:rPr>
        <w:t>cationStepSize</w:t>
      </w:r>
      <w:r w:rsidR="006F33C5">
        <w:rPr>
          <w:rStyle w:val="FormatvorlageArial"/>
          <w:szCs w:val="21"/>
        </w:rPr>
        <w:t>.</w:t>
      </w:r>
    </w:p>
    <w:p w14:paraId="436F401C" w14:textId="77777777" w:rsidR="00296BAA" w:rsidRPr="0098259C" w:rsidRDefault="00A51269" w:rsidP="00296BAA">
      <w:pPr>
        <w:pStyle w:val="berschrift3"/>
      </w:pPr>
      <w:bookmarkStart w:id="154" w:name="_Toc55136498"/>
      <w:r w:rsidRPr="0098259C">
        <w:t>Definition of Vendor A</w:t>
      </w:r>
      <w:r w:rsidR="002C5A1B">
        <w:t>nnotations (</w:t>
      </w:r>
      <w:r w:rsidR="00296BAA" w:rsidRPr="0098259C">
        <w:t>VendorAnnotations)</w:t>
      </w:r>
      <w:bookmarkEnd w:id="154"/>
    </w:p>
    <w:p w14:paraId="1DFB5228" w14:textId="34B0A95B" w:rsidR="00324B2A" w:rsidRPr="0098259C" w:rsidRDefault="00324B2A" w:rsidP="00324B2A">
      <w:pPr>
        <w:pStyle w:val="Textkrper"/>
      </w:pPr>
      <w:r w:rsidRPr="0098259C">
        <w:t>Element “</w:t>
      </w:r>
      <w:bookmarkStart w:id="155" w:name="_Toc240646378"/>
      <w:bookmarkStart w:id="156" w:name="_Toc247884551"/>
      <w:r w:rsidRPr="0098259C">
        <w:rPr>
          <w:rStyle w:val="CODE"/>
          <w:b/>
        </w:rPr>
        <w:t>VendorAnnotations</w:t>
      </w:r>
      <w:bookmarkEnd w:id="155"/>
      <w:bookmarkEnd w:id="156"/>
      <w:r w:rsidRPr="0098259C">
        <w:t xml:space="preserve">” of </w:t>
      </w:r>
      <w:r w:rsidRPr="0098259C">
        <w:rPr>
          <w:rStyle w:val="CODE"/>
        </w:rPr>
        <w:t>fmiModelDescription</w:t>
      </w:r>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r w:rsidRPr="0098259C">
        <w:t>VendorAnnotations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by the tool</w:t>
      </w:r>
      <w:r w:rsidRPr="0098259C">
        <w:t>.</w:t>
      </w:r>
      <w:r w:rsidR="00477B23">
        <w:t xml:space="preserve"> Attribute “</w:t>
      </w:r>
      <w:r w:rsidR="00477B23" w:rsidRPr="002F3E46">
        <w:rPr>
          <w:rStyle w:val="CODE"/>
        </w:rPr>
        <w:t>name</w:t>
      </w:r>
      <w:r w:rsidR="00477B23">
        <w:t xml:space="preserve">” must be unique with respect to all other elements of the </w:t>
      </w:r>
      <w:r w:rsidR="00477B23" w:rsidRPr="002F3E46">
        <w:rPr>
          <w:rStyle w:val="CODE"/>
        </w:rPr>
        <w:t>VendorAnnotation</w:t>
      </w:r>
      <w:r w:rsidR="00477B23">
        <w:t xml:space="preserve"> list.</w:t>
      </w:r>
    </w:p>
    <w:p w14:paraId="1862C04A" w14:textId="77777777" w:rsidR="00324B2A" w:rsidRPr="0098259C" w:rsidRDefault="00324B2A" w:rsidP="001C53BD">
      <w:pPr>
        <w:pStyle w:val="berschrift3"/>
      </w:pPr>
      <w:bookmarkStart w:id="157" w:name="_Ref240457838"/>
      <w:bookmarkStart w:id="158" w:name="_Ref240457869"/>
      <w:bookmarkStart w:id="159" w:name="_Toc240646379"/>
      <w:bookmarkStart w:id="160" w:name="_Ref248547015"/>
      <w:bookmarkStart w:id="161" w:name="_Ref249423326"/>
      <w:bookmarkStart w:id="162" w:name="_Toc55136499"/>
      <w:r w:rsidRPr="0098259C">
        <w:t xml:space="preserve">Definition of </w:t>
      </w:r>
      <w:r w:rsidR="00702CF6" w:rsidRPr="0098259C">
        <w:t>Model Variables</w:t>
      </w:r>
      <w:r w:rsidRPr="0098259C">
        <w:t xml:space="preserve"> (</w:t>
      </w:r>
      <w:r w:rsidR="00FB334E" w:rsidRPr="0098259C">
        <w:t>ModelVariables</w:t>
      </w:r>
      <w:bookmarkEnd w:id="157"/>
      <w:bookmarkEnd w:id="158"/>
      <w:bookmarkEnd w:id="159"/>
      <w:bookmarkEnd w:id="160"/>
      <w:r w:rsidRPr="0098259C">
        <w:t>)</w:t>
      </w:r>
      <w:bookmarkEnd w:id="161"/>
      <w:bookmarkEnd w:id="162"/>
    </w:p>
    <w:p w14:paraId="1F778E8F" w14:textId="785DDC80" w:rsidR="00324B2A" w:rsidRPr="0098259C" w:rsidRDefault="006D238A" w:rsidP="00324B2A">
      <w:pPr>
        <w:pStyle w:val="Textkrper"/>
      </w:pPr>
      <w:r w:rsidRPr="0098259C">
        <w:t xml:space="preserve">The </w:t>
      </w:r>
      <w:r w:rsidR="00324B2A" w:rsidRPr="0098259C">
        <w:t>“</w:t>
      </w:r>
      <w:r w:rsidR="00324B2A" w:rsidRPr="0098259C">
        <w:rPr>
          <w:rStyle w:val="CODE"/>
          <w:b/>
        </w:rPr>
        <w:t>ModelVariables</w:t>
      </w:r>
      <w:r w:rsidR="00324B2A" w:rsidRPr="0098259C">
        <w:t xml:space="preserve">” </w:t>
      </w:r>
      <w:r w:rsidRPr="0098259C">
        <w:t xml:space="preserve">element </w:t>
      </w:r>
      <w:r w:rsidR="00324B2A" w:rsidRPr="0098259C">
        <w:t xml:space="preserve">of </w:t>
      </w:r>
      <w:r w:rsidR="00324B2A" w:rsidRPr="0098259C">
        <w:rPr>
          <w:rStyle w:val="CODE"/>
        </w:rPr>
        <w:t>fmiModelDescription</w:t>
      </w:r>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r w:rsidR="00B30AF5" w:rsidRPr="0098259C">
        <w:rPr>
          <w:rStyle w:val="CODE"/>
        </w:rPr>
        <w:t>Model</w:t>
      </w:r>
      <w:r w:rsidRPr="0098259C">
        <w:rPr>
          <w:rStyle w:val="CODE"/>
        </w:rPr>
        <w:t>Variables</w:t>
      </w:r>
      <w:r w:rsidRPr="0098259C">
        <w:rPr>
          <w:rStyle w:val="FormatvorlageArial"/>
          <w:szCs w:val="21"/>
        </w:rPr>
        <w:t>” element consists of an ordered set of “</w:t>
      </w:r>
      <w:r w:rsidRPr="0098259C">
        <w:rPr>
          <w:rStyle w:val="CODE"/>
        </w:rPr>
        <w:t>ScalarVariable</w:t>
      </w:r>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r w:rsidR="00776F52" w:rsidRPr="00044F2D">
        <w:rPr>
          <w:rStyle w:val="CODE"/>
        </w:rPr>
        <w:t>ScalarVariable index</w:t>
      </w:r>
      <w:r w:rsidR="00776F52">
        <w:rPr>
          <w:rStyle w:val="FormatvorlageArial"/>
          <w:szCs w:val="21"/>
        </w:rPr>
        <w:t xml:space="preserve"> is used in element </w:t>
      </w:r>
      <w:r w:rsidR="00776F52" w:rsidRPr="00044F2D">
        <w:rPr>
          <w:rStyle w:val="CODE"/>
        </w:rPr>
        <w:t>ModelStructure</w:t>
      </w:r>
      <w:r w:rsidR="00776F52">
        <w:rPr>
          <w:rStyle w:val="FormatvorlageArial"/>
          <w:szCs w:val="21"/>
        </w:rPr>
        <w:t xml:space="preserve"> to uniquely and efficiently refer to </w:t>
      </w:r>
      <w:r w:rsidR="00776F52" w:rsidRPr="00044F2D">
        <w:rPr>
          <w:rStyle w:val="CODE"/>
        </w:rPr>
        <w:t>ScalarVariable</w:t>
      </w:r>
      <w:r w:rsidR="00776F52">
        <w:rPr>
          <w:rStyle w:val="FormatvorlageArial"/>
          <w:szCs w:val="21"/>
        </w:rPr>
        <w:t xml:space="preserve"> definitions. </w:t>
      </w:r>
      <w:r w:rsidRPr="0098259C">
        <w:rPr>
          <w:rStyle w:val="FormatvorlageArial"/>
          <w:szCs w:val="21"/>
        </w:rPr>
        <w:t>A “</w:t>
      </w:r>
      <w:r w:rsidRPr="0098259C">
        <w:rPr>
          <w:rStyle w:val="CODE"/>
        </w:rPr>
        <w:t>ScalarVariable</w:t>
      </w:r>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t>The attributes of “</w:t>
      </w:r>
      <w:r w:rsidRPr="0098259C">
        <w:rPr>
          <w:rStyle w:val="CODE"/>
        </w:rPr>
        <w:t>ScalarVariable</w:t>
      </w:r>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r w:rsidR="00776F52" w:rsidRPr="00044F2D">
              <w:rPr>
                <w:rStyle w:val="CODE"/>
              </w:rPr>
              <w:t>ScalarVariable index</w:t>
            </w:r>
            <w:r w:rsidR="00776F52">
              <w:rPr>
                <w:rStyle w:val="FormatvorlageArial"/>
              </w:rPr>
              <w:t xml:space="preserve"> (the element position in the ModelVariables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r w:rsidRPr="0098259C">
              <w:rPr>
                <w:rStyle w:val="CODE"/>
              </w:rPr>
              <w:t>valueReference</w:t>
            </w:r>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t is not required to be unique.</w:t>
            </w:r>
            <w:r w:rsidRPr="0098259C">
              <w:t xml:space="preserve"> The only guarantee is that </w:t>
            </w:r>
            <w:r w:rsidRPr="0098259C">
              <w:rPr>
                <w:rStyle w:val="CODE"/>
              </w:rPr>
              <w:t>valueReference</w:t>
            </w:r>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63" w:name="OLE_LINK6"/>
            <w:bookmarkStart w:id="164"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r>
              <w:rPr>
                <w:rStyle w:val="CODE"/>
              </w:rPr>
              <w:t>calculatedP</w:t>
            </w:r>
            <w:r w:rsidRPr="0098259C">
              <w:rPr>
                <w:rStyle w:val="CODE"/>
              </w:rPr>
              <w:t>arameter"</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r w:rsidR="00442EE3">
              <w:rPr>
                <w:rStyle w:val="CODE"/>
              </w:rPr>
              <w:t>approx</w:t>
            </w:r>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163"/>
            <w:bookmarkEnd w:id="164"/>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r w:rsidRPr="0098259C">
              <w:rPr>
                <w:rStyle w:val="CODE"/>
              </w:rPr>
              <w:t>fmiModelDescription</w:t>
            </w:r>
            <w:r w:rsidR="00F96E74">
              <w:rPr>
                <w:rStyle w:val="CODE"/>
              </w:rPr>
              <w:t>&gt;&lt;</w:t>
            </w:r>
            <w:r w:rsidRPr="0098259C">
              <w:rPr>
                <w:rStyle w:val="CODE"/>
              </w:rPr>
              <w:t>ModelStructure</w:t>
            </w:r>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1B81CEB7"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D55E95">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r w:rsidR="00C663BA" w:rsidRPr="002F3E46">
              <w:rPr>
                <w:rStyle w:val="CODE"/>
              </w:rPr>
              <w:t>ScalarVariable</w:t>
            </w:r>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for ModelExchange and by</w:t>
            </w:r>
            <w:r w:rsidR="00C663BA" w:rsidRPr="00C663BA">
              <w:t xml:space="preserve"> arguments </w:t>
            </w:r>
            <w:r w:rsidR="00C663BA" w:rsidRPr="002F3E46">
              <w:rPr>
                <w:rStyle w:val="CODE"/>
              </w:rPr>
              <w:t>currentCommunicationPoint</w:t>
            </w:r>
            <w:r w:rsidR="00C663BA" w:rsidRPr="00C663BA">
              <w:t xml:space="preserve"> and </w:t>
            </w:r>
            <w:r w:rsidR="00C663BA" w:rsidRPr="002F3E46">
              <w:rPr>
                <w:rStyle w:val="CODE"/>
              </w:rPr>
              <w:t>communicationStepSize</w:t>
            </w:r>
            <w:r w:rsidR="00C663BA" w:rsidRPr="00C663BA">
              <w:t xml:space="preserve"> of </w:t>
            </w:r>
            <w:r w:rsidR="00140C25">
              <w:rPr>
                <w:rStyle w:val="CODE"/>
              </w:rPr>
              <w:t>fmi2</w:t>
            </w:r>
            <w:r w:rsidR="00C663BA" w:rsidRPr="002F3E46">
              <w:rPr>
                <w:rStyle w:val="CODE"/>
              </w:rPr>
              <w:t>DoStep</w:t>
            </w:r>
            <w:r w:rsidR="00C663BA">
              <w:t xml:space="preserve"> for CoSimulation.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0FDACD19"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D55E95">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"calculatedParameter"</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r w:rsidR="00DF4DB4" w:rsidRPr="009B5996">
              <w:rPr>
                <w:rStyle w:val="CODE"/>
                <w:i/>
              </w:rPr>
              <w:t>calculatedParameter</w:t>
            </w:r>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"calculatedParameter"</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 xml:space="preserve">(ModelExchange) or at a communication point (CoSimulation)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 xml:space="preserve">(ModelExchange)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(ModelExchange)</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r w:rsidR="008118AD">
              <w:rPr>
                <w:rStyle w:val="CODE"/>
              </w:rPr>
              <w:t>calculatedParameter</w:t>
            </w:r>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t>ModelExchange: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t xml:space="preserve">ModelExchange: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r w:rsidR="00AF7945" w:rsidRPr="0098259C">
              <w:rPr>
                <w:rStyle w:val="CODE"/>
              </w:rPr>
              <w:t>fmiModelDescription.ModelStructure.Derivatives</w:t>
            </w:r>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r w:rsidRPr="00F067A2">
              <w:rPr>
                <w:rStyle w:val="CODE"/>
              </w:rPr>
              <w:t>approx</w:t>
            </w:r>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r w:rsidR="001878DE" w:rsidRPr="00F067A2">
              <w:rPr>
                <w:rStyle w:val="CODE"/>
              </w:rPr>
              <w:t>approx</w:t>
            </w:r>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ModelExchange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r w:rsidRPr="004F0E16">
              <w:rPr>
                <w:rStyle w:val="CODE"/>
              </w:rPr>
              <w:t>fmiSetXXX</w:t>
            </w:r>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r w:rsidRPr="00227275">
              <w:rPr>
                <w:rStyle w:val="CODE"/>
              </w:rPr>
              <w:t>can</w:t>
            </w:r>
            <w:r>
              <w:rPr>
                <w:rStyle w:val="CODE"/>
              </w:rPr>
              <w:t>HandleMultipleSetPerTimeInstant</w:t>
            </w:r>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(xd := f(xd) instead of xd = f(previous(xd)),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r w:rsidR="001878DE" w:rsidRPr="005C461E">
        <w:rPr>
          <w:rStyle w:val="CODE"/>
        </w:rPr>
        <w:t>approx</w:t>
      </w:r>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for ModelExchang</w:t>
      </w:r>
      <w:r w:rsidR="004B3F46" w:rsidRPr="002F3E46">
        <w:rPr>
          <w:b/>
        </w:rPr>
        <w:t>e</w:t>
      </w:r>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r w:rsidR="004B3F46" w:rsidRPr="002F3E46">
        <w:rPr>
          <w:b/>
        </w:rPr>
        <w:t>ModelExchange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r>
              <w:rPr>
                <w:rFonts w:cs="Arial"/>
                <w:b/>
              </w:rPr>
              <w:t>calculated</w:t>
            </w:r>
            <w:r w:rsidR="00603B4F">
              <w:rPr>
                <w:rFonts w:cs="Arial"/>
                <w:b/>
              </w:rPr>
              <w:t>p</w:t>
            </w:r>
            <w:r w:rsidRPr="0098259C">
              <w:rPr>
                <w:rFonts w:cs="Arial"/>
                <w:b/>
              </w:rPr>
              <w:t>arameter</w:t>
            </w:r>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r w:rsidRPr="00073F1A">
              <w:rPr>
                <w:rStyle w:val="CODE"/>
                <w:color w:val="993300"/>
              </w:rPr>
              <w:t>approx</w:t>
            </w:r>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r w:rsidRPr="00643A4C">
              <w:rPr>
                <w:rStyle w:val="CODE"/>
              </w:rPr>
              <w:t>approx</w:t>
            </w:r>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&lt;ScalarVariable&gt;&lt;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r w:rsidR="00DA0E55" w:rsidRPr="002F3E46">
        <w:rPr>
          <w:rStyle w:val="CODE"/>
        </w:rPr>
        <w:t>fmiSetXXX</w:t>
      </w:r>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“constant / calculatedParameter”</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“discrete / calculatedParameter”</w:t>
            </w:r>
            <w:r w:rsidR="00484F13">
              <w:rPr>
                <w:rFonts w:cs="Arial"/>
                <w:i/>
              </w:rPr>
              <w:t>,</w:t>
            </w:r>
            <w:r w:rsidRPr="0098259C">
              <w:rPr>
                <w:rFonts w:cs="Arial"/>
                <w:i/>
              </w:rPr>
              <w:t xml:space="preserve"> “continuous / parameter”</w:t>
            </w:r>
            <w:r w:rsidR="00484F13">
              <w:rPr>
                <w:rFonts w:cs="Arial"/>
                <w:i/>
              </w:rPr>
              <w:t xml:space="preserve"> and continuous / calculatedParameter</w:t>
            </w:r>
            <w:r w:rsidRPr="0098259C">
              <w:rPr>
                <w:rFonts w:cs="Arial"/>
                <w:i/>
              </w:rPr>
              <w:t xml:space="preserve"> </w:t>
            </w:r>
            <w:r w:rsidR="00980C84">
              <w:rPr>
                <w:rFonts w:cs="Arial"/>
                <w:i/>
              </w:rPr>
              <w:t xml:space="preserve">do not make sense, since causality = “parameter” </w:t>
            </w:r>
            <w:r w:rsidR="00E75028">
              <w:rPr>
                <w:rFonts w:cs="Arial"/>
                <w:i/>
              </w:rPr>
              <w:t xml:space="preserve">and “calculatedParameter”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A fixed or tunable “output” has exactly the same properties as a fixed or tunable calculatedParameter. For simplicity, only fixed and tunable calculatedParameters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(ModelExchange) or takes effect at the next Communication Point (CoSimulation)</w:t>
            </w:r>
            <w:r w:rsidR="00E75028" w:rsidRPr="0098259C">
              <w:rPr>
                <w:rFonts w:cs="Arial"/>
                <w:i/>
              </w:rPr>
              <w:t xml:space="preserve">, and tunable </w:t>
            </w:r>
            <w:r w:rsidR="000C7FF0">
              <w:rPr>
                <w:rFonts w:cs="Arial"/>
                <w:i/>
              </w:rPr>
              <w:t>calculatedParameter/</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(ModelExchange) or takes effect at the next Communication Point (CoSimulation)</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dp/dt = 0. If the parameter "p" is changing, then </w:t>
      </w:r>
      <w:r w:rsidR="00014230" w:rsidRPr="0098259C">
        <w:rPr>
          <w:i/>
        </w:rPr>
        <w:t>D</w:t>
      </w:r>
      <w:r w:rsidRPr="0098259C">
        <w:rPr>
          <w:i/>
        </w:rPr>
        <w:t xml:space="preserve">irac impulses are introduced since dp/dt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r w:rsidR="00B46890" w:rsidRPr="0098259C">
        <w:rPr>
          <w:rStyle w:val="CODE"/>
        </w:rPr>
        <w:t>valueReference</w:t>
      </w:r>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r w:rsidR="006C5046" w:rsidRPr="002F3E46">
        <w:rPr>
          <w:rStyle w:val="CODE"/>
        </w:rPr>
        <w:t>valueReferences</w:t>
      </w:r>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r w:rsidR="0084195E" w:rsidRPr="002F3E46">
        <w:rPr>
          <w:rStyle w:val="CODE"/>
        </w:rPr>
        <w:t>fmiSetXXX</w:t>
      </w:r>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calculatedParameter</w:t>
      </w:r>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&lt;Unit&gt;&lt;BaseUnit&gt;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min/max/nominal values or description texts. [</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t>[</w:t>
      </w:r>
      <w:r w:rsidRPr="0098259C">
        <w:rPr>
          <w:i/>
        </w:rPr>
        <w:t xml:space="preserve">The dependency definition in </w:t>
      </w:r>
      <w:r w:rsidRPr="0098259C">
        <w:rPr>
          <w:rStyle w:val="CODE"/>
        </w:rPr>
        <w:t>fmiModelDescription.ModelStructure</w:t>
      </w:r>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198AE32"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D55E95">
        <w:t>2.2.3</w:t>
      </w:r>
      <w:r w:rsidR="00546BF2">
        <w:fldChar w:fldCharType="end"/>
      </w:r>
      <w:r w:rsidR="00954A19" w:rsidRPr="0098259C">
        <w:t xml:space="preserve"> (“</w:t>
      </w:r>
      <w:r w:rsidR="00954A19" w:rsidRPr="0098259C">
        <w:rPr>
          <w:rStyle w:val="CODE"/>
        </w:rPr>
        <w:t>Type</w:t>
      </w:r>
      <w:r w:rsidR="00D54D07">
        <w:rPr>
          <w:rStyle w:val="CODE"/>
        </w:rPr>
        <w:t>Definitions</w:t>
      </w:r>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r>
              <w:rPr>
                <w:rStyle w:val="CODE"/>
              </w:rPr>
              <w:t>declaredType</w:t>
            </w:r>
          </w:p>
        </w:tc>
        <w:tc>
          <w:tcPr>
            <w:tcW w:w="7397" w:type="dxa"/>
            <w:shd w:val="clear" w:color="auto" w:fill="auto"/>
          </w:tcPr>
          <w:p w14:paraId="349EC94A" w14:textId="13D45726" w:rsidR="00DB6CA7" w:rsidRPr="0098259C" w:rsidRDefault="00DB6CA7" w:rsidP="00546BF2">
            <w:pPr>
              <w:pStyle w:val="Textkrper-Tabelle"/>
              <w:rPr>
                <w:i/>
              </w:rPr>
            </w:pPr>
            <w:r w:rsidRPr="0098259C">
              <w:t xml:space="preserve">If present, name of type defined with </w:t>
            </w:r>
            <w:r w:rsidRPr="0098259C">
              <w:rPr>
                <w:rStyle w:val="CODE"/>
              </w:rPr>
              <w:t>TypeDefinitions</w:t>
            </w:r>
            <w:r w:rsidRPr="0098259C">
              <w:t xml:space="preserve"> </w:t>
            </w:r>
            <w:r w:rsidR="009B473D">
              <w:t xml:space="preserve">/ </w:t>
            </w:r>
            <w:r w:rsidR="009B473D" w:rsidRPr="00F067A2">
              <w:rPr>
                <w:rStyle w:val="CODE"/>
              </w:rPr>
              <w:t>SimpleType</w:t>
            </w:r>
            <w:r w:rsidRPr="0098259C">
              <w:t xml:space="preserve">. The value defined in the corresponding </w:t>
            </w:r>
            <w:r w:rsidRPr="0098259C">
              <w:rPr>
                <w:rStyle w:val="CODE"/>
              </w:rPr>
              <w:t>TypeDefinition</w:t>
            </w:r>
            <w:r w:rsidRPr="0098259C">
              <w:t xml:space="preserve"> (see section </w:t>
            </w:r>
            <w:r w:rsidR="00546BF2">
              <w:fldChar w:fldCharType="begin"/>
            </w:r>
            <w:r w:rsidR="00546BF2">
              <w:instrText xml:space="preserve"> REF _Ref20232625 \r \h </w:instrText>
            </w:r>
            <w:r w:rsidR="00546BF2">
              <w:fldChar w:fldCharType="separate"/>
            </w:r>
            <w:r w:rsidR="00D55E95">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r w:rsidRPr="0098259C">
              <w:rPr>
                <w:rStyle w:val="CODE"/>
                <w:i/>
              </w:rPr>
              <w:t>TypeDefinition</w:t>
            </w:r>
            <w:r w:rsidRPr="0098259C">
              <w:rPr>
                <w:i/>
              </w:rPr>
              <w:t>) and in “</w:t>
            </w:r>
            <w:r w:rsidRPr="0098259C">
              <w:rPr>
                <w:rStyle w:val="CODE"/>
                <w:i/>
              </w:rPr>
              <w:t>Real</w:t>
            </w:r>
            <w:r w:rsidRPr="0098259C">
              <w:rPr>
                <w:i/>
              </w:rPr>
              <w:t xml:space="preserve">” (of </w:t>
            </w:r>
            <w:r w:rsidRPr="0098259C">
              <w:rPr>
                <w:rStyle w:val="CODE"/>
                <w:i/>
              </w:rPr>
              <w:t>ScalarVariable</w:t>
            </w:r>
            <w:r w:rsidRPr="0098259C">
              <w:rPr>
                <w:i/>
              </w:rPr>
              <w:t>), then the “</w:t>
            </w:r>
            <w:r w:rsidRPr="0098259C">
              <w:rPr>
                <w:rStyle w:val="CODE"/>
                <w:i/>
              </w:rPr>
              <w:t>min</w:t>
            </w:r>
            <w:r w:rsidRPr="0098259C">
              <w:rPr>
                <w:i/>
              </w:rPr>
              <w:t xml:space="preserve">” of </w:t>
            </w:r>
            <w:r w:rsidRPr="0098259C">
              <w:rPr>
                <w:rStyle w:val="CODE"/>
                <w:i/>
              </w:rPr>
              <w:t>ScalarVariable</w:t>
            </w:r>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r w:rsidRPr="0098259C">
              <w:rPr>
                <w:rStyle w:val="CODE"/>
              </w:rPr>
              <w:t>TypeDefinitions</w:t>
            </w:r>
            <w:r>
              <w:t xml:space="preserve"> / </w:t>
            </w:r>
            <w:r w:rsidRPr="00DB6CA7">
              <w:rPr>
                <w:rStyle w:val="CODE"/>
              </w:rPr>
              <w:t>SimpleType</w:t>
            </w:r>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165"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behaviour of the FMU in different importing tools, as it is not mandatory to call </w:t>
            </w:r>
            <w:r w:rsidR="007C0A99" w:rsidRPr="00D2781E">
              <w:rPr>
                <w:rStyle w:val="CODE"/>
                <w:i/>
              </w:rPr>
              <w:t>fmi2SetXXX</w:t>
            </w:r>
            <w:r w:rsidR="007C0A99">
              <w:t xml:space="preserve"> to set start values during initialization. Instead it is recommended to use the SSP Standard </w:t>
            </w:r>
            <w:r w:rsidR="00007CB3">
              <w:t>(</w:t>
            </w:r>
            <w:hyperlink r:id="rId72"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165"/>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r w:rsidR="009B473D" w:rsidRPr="00F067A2">
              <w:rPr>
                <w:rStyle w:val="CODE"/>
              </w:rPr>
              <w:t>ScalarVariable</w:t>
            </w:r>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r w:rsidRPr="001707BD">
              <w:rPr>
                <w:rStyle w:val="CODE"/>
              </w:rPr>
              <w:t>approx</w:t>
            </w:r>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tive of variable with ScalarVariable</w:t>
            </w:r>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there are 10 ScalarVariables and derivative = 3 for ScalarVariable 8, then ScalarVariable 8 is the derivative of ScalarVariable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&lt;ModelStructure&gt;&lt;Derivatives&gt;</w:t>
            </w:r>
            <w:r>
              <w:rPr>
                <w:rStyle w:val="FormatvorlageArial"/>
              </w:rPr>
              <w:t xml:space="preserve">. All ScalarVariables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r>
              <w:rPr>
                <w:rStyle w:val="CODE"/>
              </w:rPr>
              <w:t>reinit</w:t>
            </w:r>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6A923D82"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D55E95">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166" w:name="_Ref369247608"/>
      <w:bookmarkStart w:id="167" w:name="_Toc55136500"/>
      <w:r w:rsidR="00C6645C" w:rsidRPr="0098259C">
        <w:t xml:space="preserve">Definition </w:t>
      </w:r>
      <w:r w:rsidR="002C5A1B">
        <w:t>of the Model Structure (</w:t>
      </w:r>
      <w:r w:rsidR="00C6645C" w:rsidRPr="0098259C">
        <w:t>ModelStructure)</w:t>
      </w:r>
      <w:bookmarkEnd w:id="166"/>
      <w:bookmarkEnd w:id="167"/>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r w:rsidRPr="0098259C">
        <w:rPr>
          <w:rStyle w:val="CODE"/>
          <w:b/>
        </w:rPr>
        <w:t>ModelStructure</w:t>
      </w:r>
      <w:r w:rsidRPr="0098259C">
        <w:rPr>
          <w:rStyle w:val="FormatvorlageArial"/>
          <w:szCs w:val="21"/>
        </w:rPr>
        <w:t>” within “</w:t>
      </w:r>
      <w:r w:rsidRPr="0098259C">
        <w:rPr>
          <w:rStyle w:val="CODE"/>
        </w:rPr>
        <w:t>fmiModelDescription</w:t>
      </w:r>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dering in ModelVariables</w:t>
      </w:r>
      <w:r w:rsidR="002C5A1B">
        <w:rPr>
          <w:i/>
        </w:rPr>
        <w:t>.</w:t>
      </w:r>
      <w:r w:rsidR="002C5A1B" w:rsidRPr="00974E8A">
        <w:t>]</w:t>
      </w:r>
      <w:r w:rsidR="002C5A1B">
        <w:rPr>
          <w:i/>
        </w:rPr>
        <w:t xml:space="preserve"> </w:t>
      </w:r>
      <w:r w:rsidR="002C5A1B" w:rsidRPr="002C5A1B">
        <w:t xml:space="preserve">A ModelExchange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(ModelExchange) or at the current Communication Point (CoSimulation)</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r w:rsidRPr="00CC18E6">
        <w:rPr>
          <w:rStyle w:val="CODE"/>
        </w:rPr>
        <w:t>ModelStructure</w:t>
      </w:r>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Elements of the InitialUnknowns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t xml:space="preserve">Note that attribute </w:t>
      </w:r>
      <w:r w:rsidRPr="003B1AB9">
        <w:rPr>
          <w:rStyle w:val="CODE"/>
        </w:rPr>
        <w:t>dependenciesKind</w:t>
      </w:r>
      <w:r>
        <w:t xml:space="preserve"> for element </w:t>
      </w:r>
      <w:r w:rsidRPr="003B1AB9">
        <w:rPr>
          <w:rStyle w:val="CODE"/>
        </w:rPr>
        <w:t>InitialUnknowns</w:t>
      </w:r>
      <w:r>
        <w:t xml:space="preserve"> has less </w:t>
      </w:r>
      <w:r w:rsidR="00573EF2">
        <w:t xml:space="preserve">enumeration values as </w:t>
      </w:r>
      <w:r w:rsidR="00573EF2" w:rsidRPr="003B1AB9">
        <w:rPr>
          <w:rStyle w:val="CODE"/>
        </w:rPr>
        <w:t>dependenciesKind</w:t>
      </w:r>
      <w:r w:rsidR="00573EF2">
        <w:t xml:space="preserve"> in the other lists.</w:t>
      </w:r>
    </w:p>
    <w:p w14:paraId="4A26CF0F" w14:textId="6B7D6A5E" w:rsidR="00C6645C" w:rsidRPr="0098259C" w:rsidRDefault="0058282F" w:rsidP="00C6645C">
      <w:pPr>
        <w:pStyle w:val="Textkrper"/>
        <w:spacing w:after="120"/>
      </w:pPr>
      <w:r w:rsidRPr="0098259C">
        <w:rPr>
          <w:rStyle w:val="FormatvorlageArial"/>
          <w:szCs w:val="21"/>
        </w:rPr>
        <w:t>ModelStructure</w:t>
      </w:r>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D55E95">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r w:rsidR="002778F3" w:rsidRPr="0098259C">
              <w:rPr>
                <w:rStyle w:val="CODE"/>
              </w:rPr>
              <w:t>ScalarVariable</w:t>
            </w:r>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r w:rsidR="002778F3" w:rsidRPr="0098259C">
              <w:rPr>
                <w:rStyle w:val="CODE"/>
              </w:rPr>
              <w:t>ScalarVariable</w:t>
            </w:r>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(ModelExchange)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(CoSimulation).</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r w:rsidR="0036230A" w:rsidRPr="0098259C">
              <w:rPr>
                <w:rStyle w:val="CODE"/>
              </w:rPr>
              <w:t>ScalarVariable</w:t>
            </w:r>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r w:rsidR="0036230A" w:rsidRPr="0098259C">
              <w:rPr>
                <w:rStyle w:val="CODE"/>
              </w:rPr>
              <w:t>ScalarVariable</w:t>
            </w:r>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ScalarVariables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r w:rsidR="0048016E" w:rsidRPr="00D2781E">
              <w:rPr>
                <w:rFonts w:ascii="Courier New" w:hAnsi="Courier New" w:cs="Courier New"/>
                <w:sz w:val="19"/>
                <w:szCs w:val="19"/>
              </w:rPr>
              <w:t>nx</w:t>
            </w:r>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f the corresponding ScalarVariable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168"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r w:rsidR="00B01D40" w:rsidRPr="0098259C">
              <w:rPr>
                <w:rStyle w:val="CODE"/>
              </w:rPr>
              <w:t>provides</w:t>
            </w:r>
            <w:r w:rsidR="007E605B">
              <w:rPr>
                <w:rStyle w:val="CODE"/>
              </w:rPr>
              <w:t>Directional</w:t>
            </w:r>
            <w:r w:rsidR="00B01D40" w:rsidRPr="0098259C">
              <w:rPr>
                <w:rStyle w:val="CODE"/>
              </w:rPr>
              <w:t>Derivative</w:t>
            </w:r>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168"/>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ModelExchange and CoSimulation, then the “Derivatives” element might be present, since </w:t>
            </w:r>
            <w:r w:rsidR="006E58AB" w:rsidRPr="0098259C">
              <w:rPr>
                <w:rStyle w:val="FormatvorlageArial"/>
                <w:i/>
              </w:rPr>
              <w:t xml:space="preserve">it is </w:t>
            </w:r>
            <w:r w:rsidR="00BD7781" w:rsidRPr="0098259C">
              <w:rPr>
                <w:rStyle w:val="FormatvorlageArial"/>
                <w:i/>
              </w:rPr>
              <w:t xml:space="preserve">needed for ModelExchange. If the above flag </w:t>
            </w:r>
            <w:r w:rsidR="007E605B">
              <w:rPr>
                <w:rStyle w:val="FormatvorlageArial"/>
                <w:i/>
              </w:rPr>
              <w:t>is</w:t>
            </w:r>
            <w:r w:rsidR="00BD7781" w:rsidRPr="0098259C">
              <w:rPr>
                <w:rStyle w:val="FormatvorlageArial"/>
                <w:i/>
              </w:rPr>
              <w:t xml:space="preserve"> set to false for the CoSimulation case, then the “Derivatives” element is ignored for CoSimulation</w:t>
            </w:r>
            <w:r w:rsidR="00F234CE">
              <w:rPr>
                <w:rStyle w:val="FormatvorlageArial"/>
                <w:i/>
              </w:rPr>
              <w:t>. If “inline integration” is used for a CoSimulation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 xml:space="preserve">(ModelExchange)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(CoSimulation).</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9C6E6B"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r>
              <w:rPr>
                <w:rStyle w:val="CODE"/>
              </w:rPr>
              <w:t>InitialUnknowns</w:t>
            </w:r>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initial="approx"</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"calculatedParameter"</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&lt;ModelStructure&gt;</w:t>
            </w:r>
            <w:r w:rsidR="00FD4925">
              <w:rPr>
                <w:rStyle w:val="FormatvorlageArial"/>
              </w:rPr>
              <w:t xml:space="preserve">) </w:t>
            </w:r>
            <w:r w:rsidR="00A67061" w:rsidRPr="00A67061">
              <w:rPr>
                <w:rStyle w:val="FormatvorlageArial"/>
              </w:rPr>
              <w:t xml:space="preserve">with </w:t>
            </w:r>
            <w:r w:rsidR="00A67061" w:rsidRPr="00404E9D">
              <w:rPr>
                <w:rStyle w:val="CODE"/>
              </w:rPr>
              <w:t>initial="approx"</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their ScalarVariable index (for example</w:t>
            </w:r>
            <w:r w:rsidR="00980F53">
              <w:rPr>
                <w:rStyle w:val="FormatvorlageArial"/>
              </w:rPr>
              <w:t>,</w:t>
            </w:r>
            <w:r w:rsidR="00D377DE" w:rsidRPr="00D377DE">
              <w:rPr>
                <w:rStyle w:val="FormatvorlageArial"/>
              </w:rPr>
              <w:t xml:space="preserve"> if for two variables A and B the ScalarVariable index of A is less than the index of B, then A must appear before B in </w:t>
            </w:r>
            <w:r w:rsidR="00D377DE" w:rsidRPr="002F3E46">
              <w:rPr>
                <w:rStyle w:val="CODE"/>
              </w:rPr>
              <w:t>InitialUnknowns</w:t>
            </w:r>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9C6E6B"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initial="approx</w:t>
            </w:r>
            <w:r w:rsidR="00FD4925" w:rsidRPr="00404E9D">
              <w:rPr>
                <w:rStyle w:val="CODE"/>
              </w:rPr>
              <w:t>"</w:t>
            </w:r>
            <w:r w:rsidR="00FD4925">
              <w:t xml:space="preserve"> or </w:t>
            </w:r>
            <w:r w:rsidR="00FD4925" w:rsidRPr="00404E9D">
              <w:rPr>
                <w:rStyle w:val="CODE"/>
              </w:rPr>
              <w:t>"calculated"</w:t>
            </w:r>
            <w:r w:rsidR="00FD4925">
              <w:t xml:space="preserve">), they can be inquired with </w:t>
            </w:r>
            <w:r w:rsidR="00FD4925" w:rsidRPr="002F3E46">
              <w:rPr>
                <w:rStyle w:val="CODE"/>
              </w:rPr>
              <w:t>fmiGetXXX</w:t>
            </w:r>
            <w:r w:rsidR="00FD4925">
              <w:t xml:space="preserve"> in InitializationMode.</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9C6E6B"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r w:rsidRPr="00BF7416">
              <w:rPr>
                <w:rStyle w:val="CODE"/>
              </w:rPr>
              <w:t>ScalarVariable</w:t>
            </w:r>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 xml:space="preserve">(ModelExchange) and at a Communication Point (CoSimulation)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t>where</w:t>
            </w:r>
          </w:p>
          <w:p w14:paraId="6C120737" w14:textId="129C816E" w:rsidR="003B0DD0" w:rsidRDefault="009C6E6B"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9C6E6B"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9C6E6B"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r w:rsidR="003E2D9B" w:rsidRPr="003E2D9B">
        <w:rPr>
          <w:rStyle w:val="CODE"/>
        </w:rPr>
        <w:t>InitialUnknowns</w:t>
      </w:r>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The ScalarVariable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0 ScalarVariables and index</w:t>
            </w:r>
            <w:r w:rsidR="003B0DD0" w:rsidRPr="00DF3A0D">
              <w:rPr>
                <w:rStyle w:val="FormatvorlageArial"/>
                <w:i/>
              </w:rPr>
              <w:t xml:space="preserve"> = 3, then </w:t>
            </w:r>
            <w:r w:rsidR="003B0DD0">
              <w:rPr>
                <w:rStyle w:val="FormatvorlageArial"/>
                <w:i/>
              </w:rPr>
              <w:t xml:space="preserve">the third </w:t>
            </w:r>
            <w:r w:rsidR="003B0DD0" w:rsidRPr="00DF3A0D">
              <w:rPr>
                <w:rStyle w:val="FormatvorlageArial"/>
                <w:i/>
              </w:rPr>
              <w:t xml:space="preserve">ScalarVariable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69" w:name="Dependencies_Knowns"/>
            <w:bookmarkEnd w:id="169"/>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If not present, it must be assumed that the Unknown depends on all Knowns. If present as empty list, the Unknown depends on none of the Knowns. Otherwise the Unknown depends on the Knowns defined by the given ScalarVariable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 xml:space="preserve">(ModelExchange)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(CoSimulation)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r w:rsidR="00A11986" w:rsidRPr="002F3E46">
              <w:rPr>
                <w:rStyle w:val="CODE"/>
              </w:rPr>
              <w:t>ScalarVariables</w:t>
            </w:r>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r>
              <w:rPr>
                <w:rStyle w:val="CODE"/>
              </w:rPr>
              <w:t>InitialUnknowns</w:t>
            </w:r>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r w:rsidR="00A11986" w:rsidRPr="00DD1ADF">
              <w:rPr>
                <w:rStyle w:val="CODE"/>
              </w:rPr>
              <w:t>ScalarVariables</w:t>
            </w:r>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r w:rsidRPr="0098259C">
              <w:rPr>
                <w:rStyle w:val="CODE"/>
              </w:rPr>
              <w:t>provides</w:t>
            </w:r>
            <w:r>
              <w:rPr>
                <w:rStyle w:val="CODE"/>
              </w:rPr>
              <w:t>Directional</w:t>
            </w:r>
            <w:r w:rsidRPr="0098259C">
              <w:rPr>
                <w:rStyle w:val="CODE"/>
              </w:rPr>
              <w:t>Derivative</w:t>
            </w:r>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r>
              <w:rPr>
                <w:rStyle w:val="CODE"/>
              </w:rPr>
              <w:t>dependenciesKind</w:t>
            </w:r>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"dependenciesKind"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(ModelExchange) and at </w:t>
            </w:r>
            <w:r w:rsidR="006C1028" w:rsidRPr="006C1028">
              <w:rPr>
                <w:rStyle w:val="FormatvorlageArial"/>
                <w:i/>
              </w:rPr>
              <w:t>Communication Points</w:t>
            </w:r>
            <w:r w:rsidR="006C1028">
              <w:rPr>
                <w:rStyle w:val="FormatvorlageArial"/>
              </w:rPr>
              <w:t xml:space="preserve"> (CoSimulation),</w:t>
            </w:r>
            <w:r w:rsidR="003E2D9B">
              <w:rPr>
                <w:rStyle w:val="FormatvorlageArial"/>
              </w:rPr>
              <w:br/>
              <w:t xml:space="preserve">and not for </w:t>
            </w:r>
            <w:r w:rsidR="003E2D9B" w:rsidRPr="003E2D9B">
              <w:rPr>
                <w:rStyle w:val="CODE"/>
              </w:rPr>
              <w:t>InitialUnknow</w:t>
            </w:r>
            <w:r w:rsidR="002B28AD">
              <w:rPr>
                <w:rStyle w:val="CODE"/>
              </w:rPr>
              <w:t>n</w:t>
            </w:r>
            <w:r w:rsidR="003E2D9B" w:rsidRPr="003E2D9B">
              <w:rPr>
                <w:rStyle w:val="CODE"/>
              </w:rPr>
              <w:t>s</w:t>
            </w:r>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(ModelExchange) </w:t>
            </w:r>
            <w:bookmarkStart w:id="170" w:name="OLE_LINK4"/>
            <w:bookmarkStart w:id="171" w:name="OLE_LINK9"/>
            <w:r w:rsidR="006C1028">
              <w:t>or at a  Communication Point (CoSimulation)</w:t>
            </w:r>
            <w:bookmarkEnd w:id="170"/>
            <w:bookmarkEnd w:id="171"/>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(CoSimulation).</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"dependenciesKind"</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9C6E6B"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9C6E6B"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and therefore the initialization equations are:</w:t>
      </w:r>
    </w:p>
    <w:p w14:paraId="65E6F3FB" w14:textId="77777777" w:rsidR="00656908" w:rsidRDefault="009C6E6B"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r w:rsidRPr="00B91CC7">
        <w:rPr>
          <w:b/>
          <w:noProof w:val="0"/>
          <w:color w:val="3333FF"/>
        </w:rPr>
        <w:t>ModelVariables</w:t>
      </w:r>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r w:rsidR="00B91CC7" w:rsidRPr="00B91CC7">
        <w:rPr>
          <w:b/>
          <w:color w:val="3333FF"/>
        </w:rPr>
        <w:t>ScalarVariable</w:t>
      </w:r>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r w:rsidRPr="0098259C">
        <w:rPr>
          <w:b/>
          <w:noProof w:val="0"/>
          <w:color w:val="0000FF"/>
        </w:rPr>
        <w:t>ModelStructure</w:t>
      </w:r>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dependencies</w:t>
      </w:r>
      <w:r>
        <w:rPr>
          <w:noProof w:val="0"/>
        </w:rPr>
        <w:t>Kind="</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r w:rsidR="000A5E9B" w:rsidRPr="00F71663">
        <w:rPr>
          <w:i/>
        </w:rPr>
        <w:t>dependenciesKind="discrete"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r w:rsidRPr="00F71663">
        <w:rPr>
          <w:i/>
        </w:rPr>
        <w:t>dependenciesKind="dependent"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r w:rsidRPr="00FA3E81">
        <w:rPr>
          <w:color w:val="0070C0"/>
        </w:rPr>
        <w:t>ModelVariables</w:t>
      </w:r>
      <w:r>
        <w:t>&gt;</w:t>
      </w:r>
      <w:r>
        <w:br/>
        <w:t>   &lt;</w:t>
      </w:r>
      <w:r w:rsidRPr="00FA3E81">
        <w:rPr>
          <w:color w:val="0070C0"/>
        </w:rPr>
        <w:t xml:space="preserve">ScalarVariable </w:t>
      </w:r>
      <w:r>
        <w:t>name="u"     , ...&gt; … &lt;/ScalarVariable&gt;  </w:t>
      </w:r>
      <w:r w:rsidR="00133CD9">
        <w:t>&lt;!--</w:t>
      </w:r>
      <w:r>
        <w:t>index="1" --&gt;</w:t>
      </w:r>
      <w:r>
        <w:br/>
        <w:t>   &lt;</w:t>
      </w:r>
      <w:r w:rsidRPr="00FA3E81">
        <w:rPr>
          <w:color w:val="0070C0"/>
        </w:rPr>
        <w:t xml:space="preserve">ScalarVariable </w:t>
      </w:r>
      <w:r>
        <w:t>name="y"     , ...&gt; … &lt;/ScalarVariable&gt;  </w:t>
      </w:r>
      <w:r w:rsidR="00133CD9">
        <w:t>&lt;!--</w:t>
      </w:r>
      <w:r>
        <w:t>index="2" --&gt;</w:t>
      </w:r>
      <w:r>
        <w:br/>
        <w:t>   &lt;</w:t>
      </w:r>
      <w:r w:rsidRPr="00FA3E81">
        <w:rPr>
          <w:color w:val="0070C0"/>
        </w:rPr>
        <w:t xml:space="preserve">ScalarVariable </w:t>
      </w:r>
      <w:r>
        <w:t>name="x"     , ...&gt; … &lt;/ScalarVariable&gt;  </w:t>
      </w:r>
      <w:r w:rsidR="00133CD9">
        <w:t>&lt;!--</w:t>
      </w:r>
      <w:r>
        <w:t>index="3" --&gt;</w:t>
      </w:r>
      <w:r>
        <w:br/>
        <w:t>   &lt;</w:t>
      </w:r>
      <w:r w:rsidRPr="00D2781E">
        <w:rPr>
          <w:color w:val="0070C0"/>
        </w:rPr>
        <w:t>ScalarVariable</w:t>
      </w:r>
      <w:r>
        <w:t xml:space="preserve"> name="der(x)", ...&gt; … &lt;/ScalarVariable&gt;  </w:t>
      </w:r>
      <w:r w:rsidR="00133CD9">
        <w:t>&lt;!--</w:t>
      </w:r>
      <w:r>
        <w:t>index="4" --&gt;</w:t>
      </w:r>
      <w:r>
        <w:br/>
        <w:t>&lt;</w:t>
      </w:r>
      <w:r w:rsidRPr="00D2781E">
        <w:rPr>
          <w:color w:val="0070C0"/>
        </w:rPr>
        <w:t>/ModelVariables</w:t>
      </w:r>
      <w:r>
        <w:t>&gt;</w:t>
      </w:r>
      <w:r w:rsidR="003F2ED4">
        <w:t xml:space="preserve"> </w:t>
      </w:r>
    </w:p>
    <w:p w14:paraId="04215CE9" w14:textId="78488B5D" w:rsidR="00D24124" w:rsidRPr="003F2ED4" w:rsidRDefault="00D24124" w:rsidP="003F2ED4">
      <w:pPr>
        <w:pStyle w:val="Textkrper"/>
        <w:rPr>
          <w:rStyle w:val="FormatvorlageArial"/>
          <w:i/>
          <w:szCs w:val="21"/>
        </w:rPr>
      </w:pPr>
      <w:r>
        <w:t>&lt;</w:t>
      </w:r>
      <w:r w:rsidRPr="00FA3E81">
        <w:rPr>
          <w:color w:val="0070C0"/>
        </w:rPr>
        <w:t>ModelStructure</w:t>
      </w:r>
      <w:r>
        <w:t>&gt;</w:t>
      </w:r>
      <w:r>
        <w:br/>
        <w:t>   &lt;</w:t>
      </w:r>
      <w:r w:rsidRPr="00FA3E81">
        <w:rPr>
          <w:color w:val="0070C0"/>
        </w:rPr>
        <w:t>Outputs</w:t>
      </w:r>
      <w:r>
        <w:t>&gt;</w:t>
      </w:r>
      <w:r>
        <w:br/>
        <w:t>     &lt;</w:t>
      </w:r>
      <w:r w:rsidRPr="00FA3E81">
        <w:rPr>
          <w:color w:val="0070C0"/>
        </w:rPr>
        <w:t xml:space="preserve">Unknown </w:t>
      </w:r>
      <w:r>
        <w:t>index="2" dependencies="3"  dependenciesKind="constant"/&gt;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dependenciesKind="constant"/&gt;</w:t>
      </w:r>
      <w:r>
        <w:br/>
        <w:t>   &lt;/</w:t>
      </w:r>
      <w:r w:rsidRPr="00FA3E81">
        <w:rPr>
          <w:color w:val="0070C0"/>
        </w:rPr>
        <w:t>Derivatives</w:t>
      </w:r>
      <w:r>
        <w:t>&gt;</w:t>
      </w:r>
      <w:r>
        <w:br/>
        <w:t>   &lt;</w:t>
      </w:r>
      <w:r w:rsidRPr="00FA3E81">
        <w:rPr>
          <w:color w:val="0070C0"/>
        </w:rPr>
        <w:t>InitialUnknowns</w:t>
      </w:r>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r w:rsidRPr="00FA3E81">
        <w:rPr>
          <w:color w:val="0070C0"/>
        </w:rPr>
        <w:t>InitialUnknowns</w:t>
      </w:r>
      <w:r>
        <w:t>&gt;</w:t>
      </w:r>
      <w:r>
        <w:br/>
        <w:t>&lt;/</w:t>
      </w:r>
      <w:r w:rsidRPr="00FA3E81">
        <w:rPr>
          <w:color w:val="0070C0"/>
        </w:rPr>
        <w:t>ModelStructure</w:t>
      </w:r>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r w:rsidRPr="009B3F72">
        <w:rPr>
          <w:rStyle w:val="CODE"/>
          <w:i/>
        </w:rPr>
        <w:t>der_x</w:t>
      </w:r>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InitializationMode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r w:rsidRPr="009B3F72">
        <w:rPr>
          <w:rStyle w:val="CODE"/>
          <w:i/>
        </w:rPr>
        <w:t>der_x</w:t>
      </w:r>
      <w:r w:rsidRPr="009B3F72">
        <w:rPr>
          <w:rStyle w:val="FormatvorlageArial"/>
          <w:i/>
          <w:szCs w:val="21"/>
        </w:rPr>
        <w:t xml:space="preserve"> is zero), then the dependencies list of </w:t>
      </w:r>
      <w:r w:rsidRPr="009B3F72">
        <w:rPr>
          <w:rStyle w:val="CODE"/>
          <w:i/>
        </w:rPr>
        <w:t>der_x</w:t>
      </w:r>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r w:rsidRPr="009B3F72">
        <w:rPr>
          <w:rStyle w:val="CODE"/>
          <w:i/>
        </w:rPr>
        <w:t>InitialUnknowns</w:t>
      </w:r>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InitializationMode.</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172" w:name="_Ref289269149"/>
      <w:bookmarkStart w:id="173" w:name="_Toc55136501"/>
      <w:r w:rsidRPr="0098259C">
        <w:t>Variable Naming C</w:t>
      </w:r>
      <w:r w:rsidR="002C5A1B">
        <w:t>onventions (</w:t>
      </w:r>
      <w:r w:rsidRPr="0098259C">
        <w:t>variableNamingConvention)</w:t>
      </w:r>
      <w:bookmarkEnd w:id="172"/>
      <w:bookmarkEnd w:id="173"/>
    </w:p>
    <w:p w14:paraId="74EAEE4A" w14:textId="33938380" w:rsidR="0088635A" w:rsidRPr="0098259C" w:rsidRDefault="0088635A" w:rsidP="0088635A">
      <w:pPr>
        <w:pStyle w:val="Textkrper"/>
        <w:rPr>
          <w:lang w:eastAsia="sv-SE"/>
        </w:rPr>
      </w:pPr>
      <w:r w:rsidRPr="0098259C">
        <w:rPr>
          <w:lang w:eastAsia="sv-SE"/>
        </w:rPr>
        <w:t>With attribute “variableNamingConvention” of element “</w:t>
      </w:r>
      <w:r w:rsidRPr="002F3E46">
        <w:rPr>
          <w:rStyle w:val="CODE"/>
        </w:rPr>
        <w:t>fmiModelDescription</w:t>
      </w:r>
      <w:r w:rsidRPr="0098259C">
        <w:rPr>
          <w:lang w:eastAsia="sv-SE"/>
        </w:rPr>
        <w:t>”, the convention is defined how the ScalarVariable.names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78"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xs:normalizedString</w:t>
      </w:r>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der(name,N)</w:t>
      </w:r>
      <w:r w:rsidRPr="0098259C">
        <w:t>”</w:t>
      </w:r>
      <w:r w:rsidRPr="0098259C">
        <w:rPr>
          <w:lang w:eastAsia="sv-SE"/>
        </w:rPr>
        <w:t xml:space="preserve"> for the N-th derivative. Examples:</w:t>
      </w:r>
    </w:p>
    <w:p w14:paraId="2317FCD0" w14:textId="77777777" w:rsidR="0088635A" w:rsidRPr="0098259C" w:rsidRDefault="0088635A" w:rsidP="0088635A">
      <w:pPr>
        <w:pStyle w:val="CODEF"/>
        <w:ind w:left="720"/>
        <w:rPr>
          <w:noProof w:val="0"/>
        </w:rPr>
      </w:pPr>
      <w:r w:rsidRPr="0098259C">
        <w:rPr>
          <w:noProof w:val="0"/>
        </w:rPr>
        <w:t>vehicle.engine.speed</w:t>
      </w:r>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r w:rsidRPr="0098259C">
        <w:rPr>
          <w:noProof w:val="0"/>
        </w:rPr>
        <w:t>v_min</w:t>
      </w:r>
      <w:r w:rsidRPr="004C1FDF">
        <w:rPr>
          <w:noProof w:val="0"/>
        </w:rPr>
        <w:t>robot.axis.</w:t>
      </w:r>
      <w:r w:rsidR="004C1FDF" w:rsidRPr="004C1FDF">
        <w:t>'</w:t>
      </w:r>
      <w:r w:rsidRPr="004C1FDF">
        <w:rPr>
          <w:noProof w:val="0"/>
        </w:rPr>
        <w:t>motor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unsignedInteger ] ")"</w:t>
      </w:r>
    </w:p>
    <w:p w14:paraId="54B12E72" w14:textId="77777777" w:rsidR="0088635A" w:rsidRPr="0098259C" w:rsidRDefault="0088635A" w:rsidP="0088635A">
      <w:pPr>
        <w:pStyle w:val="CODE1"/>
        <w:ind w:left="720"/>
        <w:rPr>
          <w:noProof w:val="0"/>
        </w:rPr>
      </w:pPr>
      <w:r w:rsidRPr="0098259C">
        <w:rPr>
          <w:noProof w:val="0"/>
        </w:rPr>
        <w:t>identifier      = B-name [ arrayIndices  ] {"." B-name [ arrayIndices ] }</w:t>
      </w:r>
    </w:p>
    <w:p w14:paraId="2C4FAA0D" w14:textId="77777777" w:rsidR="0088635A" w:rsidRPr="0098259C" w:rsidRDefault="0088635A" w:rsidP="0088635A">
      <w:pPr>
        <w:pStyle w:val="CODE1"/>
        <w:ind w:left="720"/>
        <w:rPr>
          <w:noProof w:val="0"/>
        </w:rPr>
      </w:pPr>
      <w:r w:rsidRPr="0098259C">
        <w:rPr>
          <w:noProof w:val="0"/>
        </w:rPr>
        <w:t>B-name          = nondigit { digit | nondigit } | Q-name</w:t>
      </w:r>
    </w:p>
    <w:p w14:paraId="073B7803" w14:textId="77777777" w:rsidR="0088635A" w:rsidRPr="0098259C" w:rsidRDefault="0088635A" w:rsidP="0088635A">
      <w:pPr>
        <w:pStyle w:val="CODE1"/>
        <w:ind w:left="720"/>
        <w:rPr>
          <w:noProof w:val="0"/>
        </w:rPr>
      </w:pPr>
      <w:r w:rsidRPr="0098259C">
        <w:rPr>
          <w:noProof w:val="0"/>
        </w:rPr>
        <w:t>nondigit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 Q-char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nondigit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r w:rsidRPr="0098259C">
        <w:rPr>
          <w:noProof w:val="0"/>
        </w:rPr>
        <w:t>arrayIndices    = "[" unsignedInteger {</w:t>
      </w:r>
      <w:r w:rsidR="00DE590F" w:rsidRPr="0098259C">
        <w:rPr>
          <w:noProof w:val="0"/>
        </w:rPr>
        <w:t>"</w:t>
      </w:r>
      <w:r w:rsidRPr="0098259C">
        <w:rPr>
          <w:noProof w:val="0"/>
        </w:rPr>
        <w:t>,</w:t>
      </w:r>
      <w:r w:rsidR="00DE590F" w:rsidRPr="0098259C">
        <w:rPr>
          <w:noProof w:val="0"/>
        </w:rPr>
        <w:t>"</w:t>
      </w:r>
      <w:r w:rsidRPr="0098259C">
        <w:rPr>
          <w:noProof w:val="0"/>
        </w:rPr>
        <w:t xml:space="preserve"> unsignedInteger} "]"</w:t>
      </w:r>
    </w:p>
    <w:p w14:paraId="1FA1C9BD" w14:textId="77777777" w:rsidR="0088635A" w:rsidRPr="0098259C" w:rsidRDefault="0088635A" w:rsidP="0088635A">
      <w:pPr>
        <w:pStyle w:val="CODE1"/>
        <w:ind w:left="720"/>
        <w:rPr>
          <w:noProof w:val="0"/>
        </w:rPr>
      </w:pPr>
      <w:r w:rsidRPr="0098259C">
        <w:rPr>
          <w:noProof w:val="0"/>
        </w:rPr>
        <w:t>unsignedInteger = digit { digit }</w:t>
      </w:r>
    </w:p>
    <w:p w14:paraId="556ED204" w14:textId="2DFCF9FE" w:rsidR="008613F4" w:rsidRDefault="0088635A" w:rsidP="00D24124">
      <w:pPr>
        <w:pStyle w:val="Textkrper"/>
        <w:rPr>
          <w:i/>
          <w:iCs/>
          <w:lang w:eastAsia="sv-SE"/>
        </w:rPr>
      </w:pPr>
      <w:r w:rsidRPr="00FA3E81">
        <w:rPr>
          <w:strike/>
          <w:lang w:eastAsia="sv-SE"/>
        </w:rPr>
        <w:t xml:space="preserve">The tree of names is mapped to an ordered list of ScalarVariable.name’s in </w:t>
      </w:r>
      <w:hyperlink r:id="rId79"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outputSpeed</w:t>
      </w:r>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inputSpeed</w:t>
      </w:r>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is mapped to the following list of ScalarVariable.name’s:</w:t>
      </w:r>
    </w:p>
    <w:p w14:paraId="75D44F17" w14:textId="77777777" w:rsidR="0088635A" w:rsidRPr="0098259C" w:rsidRDefault="0088635A" w:rsidP="0088635A">
      <w:pPr>
        <w:pStyle w:val="CODEF"/>
        <w:ind w:left="720"/>
        <w:rPr>
          <w:noProof w:val="0"/>
        </w:rPr>
      </w:pPr>
      <w:r w:rsidRPr="0098259C">
        <w:rPr>
          <w:noProof w:val="0"/>
        </w:rPr>
        <w:t>vehicle.transmission.ratio</w:t>
      </w:r>
    </w:p>
    <w:p w14:paraId="6CEB245B" w14:textId="77777777" w:rsidR="0088635A" w:rsidRPr="0098259C" w:rsidRDefault="0088635A" w:rsidP="0088635A">
      <w:pPr>
        <w:pStyle w:val="CODE1"/>
        <w:ind w:left="720"/>
        <w:rPr>
          <w:noProof w:val="0"/>
        </w:rPr>
      </w:pPr>
      <w:r w:rsidRPr="0098259C">
        <w:rPr>
          <w:noProof w:val="0"/>
        </w:rPr>
        <w:t>vehicle.transmission.outputSpeed</w:t>
      </w:r>
    </w:p>
    <w:p w14:paraId="13DEB2C5" w14:textId="77777777" w:rsidR="0088635A" w:rsidRPr="0098259C" w:rsidRDefault="0088635A" w:rsidP="0088635A">
      <w:pPr>
        <w:pStyle w:val="CODE1"/>
        <w:ind w:left="720"/>
        <w:rPr>
          <w:noProof w:val="0"/>
        </w:rPr>
      </w:pPr>
      <w:r w:rsidRPr="0098259C">
        <w:rPr>
          <w:noProof w:val="0"/>
        </w:rPr>
        <w:t>vehicle.engine.inputSpeed</w:t>
      </w:r>
    </w:p>
    <w:p w14:paraId="617CDED8" w14:textId="77777777" w:rsidR="0088635A" w:rsidRPr="0098259C" w:rsidRDefault="0088635A" w:rsidP="0088635A">
      <w:pPr>
        <w:pStyle w:val="CODE1"/>
        <w:ind w:left="720"/>
        <w:rPr>
          <w:noProof w:val="0"/>
        </w:rPr>
      </w:pPr>
      <w:r w:rsidRPr="0098259C">
        <w:rPr>
          <w:noProof w:val="0"/>
        </w:rPr>
        <w:t>vehicle.engine.temperature</w:t>
      </w:r>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r w:rsidRPr="0098259C">
        <w:rPr>
          <w:rStyle w:val="CODE"/>
        </w:rPr>
        <w:t>ScalarVariables</w:t>
      </w:r>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“centerOfMass” in body “arm1” is mapped to the following ScalarVariables:</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r w:rsidRPr="00466CB8">
        <w:rPr>
          <w:rStyle w:val="blob-code-inner"/>
          <w:rFonts w:ascii="Courier New" w:hAnsi="Courier New" w:cs="Courier New"/>
          <w:i/>
          <w:sz w:val="18"/>
          <w:szCs w:val="18"/>
        </w:rPr>
        <w:t>transmission.rpms[0]</w:t>
      </w:r>
      <w:r w:rsidRPr="00466CB8">
        <w:rPr>
          <w:rStyle w:val="blob-code-inner"/>
          <w:rFonts w:ascii="Courier New" w:hAnsi="Courier New" w:cs="Courier New"/>
          <w:i/>
          <w:sz w:val="18"/>
          <w:szCs w:val="18"/>
        </w:rPr>
        <w:br/>
        <w:t>transmission.rpms[1]</w:t>
      </w:r>
      <w:r w:rsidRPr="00466CB8">
        <w:rPr>
          <w:rStyle w:val="blob-code-inner"/>
          <w:rFonts w:ascii="Courier New" w:hAnsi="Courier New" w:cs="Courier New"/>
          <w:i/>
          <w:sz w:val="18"/>
          <w:szCs w:val="18"/>
        </w:rPr>
        <w:br/>
        <w:t>transmission.rpms[2]</w:t>
      </w:r>
    </w:p>
    <w:p w14:paraId="705D35C9" w14:textId="38EB752D" w:rsidR="00257E67" w:rsidRPr="002F3E46" w:rsidRDefault="00257E67" w:rsidP="0088635A">
      <w:pPr>
        <w:pStyle w:val="Textkrper"/>
        <w:rPr>
          <w:i/>
        </w:rPr>
      </w:pPr>
      <w:r w:rsidRPr="002F3E46">
        <w:rPr>
          <w:i/>
        </w:rPr>
        <w:t>For example, a table T[4,3,2] (first dimension 4 entries, second dimension 3 entries, third dimension 2 entries) is mapped to the following ScalarVariables:</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r w:rsidR="00BF6906" w:rsidRPr="00466CB8">
        <w:rPr>
          <w:rStyle w:val="blob-code-inner"/>
          <w:rFonts w:ascii="Courier New" w:hAnsi="Courier New" w:cs="Courier New"/>
          <w:i/>
        </w:rPr>
        <w:t>variableNamingConvention</w:t>
      </w:r>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174" w:name="_Ref289411546"/>
      <w:bookmarkStart w:id="175" w:name="_Toc55136502"/>
      <w:r w:rsidRPr="0098259C">
        <w:t xml:space="preserve">FMU </w:t>
      </w:r>
      <w:r w:rsidR="003D0107" w:rsidRPr="0098259C">
        <w:t>Distribution</w:t>
      </w:r>
      <w:bookmarkEnd w:id="174"/>
      <w:bookmarkEnd w:id="175"/>
    </w:p>
    <w:p w14:paraId="29B19BA2" w14:textId="4095F0E7" w:rsidR="001B1499" w:rsidRDefault="00374F39" w:rsidP="00036E74">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Specifically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.fmu</w:t>
      </w:r>
      <w:r w:rsidR="00327031" w:rsidRPr="0098259C">
        <w:t xml:space="preserve">”, </w:t>
      </w:r>
      <w:r w:rsidR="009F2AEB" w:rsidRPr="0098259C">
        <w:t>for example</w:t>
      </w:r>
      <w:r w:rsidR="00BE4F0B">
        <w:t>,</w:t>
      </w:r>
      <w:r w:rsidR="00327031" w:rsidRPr="0098259C">
        <w:t xml:space="preserve"> “HybridVehicle.fmu”. </w:t>
      </w:r>
      <w:r w:rsidR="00327031" w:rsidRPr="009E5B13">
        <w:rPr>
          <w:strike/>
        </w:rPr>
        <w:t xml:space="preserve">The compression method used for the </w:t>
      </w:r>
      <w:r w:rsidR="00FA7841" w:rsidRPr="009E5B13">
        <w:rPr>
          <w:strike/>
        </w:rPr>
        <w:t xml:space="preserve">ZIP </w:t>
      </w:r>
      <w:r w:rsidRPr="009E5B13">
        <w:rPr>
          <w:strike/>
        </w:rPr>
        <w:t>file</w:t>
      </w:r>
      <w:r w:rsidR="00327031" w:rsidRPr="009E5B13">
        <w:rPr>
          <w:strike/>
        </w:rPr>
        <w:t xml:space="preserve"> must be “deflate” </w:t>
      </w:r>
      <w:r w:rsidR="00DE590F" w:rsidRPr="009E5B13">
        <w:rPr>
          <w:strike/>
        </w:rPr>
        <w:t>[</w:t>
      </w:r>
      <w:r w:rsidR="00327031" w:rsidRPr="009E5B13">
        <w:rPr>
          <w:i/>
          <w:strike/>
        </w:rPr>
        <w:t xml:space="preserve">(most free tools, </w:t>
      </w:r>
      <w:r w:rsidR="0003188A" w:rsidRPr="009E5B13">
        <w:rPr>
          <w:i/>
          <w:strike/>
        </w:rPr>
        <w:t>such as</w:t>
      </w:r>
      <w:r w:rsidR="000061EF" w:rsidRPr="009E5B13">
        <w:rPr>
          <w:i/>
          <w:strike/>
        </w:rPr>
        <w:t xml:space="preserve"> </w:t>
      </w:r>
      <w:r w:rsidR="00327031" w:rsidRPr="009E5B13">
        <w:rPr>
          <w:i/>
          <w:strike/>
        </w:rPr>
        <w:t>zlib, offer only the common compression method "deflate")</w:t>
      </w:r>
      <w:r w:rsidR="00DE590F" w:rsidRPr="009E5B13">
        <w:rPr>
          <w:strike/>
        </w:rPr>
        <w:t>]</w:t>
      </w:r>
      <w:r w:rsidR="00327031" w:rsidRPr="009E5B13">
        <w:rPr>
          <w:strike/>
        </w:rPr>
        <w:t>.</w:t>
      </w:r>
      <w:r w:rsidR="001B1499">
        <w:br/>
        <w:t>Clarification in FMI 2.0.3: The compression method for all files stored in the ZIP archive must be either 8 (“deflate”), or 0 (“store”). Only files stored using compression method 8 (“deflate”) may be stored with general purpose bit 3 set.</w:t>
      </w:r>
      <w:r w:rsidR="009D1709">
        <w:t xml:space="preserve"> </w:t>
      </w:r>
      <w:r w:rsidR="001B1499">
        <w:t xml:space="preserve">The field “version needed to extract” of the archive must not be higher than 2.0, and encryption must not be employed. </w:t>
      </w:r>
      <w:del w:id="176" w:author="Bertsch Christian (CR/ADB2.2)" w:date="2022-02-07T11:49:00Z">
        <w:r w:rsidR="001B1499" w:rsidDel="00036E74">
          <w:delText xml:space="preserve">The archive may not be a split or spanned ZIP archive. </w:delText>
        </w:r>
      </w:del>
      <w:ins w:id="177" w:author="Bertsch Christian (CR/ADB2.2)" w:date="2022-02-07T11:49:00Z">
        <w:r w:rsidR="00036E74">
          <w:br/>
          <w:t>The archive must not be a split or spanned ZIP archive. Links must not be used inside the ZIP archive.</w:t>
        </w:r>
        <w:r w:rsidR="00036E74" w:rsidRPr="009E5B13">
          <w:rPr>
            <w:i/>
          </w:rPr>
          <w:t xml:space="preserve"> </w:t>
        </w:r>
      </w:ins>
      <w:r w:rsidR="001B1499" w:rsidRPr="009E5B13">
        <w:rPr>
          <w:i/>
        </w:rPr>
        <w:t>[These restrictions ensure broad compatibility of the archive with common ZIP processing tools and libraries.]</w:t>
      </w:r>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Note: non-ASCII directory names are not explicitly forbidden, but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r>
        <w:rPr>
          <w:noProof w:val="0"/>
        </w:rPr>
        <w:t xml:space="preserve">   </w:t>
      </w:r>
      <w:r w:rsidRPr="006D7353">
        <w:rPr>
          <w:noProof w:val="0"/>
        </w:rPr>
        <w:t>externalDependencies.{txt|html}  // documentation of external resources required</w:t>
      </w:r>
      <w:r>
        <w:rPr>
          <w:noProof w:val="0"/>
        </w:rPr>
        <w:br/>
        <w:t xml:space="preserve">                                    // </w:t>
      </w:r>
      <w:r w:rsidRPr="006D7353">
        <w:rPr>
          <w:noProof w:val="0"/>
        </w:rPr>
        <w:t>to load or simulate the FMU</w:t>
      </w:r>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36ED9E25"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&lt;ModelExchange&gt;&lt;SourceFiles&gt; … and &lt;CoSimulation&gt;&lt;SourceFiles&gt;</w:t>
      </w:r>
      <w:ins w:id="178" w:author="Bertsch Christian (CR/ADX2.2)" w:date="2022-06-07T20:35:00Z">
        <w:r w:rsidR="00894651">
          <w:rPr>
            <w:noProof w:val="0"/>
            <w:szCs w:val="18"/>
          </w:rPr>
          <w:br/>
          <w:t xml:space="preserve">   </w:t>
        </w:r>
        <w:r w:rsidR="00894651">
          <w:rPr>
            <w:rStyle w:val="pl-c"/>
          </w:rPr>
          <w:t>buildDescription.xml // Optional build description file</w:t>
        </w:r>
      </w:ins>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&lt;modelIdentifier&gt;</w:t>
      </w:r>
      <w:r w:rsidRPr="0098259C">
        <w:rPr>
          <w:b/>
          <w:noProof w:val="0"/>
        </w:rPr>
        <w:t xml:space="preserve">.dll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&lt;modelIdentifier&gt;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t xml:space="preserve">      </w:t>
      </w:r>
      <w:r w:rsidRPr="0098259C">
        <w:rPr>
          <w:b/>
          <w:noProof w:val="0"/>
        </w:rPr>
        <w:t>gcc3.1</w:t>
      </w:r>
      <w:r w:rsidRPr="0098259C">
        <w:rPr>
          <w:noProof w:val="0"/>
        </w:rPr>
        <w:t xml:space="preserve">               // Binaries for gcc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5C85AAF" w:rsidR="004330D4" w:rsidRPr="0098259C" w:rsidDel="00222B87" w:rsidRDefault="004330D4" w:rsidP="004330D4">
      <w:pPr>
        <w:pStyle w:val="CODE1"/>
        <w:rPr>
          <w:del w:id="179" w:author="Bertsch Christian (CR/ADX2.2)" w:date="2022-06-07T20:41:00Z"/>
          <w:noProof w:val="0"/>
        </w:rPr>
      </w:pPr>
      <w:r w:rsidRPr="0098259C">
        <w:rPr>
          <w:noProof w:val="0"/>
        </w:rPr>
        <w:t xml:space="preserve">   </w:t>
      </w:r>
      <w:r w:rsidRPr="0098259C">
        <w:rPr>
          <w:b/>
          <w:noProof w:val="0"/>
        </w:rPr>
        <w:t>linux32</w:t>
      </w:r>
      <w:r w:rsidRPr="0098259C">
        <w:rPr>
          <w:noProof w:val="0"/>
        </w:rPr>
        <w:t xml:space="preserve">  // Optional binaries for 32-bit Linux</w:t>
      </w:r>
      <w:ins w:id="180" w:author="Bertsch Christian (CR/ADX2.2)" w:date="2022-06-07T20:41:00Z">
        <w:r w:rsidR="00222B87">
          <w:rPr>
            <w:noProof w:val="0"/>
          </w:rPr>
          <w:t xml:space="preserve"> </w:t>
        </w:r>
      </w:ins>
    </w:p>
    <w:p w14:paraId="47C863EF" w14:textId="3B92C836" w:rsidR="007848A0" w:rsidRPr="0098259C" w:rsidRDefault="007848A0" w:rsidP="004330D4">
      <w:pPr>
        <w:pStyle w:val="CODE1"/>
        <w:rPr>
          <w:noProof w:val="0"/>
        </w:rPr>
      </w:pPr>
      <w:del w:id="181" w:author="Bertsch Christian (CR/ADX2.2)" w:date="2022-06-07T20:41:00Z">
        <w:r w:rsidRPr="0098259C" w:rsidDel="00222B87">
          <w:rPr>
            <w:noProof w:val="0"/>
          </w:rPr>
          <w:delText xml:space="preserve"> </w:delText>
        </w:r>
      </w:del>
      <w:r w:rsidRPr="0098259C">
        <w:rPr>
          <w:noProof w:val="0"/>
        </w:rPr>
        <w:t xml:space="preserve">    </w:t>
      </w:r>
      <w:ins w:id="182" w:author="Bertsch Christian (CR/ADX2.2)" w:date="2022-06-07T20:42:00Z">
        <w:r w:rsidR="00222B87">
          <w:rPr>
            <w:noProof w:val="0"/>
          </w:rPr>
          <w:br/>
          <w:t xml:space="preserve">      </w:t>
        </w:r>
      </w:ins>
      <w:del w:id="183" w:author="Bertsch Christian (CR/ADX2.2)" w:date="2022-06-07T20:43:00Z">
        <w:r w:rsidRPr="0098259C" w:rsidDel="00222B87">
          <w:rPr>
            <w:noProof w:val="0"/>
          </w:rPr>
          <w:delText xml:space="preserve"> </w:delText>
        </w:r>
      </w:del>
      <w:r w:rsidRPr="0098259C">
        <w:rPr>
          <w:noProof w:val="0"/>
        </w:rPr>
        <w:t>&lt;</w:t>
      </w:r>
      <w:r w:rsidR="00DD2AB5" w:rsidRPr="0098259C">
        <w:rPr>
          <w:noProof w:val="0"/>
        </w:rPr>
        <w:t>model</w:t>
      </w:r>
      <w:r w:rsidRPr="0098259C">
        <w:rPr>
          <w:noProof w:val="0"/>
        </w:rPr>
        <w:t>Identifier&gt;.</w:t>
      </w:r>
      <w:r w:rsidRPr="0098259C">
        <w:rPr>
          <w:b/>
          <w:noProof w:val="0"/>
        </w:rPr>
        <w:t>so</w:t>
      </w:r>
      <w:r w:rsidRPr="0098259C">
        <w:rPr>
          <w:noProof w:val="0"/>
        </w:rPr>
        <w:t xml:space="preserve"> </w:t>
      </w:r>
      <w:del w:id="184" w:author="Bertsch Christian (CR/ADX2.2)" w:date="2022-06-07T20:43:00Z">
        <w:r w:rsidRPr="0098259C" w:rsidDel="00222B87">
          <w:rPr>
            <w:noProof w:val="0"/>
          </w:rPr>
          <w:delText xml:space="preserve"> </w:delText>
        </w:r>
      </w:del>
      <w:del w:id="185" w:author="Bertsch Christian (CR/ADX2.2)" w:date="2022-06-07T20:42:00Z">
        <w:r w:rsidRPr="0098259C" w:rsidDel="00222B87">
          <w:rPr>
            <w:noProof w:val="0"/>
          </w:rPr>
          <w:delText>//</w:delText>
        </w:r>
      </w:del>
      <w:ins w:id="186" w:author="Bertsch Christian (CR/ADX2.2)" w:date="2022-06-07T20:43:00Z">
        <w:r w:rsidR="00222B87">
          <w:rPr>
            <w:noProof w:val="0"/>
          </w:rPr>
          <w:t>//</w:t>
        </w:r>
      </w:ins>
      <w:r w:rsidRPr="0098259C">
        <w:rPr>
          <w:noProof w:val="0"/>
        </w:rPr>
        <w:t xml:space="preserve">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6252DC1D" w:rsidR="004330D4" w:rsidRDefault="004330D4" w:rsidP="004330D4">
      <w:pPr>
        <w:pStyle w:val="CODE1"/>
        <w:rPr>
          <w:ins w:id="187" w:author="Bertsch Christian (CR/ADX2.2)" w:date="2022-06-07T20:40:00Z"/>
          <w:noProof w:val="0"/>
        </w:rPr>
      </w:pPr>
      <w:r w:rsidRPr="0098259C">
        <w:rPr>
          <w:noProof w:val="0"/>
        </w:rPr>
        <w:t xml:space="preserve">      ...</w:t>
      </w:r>
    </w:p>
    <w:p w14:paraId="5BE1A0AD" w14:textId="1817DE41" w:rsidR="00290029" w:rsidRDefault="00222B87" w:rsidP="00290029">
      <w:pPr>
        <w:pStyle w:val="CODE1"/>
        <w:rPr>
          <w:ins w:id="188" w:author="Bertsch Christian (CR/ADX2.2)" w:date="2022-06-07T20:40:00Z"/>
          <w:noProof w:val="0"/>
        </w:rPr>
      </w:pPr>
      <w:ins w:id="189" w:author="Bertsch Christian (CR/ADX2.2)" w:date="2022-06-07T20:41:00Z">
        <w:r>
          <w:rPr>
            <w:noProof w:val="0"/>
          </w:rPr>
          <w:t xml:space="preserve"> </w:t>
        </w:r>
      </w:ins>
      <w:ins w:id="190" w:author="Bertsch Christian (CR/ADX2.2)" w:date="2022-06-07T20:40:00Z">
        <w:r w:rsidR="00290029">
          <w:rPr>
            <w:noProof w:val="0"/>
          </w:rPr>
          <w:t xml:space="preserve">  </w:t>
        </w:r>
        <w:r w:rsidR="00290029" w:rsidRPr="00222B87">
          <w:rPr>
            <w:b/>
            <w:bCs/>
            <w:noProof w:val="0"/>
            <w:rPrChange w:id="191" w:author="Bertsch Christian (CR/ADX2.2)" w:date="2022-06-07T20:43:00Z">
              <w:rPr>
                <w:noProof w:val="0"/>
              </w:rPr>
            </w:rPrChange>
          </w:rPr>
          <w:t>aarch64-darwin</w:t>
        </w:r>
        <w:r w:rsidR="00290029">
          <w:rPr>
            <w:noProof w:val="0"/>
          </w:rPr>
          <w:t xml:space="preserve">  // Optional binaries for macOS on Apple Silicon</w:t>
        </w:r>
      </w:ins>
    </w:p>
    <w:p w14:paraId="79DE0195" w14:textId="5A26457D" w:rsidR="00290029" w:rsidRDefault="00290029" w:rsidP="00290029">
      <w:pPr>
        <w:pStyle w:val="CODE1"/>
        <w:rPr>
          <w:ins w:id="192" w:author="Bertsch Christian (CR/ADX2.2)" w:date="2022-06-07T20:40:00Z"/>
          <w:noProof w:val="0"/>
        </w:rPr>
      </w:pPr>
      <w:ins w:id="193" w:author="Bertsch Christian (CR/ADX2.2)" w:date="2022-06-07T20:40:00Z">
        <w:r>
          <w:rPr>
            <w:noProof w:val="0"/>
          </w:rPr>
          <w:t xml:space="preserve">    </w:t>
        </w:r>
      </w:ins>
      <w:ins w:id="194" w:author="Bertsch Christian (CR/ADX2.2)" w:date="2022-06-07T20:43:00Z">
        <w:r w:rsidR="00222B87">
          <w:rPr>
            <w:noProof w:val="0"/>
          </w:rPr>
          <w:t xml:space="preserve">  </w:t>
        </w:r>
      </w:ins>
      <w:ins w:id="195" w:author="Bertsch Christian (CR/ADX2.2)" w:date="2022-06-07T20:40:00Z">
        <w:r>
          <w:rPr>
            <w:noProof w:val="0"/>
          </w:rPr>
          <w:t>&lt;modelIdentifier&gt;.dylib</w:t>
        </w:r>
      </w:ins>
    </w:p>
    <w:p w14:paraId="1FD31EC1" w14:textId="0944AC9F" w:rsidR="00290029" w:rsidRDefault="00290029" w:rsidP="00290029">
      <w:pPr>
        <w:pStyle w:val="CODE1"/>
        <w:rPr>
          <w:noProof w:val="0"/>
        </w:rPr>
      </w:pPr>
      <w:ins w:id="196" w:author="Bertsch Christian (CR/ADX2.2)" w:date="2022-06-07T20:40:00Z">
        <w:r>
          <w:rPr>
            <w:noProof w:val="0"/>
          </w:rPr>
          <w:t xml:space="preserve">     </w:t>
        </w:r>
      </w:ins>
      <w:ins w:id="197" w:author="Bertsch Christian (CR/ADX2.2)" w:date="2022-06-07T20:43:00Z">
        <w:r w:rsidR="00222B87">
          <w:rPr>
            <w:noProof w:val="0"/>
          </w:rPr>
          <w:t xml:space="preserve"> </w:t>
        </w:r>
      </w:ins>
      <w:ins w:id="198" w:author="Bertsch Christian (CR/ADX2.2)" w:date="2022-06-07T20:40:00Z">
        <w:r>
          <w:rPr>
            <w:noProof w:val="0"/>
          </w:rPr>
          <w:t>...</w:t>
        </w:r>
      </w:ins>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″fmuResourc</w:t>
      </w:r>
      <w:r w:rsidR="00850C66">
        <w:rPr>
          <w:noProof w:val="0"/>
        </w:rPr>
        <w:t xml:space="preserve">eLocation″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sidRPr="00926A09">
        <w:rPr>
          <w:b/>
          <w:bCs/>
          <w:noProof w:val="0"/>
          <w:rPrChange w:id="199" w:author="Bertsch Christian (CR/ADX2.2)" w:date="2022-07-20T20:54:00Z">
            <w:rPr>
              <w:noProof w:val="0"/>
            </w:rPr>
          </w:rPrChange>
        </w:rPr>
        <w:t>extra</w:t>
      </w:r>
      <w:r>
        <w:rPr>
          <w:noProof w:val="0"/>
        </w:rPr>
        <w:t xml:space="preserve">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FMU;</w:t>
      </w:r>
    </w:p>
    <w:p w14:paraId="35B42921" w14:textId="1F5E2B2E" w:rsidR="008E0261" w:rsidRDefault="008E0261" w:rsidP="008E0261">
      <w:pPr>
        <w:pStyle w:val="CODE1"/>
        <w:rPr>
          <w:ins w:id="200" w:author="Bertsch Christian (CR/ADX2.2)" w:date="2022-07-20T20:54:00Z"/>
          <w:noProof w:val="0"/>
        </w:rPr>
      </w:pPr>
      <w:r>
        <w:rPr>
          <w:noProof w:val="0"/>
        </w:rPr>
        <w:t xml:space="preserve">   // see below for structure and content definition.</w:t>
      </w:r>
    </w:p>
    <w:p w14:paraId="2A3EA199" w14:textId="5E74D4F9" w:rsidR="00926A09" w:rsidRDefault="00926A09" w:rsidP="00926A09">
      <w:pPr>
        <w:pStyle w:val="CODE1"/>
        <w:rPr>
          <w:ins w:id="201" w:author="Bertsch Christian (CR/ADX2.2)" w:date="2022-07-20T20:55:00Z"/>
          <w:noProof w:val="0"/>
        </w:rPr>
      </w:pPr>
      <w:ins w:id="202" w:author="Bertsch Christian (CR/ADX2.2)" w:date="2022-07-20T20:55:00Z">
        <w:r w:rsidRPr="00926A09">
          <w:rPr>
            <w:b/>
            <w:bCs/>
            <w:noProof w:val="0"/>
            <w:rPrChange w:id="203" w:author="Bertsch Christian (CR/ADX2.2)" w:date="2022-07-20T20:55:00Z">
              <w:rPr>
                <w:noProof w:val="0"/>
              </w:rPr>
            </w:rPrChange>
          </w:rPr>
          <w:t>terminalsAndIcons</w:t>
        </w:r>
        <w:r>
          <w:rPr>
            <w:noProof w:val="0"/>
          </w:rPr>
          <w:t xml:space="preserve">         // Optional directory containing Terminals and Icons resources</w:t>
        </w:r>
      </w:ins>
    </w:p>
    <w:p w14:paraId="7AAB5022" w14:textId="35954084" w:rsidR="00926A09" w:rsidRPr="00926A09" w:rsidRDefault="00926A09">
      <w:pPr>
        <w:pStyle w:val="CODE1"/>
        <w:rPr>
          <w:ins w:id="204" w:author="Bertsch Christian (CR/ADX2.2)" w:date="2022-07-20T20:54:00Z"/>
          <w:noProof w:val="0"/>
        </w:rPr>
      </w:pPr>
      <w:ins w:id="205" w:author="Bertsch Christian (CR/ADX2.2)" w:date="2022-07-20T20:55:00Z">
        <w:r>
          <w:rPr>
            <w:b/>
            <w:bCs/>
            <w:noProof w:val="0"/>
          </w:rPr>
          <w:t xml:space="preserve">   </w:t>
        </w:r>
        <w:r>
          <w:rPr>
            <w:noProof w:val="0"/>
          </w:rPr>
          <w:t>terminalsAndIcons.xml  // Optional file defining the Terminals and Icons</w:t>
        </w:r>
      </w:ins>
    </w:p>
    <w:p w14:paraId="1C690F3B" w14:textId="77777777" w:rsidR="00926A09" w:rsidRPr="0098259C" w:rsidRDefault="00926A09" w:rsidP="008E0261">
      <w:pPr>
        <w:pStyle w:val="CODE1"/>
        <w:rPr>
          <w:noProof w:val="0"/>
        </w:rPr>
      </w:pPr>
    </w:p>
    <w:p w14:paraId="67B9A1BE" w14:textId="59677718" w:rsidR="00715520" w:rsidRDefault="00715520" w:rsidP="004330D4">
      <w:pPr>
        <w:pStyle w:val="Textkrper"/>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D55E95">
        <w:t>3.2.3</w:t>
      </w:r>
      <w:r>
        <w:fldChar w:fldCharType="end"/>
      </w:r>
      <w:r>
        <w:t xml:space="preserve"> and </w:t>
      </w:r>
      <w:r>
        <w:fldChar w:fldCharType="begin"/>
      </w:r>
      <w:r>
        <w:instrText xml:space="preserve"> REF _Ref349039747 \r \h </w:instrText>
      </w:r>
      <w:r>
        <w:fldChar w:fldCharType="separate"/>
      </w:r>
      <w:r w:rsidR="00D55E95">
        <w:t>4.2.4</w:t>
      </w:r>
      <w:r>
        <w:fldChar w:fldCharType="end"/>
      </w:r>
      <w:r w:rsidRPr="00715520">
        <w:t>)</w:t>
      </w:r>
      <w:r w:rsidR="007B5C23">
        <w:t>.</w:t>
      </w:r>
      <w:r w:rsidRPr="00715520">
        <w:t xml:space="preserve"> ModelExchange FMUs </w:t>
      </w:r>
      <w:r w:rsidR="007B5C23">
        <w:t xml:space="preserve">have to provide </w:t>
      </w:r>
      <w:r w:rsidRPr="00715520">
        <w:t>additionally the resp</w:t>
      </w:r>
      <w:r>
        <w:t>ective</w:t>
      </w:r>
      <w:r w:rsidRPr="00715520">
        <w:t xml:space="preserve"> Model</w:t>
      </w:r>
      <w:r>
        <w:t xml:space="preserve"> </w:t>
      </w:r>
      <w:r w:rsidRPr="00715520">
        <w:t>Exchange function, CoSimulation FMUs the Co</w:t>
      </w:r>
      <w:r>
        <w:noBreakHyphen/>
      </w:r>
      <w:r w:rsidRPr="00715520">
        <w:t>Simulation functions.</w:t>
      </w:r>
    </w:p>
    <w:p w14:paraId="0DDFD213" w14:textId="555B84DB"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ins w:id="206" w:author="Bertsch Christian (CR/ADX2.2)" w:date="2022-06-07T20:45:00Z">
        <w:r w:rsidR="00222B87">
          <w:t xml:space="preserve">, </w:t>
        </w:r>
        <w:r w:rsidR="00222B87">
          <w:rPr>
            <w:rStyle w:val="blob-code-inner"/>
          </w:rPr>
          <w:t>where "32" stands for "32-bit x86" and "64" for "64-bit x86" respectively</w:t>
        </w:r>
      </w:ins>
      <w:r w:rsidR="0072209E">
        <w:t>.</w:t>
      </w:r>
      <w:ins w:id="207" w:author="Bertsch Christian (CR/ADX2.2)" w:date="2022-06-07T20:45:00Z">
        <w:r w:rsidR="00222B87">
          <w:t xml:space="preserve"> </w:t>
        </w:r>
        <w:r w:rsidR="00222B87">
          <w:rPr>
            <w:rStyle w:val="blob-code-inner"/>
          </w:rPr>
          <w:t>For any other platforms the "platform tuples" defined in the FMI 3.0 Specification, 2.5.1.4.1. Platform Tuple Definition, or any updated "platform tuples" published by MAP FMI on fmi-standard.org, should be used.</w:t>
        </w:r>
      </w:ins>
      <w:r w:rsidRPr="0098259C">
        <w:t xml:space="preserve"> </w:t>
      </w:r>
      <w:ins w:id="208" w:author="Bertsch Christian (CR/ADX2.2)" w:date="2022-06-07T20:45:00Z">
        <w:r w:rsidR="00222B87">
          <w:br/>
        </w:r>
      </w:ins>
      <w:r w:rsidR="00950F8C">
        <w:t xml:space="preserve">Futhermore, also the names </w:t>
      </w:r>
      <w:r w:rsidRPr="0098259C">
        <w:t xml:space="preserve">“VisualStudioX” and “gccX”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r w:rsidR="006D7353" w:rsidRPr="009E5B13">
        <w:rPr>
          <w:rStyle w:val="pl-mi"/>
          <w:i/>
        </w:rPr>
        <w:t>e.g. the Visual Studio C Runtime on Windows</w:t>
      </w:r>
      <w:r w:rsidR="004432B5" w:rsidRPr="0098259C">
        <w:t>]</w:t>
      </w:r>
      <w:r w:rsidR="00950F8C">
        <w:t xml:space="preserve">. </w:t>
      </w:r>
      <w:r w:rsidR="006D7353">
        <w:t xml:space="preserve"> </w:t>
      </w:r>
      <w:r w:rsidR="006D7353" w:rsidRPr="009E5B13">
        <w:rPr>
          <w:rFonts w:ascii="Courier New" w:hAnsi="Courier New" w:cs="Courier New"/>
        </w:rPr>
        <w:t>`RPATH="$ORIGIN"`</w:t>
      </w:r>
      <w:r w:rsidR="006D7353">
        <w:t xml:space="preserve"> should be set when building ELF binaries to allow dynamic loading of dependencies on the target machine. If the FMU depends on external resources [</w:t>
      </w:r>
      <w:r w:rsidR="006D7353" w:rsidRPr="009E5B13">
        <w:rPr>
          <w:i/>
        </w:rPr>
        <w:t>e.g. shared libraries, files, or servers</w:t>
      </w:r>
      <w:r w:rsidR="006D7353">
        <w:t xml:space="preserve">] to be loaded or simulated </w:t>
      </w:r>
      <w:r w:rsidR="006D7353" w:rsidRPr="009E5B13">
        <w:rPr>
          <w:rFonts w:ascii="Courier New" w:hAnsi="Courier New" w:cs="Courier New"/>
        </w:rPr>
        <w:t>`documentation/externalDependencies.{txt|html}`</w:t>
      </w:r>
      <w:r w:rsidR="006D7353">
        <w:t xml:space="preserve"> should be present to document these dependencies and how to provide them.</w:t>
      </w:r>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3E198464" w:rsidR="00A82931" w:rsidRPr="0098259C" w:rsidRDefault="00A82931" w:rsidP="000A6219">
      <w:pPr>
        <w:pStyle w:val="Textkrper-Zeileneinzug"/>
        <w:jc w:val="left"/>
      </w:pPr>
      <w:r w:rsidRPr="0098259C">
        <w:t xml:space="preserve">FMI provides the means for two kinds of implementation: </w:t>
      </w:r>
      <w:r w:rsidR="00107BCB" w:rsidRPr="0098259C">
        <w:rPr>
          <w:rStyle w:val="CODE"/>
        </w:rPr>
        <w:t>needsExecutionTool=true</w:t>
      </w:r>
      <w:r w:rsidRPr="0098259C">
        <w:t xml:space="preserve"> and </w:t>
      </w:r>
      <w:r w:rsidR="00107BCB" w:rsidRPr="0098259C">
        <w:rPr>
          <w:rStyle w:val="CODE"/>
        </w:rPr>
        <w:t>needsExecutionTool=false</w:t>
      </w:r>
      <w:r w:rsidRPr="0098259C">
        <w:t xml:space="preserve">. In the first </w:t>
      </w:r>
      <w:r w:rsidR="006B4498" w:rsidRPr="0098259C">
        <w:t>case</w:t>
      </w:r>
      <w:r w:rsidRPr="0098259C">
        <w:t xml:space="preserve"> a tool specific wrapper </w:t>
      </w:r>
      <w:r w:rsidR="00107BCB" w:rsidRPr="0098259C">
        <w:t>DLL/SharedObject</w:t>
      </w:r>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D55E95">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t xml:space="preserve">In an FMU both a version for ModelExchange and for CoSimulation might be present. If in both cases the executable part is provided as </w:t>
      </w:r>
      <w:r w:rsidR="00107BCB" w:rsidRPr="0098259C">
        <w:t>DLL/SharedObject</w:t>
      </w:r>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r w:rsidR="00F87F29" w:rsidRPr="0098259C">
        <w:rPr>
          <w:rStyle w:val="CODE"/>
        </w:rPr>
        <w:t>modelIdentifier</w:t>
      </w:r>
      <w:r w:rsidR="00F87F29" w:rsidRPr="0098259C">
        <w:t xml:space="preserve"> attribute of elements “</w:t>
      </w:r>
      <w:r w:rsidR="00F87F29" w:rsidRPr="0098259C">
        <w:rPr>
          <w:rStyle w:val="CODE"/>
        </w:rPr>
        <w:t>fmiModelDescription.ModelExchange</w:t>
      </w:r>
      <w:r w:rsidR="00F87F29" w:rsidRPr="0098259C">
        <w:t>” and “</w:t>
      </w:r>
      <w:r w:rsidR="00F87F29" w:rsidRPr="0098259C">
        <w:rPr>
          <w:rStyle w:val="CODE"/>
        </w:rPr>
        <w:t>fmiModelDescription.CoSimulation</w:t>
      </w:r>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ModelExchange.modelIdentifier =</w:t>
      </w:r>
      <w:r w:rsidRPr="0098259C">
        <w:rPr>
          <w:noProof w:val="0"/>
        </w:rPr>
        <w:br/>
        <w:t xml:space="preserve">                                    //    "MyModel_ModelExchange"</w:t>
      </w:r>
    </w:p>
    <w:p w14:paraId="058DAC35" w14:textId="77777777" w:rsidR="00941557" w:rsidRPr="0098259C" w:rsidRDefault="00941557" w:rsidP="00941557">
      <w:pPr>
        <w:pStyle w:val="CODE1"/>
        <w:rPr>
          <w:noProof w:val="0"/>
        </w:rPr>
      </w:pPr>
      <w:r w:rsidRPr="0098259C">
        <w:rPr>
          <w:noProof w:val="0"/>
        </w:rPr>
        <w:t xml:space="preserve">        MyModel_CoSimulation.dll    // CoSimulation.modelIdentifier =</w:t>
      </w:r>
      <w:r w:rsidRPr="0098259C">
        <w:rPr>
          <w:noProof w:val="0"/>
        </w:rPr>
        <w:br/>
        <w:t xml:space="preserve">                                    //    "MyModel_CoSimulation"</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DLLs/SharedObjects</w:t>
      </w:r>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4F70A3E3" w:rsidR="00F87F29" w:rsidRPr="00894651" w:rsidRDefault="00F87F29">
      <w:pPr>
        <w:pStyle w:val="Textkrper-Zeileneinzug"/>
        <w:pPrChange w:id="209" w:author="Bertsch Christian (CR/ADX2.2)" w:date="2022-07-20T21:06:00Z">
          <w:pPr>
            <w:pStyle w:val="Textkrper-Zeileneinzug"/>
            <w:jc w:val="left"/>
          </w:pPr>
        </w:pPrChange>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&lt;ModelExchange&gt;&lt;SourceFiles&gt;</w:t>
      </w:r>
      <w:r w:rsidR="000B483E">
        <w:t xml:space="preserve"> and</w:t>
      </w:r>
      <w:r w:rsidR="000B483E" w:rsidRPr="000B483E">
        <w:t xml:space="preserve"> </w:t>
      </w:r>
      <w:r w:rsidR="000B483E" w:rsidRPr="004865EB">
        <w:rPr>
          <w:rStyle w:val="CODE"/>
        </w:rPr>
        <w:t>&lt;CoSimulation&gt;&lt;SourceFiles&gt;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makefile for a particular platform, from which a user can construct the makefile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with a link to the template makefile (stored in the “</w:t>
      </w:r>
      <w:r w:rsidR="00DA083D" w:rsidRPr="0098259C">
        <w:rPr>
          <w:rStyle w:val="CODE"/>
        </w:rPr>
        <w:t>sources</w:t>
      </w:r>
      <w:r w:rsidR="00DA083D" w:rsidRPr="0098259C">
        <w:t xml:space="preserve">” directory). </w:t>
      </w:r>
      <w:r w:rsidR="00EA7B3B" w:rsidRPr="0098259C">
        <w:t>[</w:t>
      </w:r>
      <w:r w:rsidR="00DA083D" w:rsidRPr="0098259C">
        <w:rPr>
          <w:i/>
        </w:rPr>
        <w:t>As template makefile, CMake (</w:t>
      </w:r>
      <w:r w:rsidR="00F16B58">
        <w:fldChar w:fldCharType="begin"/>
      </w:r>
      <w:r w:rsidR="00F16B58">
        <w:instrText xml:space="preserve"> HYPERLINK "http://www.cmake.org" </w:instrText>
      </w:r>
      <w:r w:rsidR="00F16B58">
        <w:fldChar w:fldCharType="separate"/>
      </w:r>
      <w:r w:rsidR="00DA083D" w:rsidRPr="0098259C">
        <w:rPr>
          <w:rStyle w:val="Hyperlink"/>
          <w:i/>
        </w:rPr>
        <w:t>www.cmake.org</w:t>
      </w:r>
      <w:r w:rsidR="00F16B58">
        <w:rPr>
          <w:rStyle w:val="Hyperlink"/>
          <w:i/>
        </w:rPr>
        <w:fldChar w:fldCharType="end"/>
      </w:r>
      <w:r w:rsidR="00DA083D" w:rsidRPr="0098259C">
        <w:rPr>
          <w:i/>
        </w:rPr>
        <w:t>), a cross-platform, open-source build system might be used.</w:t>
      </w:r>
      <w:r w:rsidR="00EA7B3B" w:rsidRPr="0098259C">
        <w:t>]</w:t>
      </w:r>
      <w:ins w:id="210" w:author="Bertsch Christian (CR/ADX2.2)" w:date="2022-06-07T20:37:00Z">
        <w:r w:rsidR="00894651">
          <w:br/>
        </w:r>
      </w:ins>
      <w:ins w:id="211" w:author="Bertsch Christian (CR/ADX2.2)" w:date="2022-07-20T21:05:00Z">
        <w:r w:rsidR="001B4A5F">
          <w:rPr>
            <w:i/>
            <w:iCs/>
          </w:rPr>
          <w:t>[New in FMI 2.0</w:t>
        </w:r>
      </w:ins>
      <w:ins w:id="212" w:author="Bertsch Christian (CR/ADX2.2)" w:date="2022-07-20T21:06:00Z">
        <w:r w:rsidR="001B4A5F">
          <w:rPr>
            <w:i/>
            <w:iCs/>
          </w:rPr>
          <w:t xml:space="preserve">.4:] </w:t>
        </w:r>
      </w:ins>
      <w:ins w:id="213" w:author="Bertsch Christian (CR/ADX2.2)" w:date="2022-06-07T20:37:00Z">
        <w:r w:rsidR="00894651">
          <w:t xml:space="preserve">In addtition to the </w:t>
        </w:r>
        <w:r w:rsidR="00894651" w:rsidRPr="00894651">
          <w:rPr>
            <w:rFonts w:ascii="Courier New" w:hAnsi="Courier New" w:cs="Courier New"/>
            <w:rPrChange w:id="214" w:author="Bertsch Christian (CR/ADX2.2)" w:date="2022-06-07T20:38:00Z">
              <w:rPr/>
            </w:rPrChange>
          </w:rPr>
          <w:t>“&lt;SourceFiles&gt;</w:t>
        </w:r>
      </w:ins>
      <w:ins w:id="215" w:author="Bertsch Christian (CR/ADX2.2)" w:date="2022-06-07T20:38:00Z">
        <w:r w:rsidR="00894651" w:rsidRPr="00894651">
          <w:rPr>
            <w:rFonts w:ascii="Courier New" w:hAnsi="Courier New" w:cs="Courier New"/>
            <w:rPrChange w:id="216" w:author="Bertsch Christian (CR/ADX2.2)" w:date="2022-06-07T20:38:00Z">
              <w:rPr/>
            </w:rPrChange>
          </w:rPr>
          <w:t>“</w:t>
        </w:r>
      </w:ins>
      <w:ins w:id="217" w:author="Bertsch Christian (CR/ADX2.2)" w:date="2022-06-07T20:37:00Z">
        <w:r w:rsidR="00894651">
          <w:t xml:space="preserve"> element a</w:t>
        </w:r>
      </w:ins>
      <w:ins w:id="218" w:author="Bertsch Christian (CR/ADX2.2)" w:date="2022-06-07T20:38:00Z">
        <w:r w:rsidR="00894651" w:rsidRPr="0098259C">
          <w:t xml:space="preserve"> </w:t>
        </w:r>
        <w:r w:rsidR="00894651" w:rsidRPr="00894651">
          <w:rPr>
            <w:rFonts w:ascii="Courier New" w:hAnsi="Courier New" w:cs="Courier New"/>
            <w:rPrChange w:id="219" w:author="Bertsch Christian (CR/ADX2.2)" w:date="2022-06-07T20:39:00Z">
              <w:rPr/>
            </w:rPrChange>
          </w:rPr>
          <w:t>“</w:t>
        </w:r>
      </w:ins>
      <w:ins w:id="220" w:author="Bertsch Christian (CR/ADX2.2)" w:date="2022-06-07T20:37:00Z">
        <w:r w:rsidR="00894651" w:rsidRPr="00894651">
          <w:rPr>
            <w:rFonts w:ascii="Courier New" w:hAnsi="Courier New" w:cs="Courier New"/>
            <w:rPrChange w:id="221" w:author="Bertsch Christian (CR/ADX2.2)" w:date="2022-06-07T20:39:00Z">
              <w:rPr/>
            </w:rPrChange>
          </w:rPr>
          <w:t>buildDescription.xml</w:t>
        </w:r>
      </w:ins>
      <w:ins w:id="222" w:author="Bertsch Christian (CR/ADX2.2)" w:date="2022-06-07T20:38:00Z">
        <w:r w:rsidR="00894651" w:rsidRPr="00894651">
          <w:rPr>
            <w:rFonts w:ascii="Courier New" w:hAnsi="Courier New" w:cs="Courier New"/>
            <w:rPrChange w:id="223" w:author="Bertsch Christian (CR/ADX2.2)" w:date="2022-06-07T20:39:00Z">
              <w:rPr/>
            </w:rPrChange>
          </w:rPr>
          <w:t>“</w:t>
        </w:r>
      </w:ins>
      <w:ins w:id="224" w:author="Bertsch Christian (CR/ADX2.2)" w:date="2022-06-07T20:37:00Z">
        <w:r w:rsidR="00894651">
          <w:t xml:space="preserve"> can be supplied in the sources directory (as defined in the FMI 3.0 Specification, 2.4.10. Build Configurations).</w:t>
        </w:r>
      </w:ins>
      <w:ins w:id="225" w:author="Bertsch Christian (CR/ADX2.2)" w:date="2022-07-20T21:06:00Z">
        <w:r w:rsidR="001B4A5F">
          <w:br/>
        </w:r>
      </w:ins>
      <w:ins w:id="226" w:author="Bertsch Christian (CR/ADX2.2)" w:date="2022-06-07T20:37:00Z">
        <w:r w:rsidR="00894651">
          <w:t xml:space="preserve">If a </w:t>
        </w:r>
      </w:ins>
      <w:ins w:id="227" w:author="Bertsch Christian (CR/ADX2.2)" w:date="2022-06-07T20:39:00Z">
        <w:r w:rsidR="00894651" w:rsidRPr="00894651">
          <w:rPr>
            <w:rFonts w:ascii="Courier New" w:hAnsi="Courier New" w:cs="Courier New"/>
          </w:rPr>
          <w:t>“</w:t>
        </w:r>
      </w:ins>
      <w:ins w:id="228" w:author="Bertsch Christian (CR/ADX2.2)" w:date="2022-06-07T20:37:00Z">
        <w:r w:rsidR="00894651" w:rsidRPr="00894651">
          <w:rPr>
            <w:rFonts w:ascii="Courier New" w:hAnsi="Courier New" w:cs="Courier New"/>
            <w:rPrChange w:id="229" w:author="Bertsch Christian (CR/ADX2.2)" w:date="2022-06-07T20:39:00Z">
              <w:rPr/>
            </w:rPrChange>
          </w:rPr>
          <w:t>buildDescription.xml</w:t>
        </w:r>
      </w:ins>
      <w:ins w:id="230" w:author="Bertsch Christian (CR/ADX2.2)" w:date="2022-06-07T20:39:00Z">
        <w:r w:rsidR="00894651" w:rsidRPr="00894651">
          <w:rPr>
            <w:rFonts w:ascii="Courier New" w:hAnsi="Courier New" w:cs="Courier New"/>
          </w:rPr>
          <w:t>“</w:t>
        </w:r>
      </w:ins>
      <w:ins w:id="231" w:author="Bertsch Christian (CR/ADX2.2)" w:date="2022-06-07T20:37:00Z">
        <w:r w:rsidR="00894651">
          <w:t xml:space="preserve"> file is present in the </w:t>
        </w:r>
      </w:ins>
      <w:ins w:id="232" w:author="Bertsch Christian (CR/ADX2.2)" w:date="2022-06-07T20:38:00Z">
        <w:r w:rsidR="00894651" w:rsidRPr="00894651">
          <w:rPr>
            <w:rFonts w:ascii="Courier New" w:hAnsi="Courier New" w:cs="Courier New"/>
            <w:rPrChange w:id="233" w:author="Bertsch Christian (CR/ADX2.2)" w:date="2022-06-07T20:39:00Z">
              <w:rPr/>
            </w:rPrChange>
          </w:rPr>
          <w:t>“</w:t>
        </w:r>
      </w:ins>
      <w:ins w:id="234" w:author="Bertsch Christian (CR/ADX2.2)" w:date="2022-06-07T20:37:00Z">
        <w:r w:rsidR="00894651" w:rsidRPr="00894651">
          <w:rPr>
            <w:rFonts w:ascii="Courier New" w:hAnsi="Courier New" w:cs="Courier New"/>
            <w:rPrChange w:id="235" w:author="Bertsch Christian (CR/ADX2.2)" w:date="2022-06-07T20:39:00Z">
              <w:rPr/>
            </w:rPrChange>
          </w:rPr>
          <w:t>sources</w:t>
        </w:r>
      </w:ins>
      <w:ins w:id="236" w:author="Bertsch Christian (CR/ADX2.2)" w:date="2022-06-07T20:38:00Z">
        <w:r w:rsidR="00894651" w:rsidRPr="00894651">
          <w:rPr>
            <w:rFonts w:ascii="Courier New" w:hAnsi="Courier New" w:cs="Courier New"/>
            <w:rPrChange w:id="237" w:author="Bertsch Christian (CR/ADX2.2)" w:date="2022-06-07T20:39:00Z">
              <w:rPr/>
            </w:rPrChange>
          </w:rPr>
          <w:t>“</w:t>
        </w:r>
      </w:ins>
      <w:ins w:id="238" w:author="Bertsch Christian (CR/ADX2.2)" w:date="2022-06-07T20:37:00Z">
        <w:r w:rsidR="00894651">
          <w:t xml:space="preserve"> directory it should take precedence over th</w:t>
        </w:r>
      </w:ins>
      <w:ins w:id="239" w:author="Bertsch Christian (CR/ADX2.2)" w:date="2022-06-07T20:38:00Z">
        <w:r w:rsidR="00894651">
          <w:t xml:space="preserve">e </w:t>
        </w:r>
        <w:r w:rsidR="00894651" w:rsidRPr="0098259C">
          <w:t xml:space="preserve"> </w:t>
        </w:r>
        <w:r w:rsidR="00894651" w:rsidRPr="00894651">
          <w:rPr>
            <w:rFonts w:ascii="Courier New" w:hAnsi="Courier New" w:cs="Courier New"/>
            <w:rPrChange w:id="240" w:author="Bertsch Christian (CR/ADX2.2)" w:date="2022-06-07T20:39:00Z">
              <w:rPr/>
            </w:rPrChange>
          </w:rPr>
          <w:t>“</w:t>
        </w:r>
      </w:ins>
      <w:ins w:id="241" w:author="Bertsch Christian (CR/ADX2.2)" w:date="2022-06-07T20:37:00Z">
        <w:r w:rsidR="00894651" w:rsidRPr="00894651">
          <w:rPr>
            <w:rFonts w:ascii="Courier New" w:hAnsi="Courier New" w:cs="Courier New"/>
            <w:rPrChange w:id="242" w:author="Bertsch Christian (CR/ADX2.2)" w:date="2022-06-07T20:39:00Z">
              <w:rPr/>
            </w:rPrChange>
          </w:rPr>
          <w:t>&lt;SourceFiles&gt;</w:t>
        </w:r>
      </w:ins>
      <w:ins w:id="243" w:author="Bertsch Christian (CR/ADX2.2)" w:date="2022-06-07T20:38:00Z">
        <w:r w:rsidR="00894651" w:rsidRPr="00894651">
          <w:rPr>
            <w:rFonts w:ascii="Courier New" w:hAnsi="Courier New" w:cs="Courier New"/>
            <w:rPrChange w:id="244" w:author="Bertsch Christian (CR/ADX2.2)" w:date="2022-06-07T20:39:00Z">
              <w:rPr/>
            </w:rPrChange>
          </w:rPr>
          <w:t>“</w:t>
        </w:r>
      </w:ins>
      <w:ins w:id="245" w:author="Bertsch Christian (CR/ADX2.2)" w:date="2022-06-07T20:37:00Z">
        <w:r w:rsidR="00894651">
          <w:t xml:space="preserve"> element in the `modelDescription.xml`.</w:t>
        </w:r>
      </w:ins>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for contained open source software) - the license.{txt</w:t>
      </w:r>
      <w:r w:rsidR="0073774F">
        <w:rPr>
          <w:i/>
          <w:iCs/>
        </w:rPr>
        <w:t>,</w:t>
      </w:r>
      <w:r w:rsidR="0073774F" w:rsidRPr="00FA3E81">
        <w:rPr>
          <w:i/>
          <w:iCs/>
        </w:rPr>
        <w:t>html</w:t>
      </w:r>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r w:rsidR="007D15E7" w:rsidRPr="0098259C">
        <w:rPr>
          <w:rStyle w:val="CODE"/>
        </w:rPr>
        <w:t>needsExecutionTool=true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r w:rsidR="004330D4" w:rsidRPr="0098259C">
        <w:rPr>
          <w:rStyle w:val="CODE"/>
          <w:i/>
        </w:rPr>
        <w:t>fmiVersion</w:t>
      </w:r>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executable.</w:t>
      </w:r>
      <w:r w:rsidR="000C1E10">
        <w:rPr>
          <w:i/>
        </w:rPr>
        <w:t>T</w:t>
      </w:r>
      <w:r w:rsidR="004330D4" w:rsidRPr="0098259C">
        <w:rPr>
          <w:i/>
        </w:rPr>
        <w:t>he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r w:rsidR="000C1E10" w:rsidRPr="0098259C">
        <w:rPr>
          <w:rStyle w:val="CODE"/>
          <w:i/>
        </w:rPr>
        <w:t>fmiVersion</w:t>
      </w:r>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681FD636" w:rsidR="00B93390" w:rsidRPr="00466CB8" w:rsidRDefault="00B93390" w:rsidP="00B93390">
      <w:pPr>
        <w:pStyle w:val="BulletItemFirst"/>
        <w:spacing w:before="120"/>
        <w:rPr>
          <w:i/>
        </w:rPr>
      </w:pPr>
      <w:r w:rsidRPr="00466CB8">
        <w:rPr>
          <w:i/>
        </w:rPr>
        <w:t>[New in FMI 2.0.2</w:t>
      </w:r>
      <w:ins w:id="246" w:author="Bertsch Christian (CR/ADX2.2)" w:date="2022-07-20T20:58:00Z">
        <w:r w:rsidR="00980684">
          <w:rPr>
            <w:i/>
          </w:rPr>
          <w:t>:</w:t>
        </w:r>
      </w:ins>
      <w:del w:id="247" w:author="Bertsch Christian (CR/ADX2.2)" w:date="2022-07-20T20:58:00Z">
        <w:r w:rsidRPr="00466CB8" w:rsidDel="00980684">
          <w:rPr>
            <w:i/>
          </w:rPr>
          <w:delText xml:space="preserve">: Extra </w:delText>
        </w:r>
        <w:r w:rsidR="00A35B99" w:rsidRPr="00B93390" w:rsidDel="00980684">
          <w:rPr>
            <w:i/>
          </w:rPr>
          <w:delText>directory</w:delText>
        </w:r>
      </w:del>
      <w:r w:rsidR="00A35B99" w:rsidRPr="00B93390">
        <w:rPr>
          <w:i/>
        </w:rPr>
        <w:t>]</w:t>
      </w:r>
    </w:p>
    <w:p w14:paraId="13ACF927" w14:textId="47214124" w:rsidR="00B93390" w:rsidRPr="00466CB8" w:rsidDel="00926A09" w:rsidRDefault="00B93390" w:rsidP="00B93390">
      <w:pPr>
        <w:pStyle w:val="BulletItemFirst"/>
        <w:spacing w:before="120"/>
        <w:rPr>
          <w:del w:id="248" w:author="Bertsch Christian (CR/ADX2.2)" w:date="2022-07-20T20:57:00Z"/>
          <w:b/>
        </w:rPr>
      </w:pPr>
      <w:r w:rsidRPr="00466CB8">
        <w:rPr>
          <w:b/>
        </w:rPr>
        <w:t>Extra Directory</w:t>
      </w:r>
      <w:r>
        <w:rPr>
          <w:b/>
        </w:rPr>
        <w:t>:</w:t>
      </w:r>
    </w:p>
    <w:p w14:paraId="6DDF1792" w14:textId="77777777" w:rsidR="00B93390" w:rsidRDefault="00B93390" w:rsidP="00B93390">
      <w:pPr>
        <w:pStyle w:val="BulletItemFirst"/>
        <w:spacing w:before="120"/>
      </w:pP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extra/com.example/SimTool/meta.xml</w:t>
      </w:r>
      <w:r>
        <w:rPr>
          <w:i/>
        </w:rPr>
        <w:t xml:space="preserve"> or </w:t>
      </w:r>
      <w:r w:rsidRPr="00466CB8">
        <w:rPr>
          <w:rStyle w:val="CODE"/>
        </w:rPr>
        <w:t>extra/org.example.stdname/data.asd</w:t>
      </w:r>
      <w:r w:rsidRPr="00466CB8">
        <w:rPr>
          <w:i/>
        </w:rPr>
        <w:t>)]</w:t>
      </w:r>
    </w:p>
    <w:p w14:paraId="5807A751" w14:textId="542CCDE5" w:rsidR="00B93390" w:rsidRDefault="00B93390" w:rsidP="00B93390">
      <w:pPr>
        <w:pStyle w:val="BulletItemFirst"/>
        <w:spacing w:before="120"/>
      </w:pPr>
      <w:r>
        <w:t xml:space="preserve">The use of subdirectories beginning with </w:t>
      </w:r>
      <w:r w:rsidRPr="00466CB8">
        <w:rPr>
          <w:rStyle w:val="CODE"/>
        </w:rPr>
        <w:t>org.modelica</w:t>
      </w:r>
      <w:r>
        <w:t xml:space="preserve"> </w:t>
      </w:r>
      <w:r w:rsidRPr="00B93390">
        <w:t>and</w:t>
      </w:r>
      <w:r>
        <w:t xml:space="preserve"> </w:t>
      </w:r>
      <w:r w:rsidRPr="00466CB8">
        <w:rPr>
          <w:rStyle w:val="CODE"/>
        </w:rPr>
        <w:t>org.fmi-standard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31B38B6" w:rsidR="00B93390" w:rsidRDefault="00B93390" w:rsidP="00B93390">
      <w:pPr>
        <w:pStyle w:val="BulletItemFirst"/>
        <w:spacing w:before="120"/>
        <w:rPr>
          <w:ins w:id="249" w:author="Bertsch Christian (CR/ADX2.2)" w:date="2022-07-20T20:56:00Z"/>
          <w:i/>
        </w:rPr>
      </w:pPr>
      <w:r>
        <w:t xml:space="preserve">Specifically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065B794F" w14:textId="21A3FD4F" w:rsidR="00926A09" w:rsidRDefault="00926A09" w:rsidP="00B93390">
      <w:pPr>
        <w:pStyle w:val="BulletItemFirst"/>
        <w:spacing w:before="120"/>
        <w:rPr>
          <w:ins w:id="250" w:author="Bertsch Christian (CR/ADX2.2)" w:date="2022-07-20T20:57:00Z"/>
          <w:i/>
        </w:rPr>
      </w:pPr>
    </w:p>
    <w:p w14:paraId="2B398C34" w14:textId="1D381CBD" w:rsidR="00926A09" w:rsidRDefault="00926A09" w:rsidP="00B93390">
      <w:pPr>
        <w:pStyle w:val="BulletItemFirst"/>
        <w:spacing w:before="120"/>
        <w:rPr>
          <w:ins w:id="251" w:author="Bertsch Christian (CR/ADX2.2)" w:date="2022-07-20T20:56:00Z"/>
          <w:i/>
        </w:rPr>
      </w:pPr>
      <w:ins w:id="252" w:author="Bertsch Christian (CR/ADX2.2)" w:date="2022-07-20T20:57:00Z">
        <w:r w:rsidRPr="00466CB8">
          <w:rPr>
            <w:i/>
          </w:rPr>
          <w:t>[New in FMI 2.0.</w:t>
        </w:r>
        <w:r>
          <w:rPr>
            <w:i/>
          </w:rPr>
          <w:t>4</w:t>
        </w:r>
        <w:r w:rsidRPr="00466CB8">
          <w:rPr>
            <w:i/>
          </w:rPr>
          <w:t>:</w:t>
        </w:r>
        <w:r w:rsidRPr="00B93390">
          <w:rPr>
            <w:i/>
          </w:rPr>
          <w:t>]</w:t>
        </w:r>
      </w:ins>
    </w:p>
    <w:p w14:paraId="37F4C9D1" w14:textId="5D9FE16B" w:rsidR="00926A09" w:rsidRPr="00926A09" w:rsidRDefault="00926A09" w:rsidP="00926A09">
      <w:pPr>
        <w:pStyle w:val="BulletItemFirst"/>
        <w:spacing w:before="120"/>
        <w:rPr>
          <w:ins w:id="253" w:author="Bertsch Christian (CR/ADX2.2)" w:date="2022-07-20T20:56:00Z"/>
          <w:b/>
          <w:rPrChange w:id="254" w:author="Bertsch Christian (CR/ADX2.2)" w:date="2022-07-20T20:57:00Z">
            <w:rPr>
              <w:ins w:id="255" w:author="Bertsch Christian (CR/ADX2.2)" w:date="2022-07-20T20:56:00Z"/>
            </w:rPr>
          </w:rPrChange>
        </w:rPr>
      </w:pPr>
      <w:ins w:id="256" w:author="Bertsch Christian (CR/ADX2.2)" w:date="2022-07-20T20:56:00Z">
        <w:r w:rsidRPr="00926A09">
          <w:rPr>
            <w:b/>
            <w:rPrChange w:id="257" w:author="Bertsch Christian (CR/ADX2.2)" w:date="2022-07-20T20:57:00Z">
              <w:rPr/>
            </w:rPrChange>
          </w:rPr>
          <w:t>Terminals and Icons</w:t>
        </w:r>
      </w:ins>
    </w:p>
    <w:p w14:paraId="007C40E6" w14:textId="44EF35EF" w:rsidR="00926A09" w:rsidRPr="0098259C" w:rsidRDefault="00926A09" w:rsidP="00926A09">
      <w:pPr>
        <w:pStyle w:val="BulletItemFirst"/>
        <w:spacing w:before="120"/>
      </w:pPr>
      <w:ins w:id="258" w:author="Bertsch Christian (CR/ADX2.2)" w:date="2022-07-20T20:56:00Z">
        <w:r>
          <w:t>The optional directory `terminalsAndIcons` contains the definition of the Ports and Icons of the FMU as defined in the FMI 3.0 Specification, 2.4.9. Terminals and Icons.</w:t>
        </w:r>
      </w:ins>
    </w:p>
    <w:p w14:paraId="11E832BD" w14:textId="77777777" w:rsidR="00990EFE" w:rsidRPr="0098259C" w:rsidRDefault="00D16733" w:rsidP="00990EFE">
      <w:pPr>
        <w:pStyle w:val="berschrift1"/>
      </w:pPr>
      <w:bookmarkStart w:id="259" w:name="_Toc386180612"/>
      <w:bookmarkStart w:id="260" w:name="_Toc386210923"/>
      <w:bookmarkStart w:id="261" w:name="_Toc386211118"/>
      <w:bookmarkStart w:id="262" w:name="_Toc393385468"/>
      <w:bookmarkStart w:id="263" w:name="_Toc393453691"/>
      <w:bookmarkStart w:id="264" w:name="_Toc386180613"/>
      <w:bookmarkStart w:id="265" w:name="_Toc386210924"/>
      <w:bookmarkStart w:id="266" w:name="_Toc386211119"/>
      <w:bookmarkStart w:id="267" w:name="_Toc393385469"/>
      <w:bookmarkStart w:id="268" w:name="_Toc393453692"/>
      <w:bookmarkStart w:id="269" w:name="_Ref289417789"/>
      <w:bookmarkStart w:id="270" w:name="_Ref289418150"/>
      <w:bookmarkStart w:id="271" w:name="_Ref289418174"/>
      <w:bookmarkStart w:id="272" w:name="_Toc55136503"/>
      <w:bookmarkEnd w:id="259"/>
      <w:bookmarkEnd w:id="260"/>
      <w:bookmarkEnd w:id="261"/>
      <w:bookmarkEnd w:id="262"/>
      <w:bookmarkEnd w:id="263"/>
      <w:bookmarkEnd w:id="264"/>
      <w:bookmarkEnd w:id="265"/>
      <w:bookmarkEnd w:id="266"/>
      <w:bookmarkEnd w:id="267"/>
      <w:bookmarkEnd w:id="268"/>
      <w:r w:rsidRPr="0098259C">
        <w:t>FMI for Model Exchange</w:t>
      </w:r>
      <w:bookmarkEnd w:id="81"/>
      <w:bookmarkEnd w:id="82"/>
      <w:bookmarkEnd w:id="83"/>
      <w:bookmarkEnd w:id="84"/>
      <w:bookmarkEnd w:id="269"/>
      <w:bookmarkEnd w:id="270"/>
      <w:bookmarkEnd w:id="271"/>
      <w:bookmarkEnd w:id="272"/>
    </w:p>
    <w:p w14:paraId="13EF2D72" w14:textId="737E448D"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D55E95" w:rsidRPr="0098259C">
        <w:t xml:space="preserve">Figure </w:t>
      </w:r>
      <w:r w:rsidR="00D55E95">
        <w:rPr>
          <w:noProof/>
        </w:rPr>
        <w:t>2</w:t>
      </w:r>
      <w:r w:rsidR="00E57074">
        <w:fldChar w:fldCharType="end"/>
      </w:r>
      <w:r w:rsidR="0097533A">
        <w:t>.</w:t>
      </w:r>
    </w:p>
    <w:p w14:paraId="59AF1C0B" w14:textId="77777777" w:rsidR="00233C3F" w:rsidRPr="0098259C" w:rsidRDefault="00233C3F" w:rsidP="00233C3F">
      <w:pPr>
        <w:pStyle w:val="Textkrper"/>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565"/>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9C6E6B"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034BD0BB" w:rsidR="00530EF9" w:rsidRPr="00B43454" w:rsidRDefault="00530EF9" w:rsidP="00233C3F">
                              <w:pPr>
                                <w:pStyle w:val="Beschriftung"/>
                                <w:spacing w:before="0" w:after="0"/>
                                <w:ind w:left="1163" w:hanging="879"/>
                                <w:rPr>
                                  <w:b w:val="0"/>
                                </w:rPr>
                              </w:pPr>
                              <w:bookmarkStart w:id="273"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73"/>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195;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0D222E"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034BD0BB" w:rsidR="00530EF9" w:rsidRPr="00B43454" w:rsidRDefault="00530EF9" w:rsidP="00233C3F">
                        <w:pPr>
                          <w:pStyle w:val="Beschriftung"/>
                          <w:spacing w:before="0" w:after="0"/>
                          <w:ind w:left="1163" w:hanging="879"/>
                          <w:rPr>
                            <w:b w:val="0"/>
                          </w:rPr>
                        </w:pPr>
                        <w:bookmarkStart w:id="275"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75"/>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berschrift2"/>
      </w:pPr>
      <w:r w:rsidRPr="00B43454">
        <w:t xml:space="preserve"> </w:t>
      </w:r>
      <w:bookmarkStart w:id="274" w:name="_Ref356504399"/>
      <w:bookmarkStart w:id="275" w:name="_Toc55136504"/>
      <w:r w:rsidRPr="0098259C">
        <w:t>Mathematical Description</w:t>
      </w:r>
      <w:bookmarkEnd w:id="274"/>
      <w:bookmarkEnd w:id="275"/>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0"/>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9C6E6B"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9C6E6B"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9C6E6B"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9C6E6B"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9C6E6B"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9C6E6B"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9C6E6B"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9C6E6B"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9C6E6B"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9C6E6B"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9C6E6B">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9C6E6B"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9C6E6B"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9C6E6B"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9C6E6B"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9C6E6B"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Assume that an FMU has an event at t</w:t>
      </w:r>
      <w:r w:rsidRPr="00044F2D">
        <w:rPr>
          <w:i/>
          <w:vertAlign w:val="subscript"/>
        </w:rPr>
        <w:t>R</w:t>
      </w:r>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before hand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r>
              <w:rPr>
                <w:i/>
              </w:rPr>
              <w:t>c+d</w:t>
            </w:r>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5D2759C"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D55E95" w:rsidRPr="0098259C">
        <w:t xml:space="preserve">Figure </w:t>
      </w:r>
      <w:r w:rsidR="00D55E95">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11ABEDDA" w:rsidR="00233C3F" w:rsidRPr="0098259C" w:rsidRDefault="00233C3F" w:rsidP="00233C3F">
      <w:pPr>
        <w:pStyle w:val="Beschriftung"/>
        <w:rPr>
          <w:rStyle w:val="Formatvorlagecaption-text105ptNichtFett"/>
        </w:rPr>
      </w:pPr>
      <w:bookmarkStart w:id="276" w:name="_Ref401741542"/>
      <w:r w:rsidRPr="0098259C">
        <w:t xml:space="preserve">Figure </w:t>
      </w:r>
      <w:r w:rsidRPr="0098259C">
        <w:fldChar w:fldCharType="begin"/>
      </w:r>
      <w:r w:rsidRPr="0098259C">
        <w:instrText xml:space="preserve"> SEQ Figure \* ARABIC </w:instrText>
      </w:r>
      <w:r w:rsidRPr="0098259C">
        <w:fldChar w:fldCharType="separate"/>
      </w:r>
      <w:r w:rsidR="00D55E95">
        <w:rPr>
          <w:noProof/>
        </w:rPr>
        <w:t>3</w:t>
      </w:r>
      <w:r w:rsidRPr="0098259C">
        <w:fldChar w:fldCharType="end"/>
      </w:r>
      <w:bookmarkEnd w:id="276"/>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(v</w:t>
      </w:r>
      <w:r>
        <w:rPr>
          <w:rStyle w:val="Formatvorlagecaption-text105ptNichtFett"/>
          <w:vertAlign w:val="subscript"/>
        </w:rPr>
        <w:t>c</w:t>
      </w:r>
      <w:r w:rsidRPr="0098259C">
        <w:rPr>
          <w:rStyle w:val="Formatvorlagecaption-text105ptNichtFett"/>
        </w:rPr>
        <w:t>) and discrete</w:t>
      </w:r>
      <w:r>
        <w:rPr>
          <w:rStyle w:val="Formatvorlagecaption-text105ptNichtFett"/>
        </w:rPr>
        <w:t>-time (v</w:t>
      </w:r>
      <w:r w:rsidRPr="0002769E">
        <w:rPr>
          <w:rStyle w:val="Formatvorlagecaption-text105ptNichtFett"/>
          <w:vertAlign w:val="subscript"/>
        </w:rPr>
        <w:t>d</w:t>
      </w:r>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r w:rsidRPr="0098259C">
        <w:rPr>
          <w:i/>
        </w:rPr>
        <w:t>t</w:t>
      </w:r>
      <w:r w:rsidRPr="0098259C">
        <w:rPr>
          <w:vertAlign w:val="subscript"/>
        </w:rPr>
        <w:t>i</w:t>
      </w:r>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will be discontinuous</w:t>
      </w:r>
      <w:r w:rsidR="009C222C">
        <w:rPr>
          <w:i/>
        </w:rPr>
        <w:t xml:space="preserve"> at this time instant</w:t>
      </w:r>
      <w:r w:rsidR="009C222C" w:rsidRPr="009C222C">
        <w:rPr>
          <w:i/>
        </w:rPr>
        <w:t xml:space="preserve">. </w:t>
      </w:r>
      <w:r w:rsidR="00CD29CC">
        <w:rPr>
          <w:i/>
        </w:rPr>
        <w:t>It is therefore adviceable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time instant </w:t>
      </w:r>
      <w:r w:rsidRPr="0098259C">
        <w:rPr>
          <w:i/>
        </w:rPr>
        <w:t>t</w:t>
      </w:r>
      <w:r w:rsidRPr="0098259C">
        <w:rPr>
          <w:i/>
          <w:vertAlign w:val="subscript"/>
        </w:rPr>
        <w:t>i</w:t>
      </w:r>
      <w:r w:rsidRPr="0098259C">
        <w:t xml:space="preserve"> = </w:t>
      </w:r>
      <w:r>
        <w:t>(</w:t>
      </w:r>
      <w:r w:rsidRPr="0002769E">
        <w:rPr>
          <w:i/>
        </w:rPr>
        <w:t>T</w:t>
      </w:r>
      <w:r>
        <w:rPr>
          <w:i/>
          <w:vertAlign w:val="subscript"/>
        </w:rPr>
        <w:t>next</w:t>
      </w:r>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342E51A7" w:rsidR="00233C3F" w:rsidRPr="0098259C" w:rsidRDefault="00233C3F" w:rsidP="006E60E6">
      <w:pPr>
        <w:pStyle w:val="Textkrper"/>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r w:rsidRPr="0098259C">
        <w:rPr>
          <w:i/>
        </w:rPr>
        <w:t>z</w:t>
      </w:r>
      <w:r w:rsidRPr="0098259C">
        <w:rPr>
          <w:i/>
          <w:vertAlign w:val="subscript"/>
        </w:rPr>
        <w:t>j</w:t>
      </w:r>
      <w:r w:rsidRPr="0098259C">
        <w:t>(</w:t>
      </w:r>
      <w:r w:rsidRPr="0098259C">
        <w:rPr>
          <w:i/>
        </w:rPr>
        <w:t>t</w:t>
      </w:r>
      <w:r w:rsidRPr="0098259C">
        <w:t xml:space="preserve">) changes its domain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w:t>
      </w:r>
      <w:r w:rsidR="00671CF4">
        <w:t xml:space="preserve">from </w:t>
      </w:r>
      <w:r w:rsidR="00671CF4" w:rsidRPr="0098259C">
        <w:rPr>
          <w:i/>
        </w:rPr>
        <w:t>z</w:t>
      </w:r>
      <w:r w:rsidR="00671CF4" w:rsidRPr="0098259C">
        <w:rPr>
          <w:i/>
          <w:vertAlign w:val="subscript"/>
        </w:rPr>
        <w:t>j</w:t>
      </w:r>
      <w:r w:rsidR="00671CF4" w:rsidRPr="0098259C">
        <w:t xml:space="preserve"> ≤ 0</w:t>
      </w:r>
      <w:r w:rsidR="00671CF4">
        <w:t xml:space="preserve"> to </w:t>
      </w:r>
      <w:r w:rsidR="00671CF4" w:rsidRPr="0098259C">
        <w:rPr>
          <w:i/>
        </w:rPr>
        <w:t>z</w:t>
      </w:r>
      <w:r w:rsidR="00671CF4" w:rsidRPr="0098259C">
        <w:rPr>
          <w:i/>
          <w:vertAlign w:val="subscript"/>
        </w:rPr>
        <w:t>j</w:t>
      </w:r>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D55E95" w:rsidRPr="0098259C">
        <w:t xml:space="preserve">Figure </w:t>
      </w:r>
      <w:r w:rsidR="00D55E95">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r w:rsidRPr="0098259C">
        <w:rPr>
          <w:i/>
        </w:rPr>
        <w:t>t</w:t>
      </w:r>
      <w:r w:rsidRPr="0098259C">
        <w:rPr>
          <w:i/>
          <w:vertAlign w:val="subscript"/>
        </w:rPr>
        <w:t>i</w:t>
      </w:r>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“(z</w:t>
      </w:r>
      <w:r w:rsidRPr="0098259C">
        <w:rPr>
          <w:i/>
          <w:vertAlign w:val="subscript"/>
        </w:rPr>
        <w:t>j</w:t>
      </w:r>
      <w:r w:rsidRPr="0098259C">
        <w:t>(</w:t>
      </w:r>
      <w:r w:rsidRPr="0098259C">
        <w:rPr>
          <w:i/>
        </w:rPr>
        <w:t>t</w:t>
      </w:r>
      <w:r w:rsidRPr="0098259C">
        <w:t>) &gt; 0) ≠ (z</w:t>
      </w:r>
      <w:r w:rsidRPr="0098259C">
        <w:rPr>
          <w:i/>
          <w:vertAlign w:val="subscript"/>
        </w:rPr>
        <w:t>j</w:t>
      </w:r>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7DAF7EF8" w:rsidR="00233C3F" w:rsidRPr="0098259C" w:rsidRDefault="00233C3F" w:rsidP="00233C3F">
      <w:pPr>
        <w:pStyle w:val="Beschriftung"/>
        <w:rPr>
          <w:szCs w:val="21"/>
        </w:rPr>
      </w:pPr>
      <w:bookmarkStart w:id="277" w:name="_Ref390326274"/>
      <w:r w:rsidRPr="0098259C">
        <w:t xml:space="preserve">Figure </w:t>
      </w:r>
      <w:r w:rsidRPr="0098259C">
        <w:fldChar w:fldCharType="begin"/>
      </w:r>
      <w:r w:rsidRPr="0098259C">
        <w:instrText xml:space="preserve"> SEQ Figure \* ARABIC </w:instrText>
      </w:r>
      <w:r w:rsidRPr="0098259C">
        <w:fldChar w:fldCharType="separate"/>
      </w:r>
      <w:r w:rsidR="00D55E95">
        <w:rPr>
          <w:noProof/>
        </w:rPr>
        <w:t>4</w:t>
      </w:r>
      <w:r w:rsidRPr="0098259C">
        <w:fldChar w:fldCharType="end"/>
      </w:r>
      <w:bookmarkEnd w:id="277"/>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r w:rsidRPr="0098259C">
        <w:rPr>
          <w:rStyle w:val="CODE"/>
        </w:rPr>
        <w:t>ModelDescription.completedIntegratorStepNotNeeded = false</w:t>
      </w:r>
      <w:r w:rsidRPr="0098259C">
        <w:t xml:space="preserve">). An event occurs at this time instant, if indicated by the return argument </w:t>
      </w:r>
      <w:r w:rsidR="00E97DF8" w:rsidRPr="00E97DF8">
        <w:rPr>
          <w:rStyle w:val="CODE"/>
        </w:rPr>
        <w:t>enterEventMode</w:t>
      </w:r>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30D3148C"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0ED67157" w:rsidR="00233C3F" w:rsidRDefault="005D13FA" w:rsidP="006F760E">
            <w:pPr>
              <w:pStyle w:val="Textkrper-Tabelle"/>
              <w:rPr>
                <w:b/>
              </w:rPr>
            </w:pPr>
            <w:r w:rsidRPr="006F760E">
              <w:rPr>
                <w:b/>
              </w:rPr>
              <w:t>v</w:t>
            </w:r>
            <w:r>
              <w:rPr>
                <w:vertAlign w:val="subscript"/>
              </w:rPr>
              <w:t>initial=exact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D55E95">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r>
              <w:rPr>
                <w:rStyle w:val="CODE"/>
              </w:rPr>
              <w:t>calculatedP</w:t>
            </w:r>
            <w:r w:rsidRPr="00783C67">
              <w:rPr>
                <w:rStyle w:val="CODE"/>
              </w:rPr>
              <w:t>arameter</w:t>
            </w:r>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0A970C93"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66D3E7CC"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t>w</w:t>
            </w:r>
            <w:r w:rsidRPr="001958DC">
              <w:t>(</w:t>
            </w:r>
            <w:r w:rsidRPr="001958DC">
              <w:rPr>
                <w:i/>
              </w:rPr>
              <w:t>t</w:t>
            </w:r>
            <w:r w:rsidRPr="001958DC">
              <w:t>)</w:t>
            </w:r>
          </w:p>
        </w:tc>
        <w:tc>
          <w:tcPr>
            <w:tcW w:w="8121" w:type="dxa"/>
          </w:tcPr>
          <w:p w14:paraId="434AD376" w14:textId="748D8562"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9C6E6B"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9C6E6B"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9C6E6B">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9C6E6B"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9C6E6B"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9C6E6B"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&lt;ModelStructure&gt;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950FCD0"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D55E95" w:rsidRPr="0098259C">
        <w:t xml:space="preserve">Figure </w:t>
      </w:r>
      <w:r w:rsidR="00D55E95">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9C6E6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9C6E6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9C6E6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9C6E6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9C6E6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9C6E6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9C6E6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9C6E6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9C6E6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9C6E6B"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9C6E6B"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9C6E6B"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9C6E6B"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5589F649" w:rsidR="00530EF9" w:rsidRPr="0042375D" w:rsidRDefault="00530EF9" w:rsidP="0042375D">
                              <w:pPr>
                                <w:pStyle w:val="Beschriftung"/>
                                <w:spacing w:before="0" w:after="0"/>
                                <w:jc w:val="center"/>
                                <w:rPr>
                                  <w:b w:val="0"/>
                                </w:rPr>
                              </w:pPr>
                              <w:bookmarkStart w:id="278"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78"/>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F16B58"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F16B58"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F16B58"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F16B58"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5589F649" w:rsidR="00530EF9" w:rsidRPr="0042375D" w:rsidRDefault="00530EF9" w:rsidP="0042375D">
                        <w:pPr>
                          <w:pStyle w:val="Beschriftung"/>
                          <w:spacing w:before="0" w:after="0"/>
                          <w:jc w:val="center"/>
                          <w:rPr>
                            <w:b w:val="0"/>
                          </w:rPr>
                        </w:pPr>
                        <w:bookmarkStart w:id="277"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77"/>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t>These types of artifical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4FF5DF8C"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D55E95" w:rsidRPr="00487639">
        <w:t xml:space="preserve">Table </w:t>
      </w:r>
      <w:r w:rsidR="00D55E95">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r w:rsidR="00282473" w:rsidRPr="00CC7AD2">
              <w:rPr>
                <w:rStyle w:val="CODE"/>
              </w:rPr>
              <w:t>approx</w:t>
            </w:r>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9C6E6B">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r w:rsidR="00A325A5">
              <w:rPr>
                <w:rStyle w:val="CODE"/>
                <w:color w:val="0000FF"/>
              </w:rPr>
              <w:t>,</w:t>
            </w:r>
            <w:r w:rsidR="00A325A5">
              <w:rPr>
                <w:rStyle w:val="CODE"/>
                <w:color w:val="0000FF"/>
              </w:rPr>
              <w:br/>
              <w:t>fmi2GetEventIndicators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9C6E6B"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9C6E6B">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r w:rsidR="003B4B88">
              <w:rPr>
                <w:rStyle w:val="CODE"/>
                <w:color w:val="006600"/>
              </w:rPr>
              <w:t>newDiscreteStates</w:t>
            </w:r>
            <w:r w:rsidR="00912254" w:rsidRPr="00912254">
              <w:rPr>
                <w:rStyle w:val="CODE"/>
                <w:color w:val="006600"/>
              </w:rPr>
              <w:t>Needed</w:t>
            </w:r>
            <w:r w:rsidR="00912254">
              <w:rPr>
                <w:color w:val="006600"/>
              </w:rPr>
              <w:t xml:space="preserve"> whether a new event iteration is required.</w:t>
            </w:r>
          </w:p>
          <w:p w14:paraId="1F86E0E1" w14:textId="55919410" w:rsidR="00233C3F" w:rsidRPr="006F760E" w:rsidRDefault="009C6E6B"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9C6E6B">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r w:rsidR="004A7837" w:rsidRPr="002C39EF">
              <w:rPr>
                <w:i/>
                <w:color w:val="006600"/>
              </w:rPr>
              <w:t>e</w:t>
            </w:r>
            <w:r w:rsidRPr="002C39EF">
              <w:rPr>
                <w:i/>
                <w:color w:val="006600"/>
              </w:rPr>
              <w:t>nterEventMode</w:t>
            </w:r>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9C6E6B">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AE755F7" w:rsidR="002A6746" w:rsidRPr="0098259C" w:rsidRDefault="00D4117B" w:rsidP="00044F2D">
      <w:pPr>
        <w:pStyle w:val="Beschriftung"/>
        <w:keepLines/>
        <w:jc w:val="center"/>
        <w:rPr>
          <w:b w:val="0"/>
        </w:rPr>
      </w:pPr>
      <w:bookmarkStart w:id="279" w:name="_Ref386198872"/>
      <w:r w:rsidRPr="00487639">
        <w:t xml:space="preserve">Table </w:t>
      </w:r>
      <w:r>
        <w:fldChar w:fldCharType="begin"/>
      </w:r>
      <w:r>
        <w:instrText xml:space="preserve"> SEQ Table \* ARABIC </w:instrText>
      </w:r>
      <w:r>
        <w:fldChar w:fldCharType="separate"/>
      </w:r>
      <w:r w:rsidR="00D55E95">
        <w:rPr>
          <w:noProof/>
        </w:rPr>
        <w:t>1</w:t>
      </w:r>
      <w:r>
        <w:fldChar w:fldCharType="end"/>
      </w:r>
      <w:bookmarkEnd w:id="279"/>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2D6D1F1C"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&lt;ModelStructure&gt;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D55E95" w:rsidRPr="0098259C">
        <w:t xml:space="preserve">Figure </w:t>
      </w:r>
      <w:r w:rsidR="00D55E95">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9C6E6B"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Synchrone</w:t>
      </w:r>
      <w:r w:rsidR="009D01D5">
        <w:rPr>
          <w:i/>
        </w:rPr>
        <w:t xml:space="preserve"> (Pouzet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ScalarVariable </w:t>
      </w:r>
      <w:r w:rsidR="004E3553" w:rsidRPr="004E3553">
        <w:rPr>
          <w:i/>
          <w:lang w:eastAsia="de-DE"/>
        </w:rPr>
        <w:t>definition</w:t>
      </w:r>
      <w:r w:rsidRPr="004E3553">
        <w:rPr>
          <w:i/>
          <w:lang w:eastAsia="de-DE"/>
        </w:rPr>
        <w:t xml:space="preserve"> of the corresponding input with flag </w:t>
      </w:r>
      <w:r w:rsidRPr="004E3553">
        <w:rPr>
          <w:rStyle w:val="CODE"/>
          <w:i/>
        </w:rPr>
        <w:t>canHandleMultipleSetPerTimeInstant=false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Textkrper"/>
        <w:tabs>
          <w:tab w:val="left" w:pos="335"/>
        </w:tabs>
        <w:rPr>
          <w:i/>
        </w:rPr>
      </w:pPr>
      <w:r>
        <w:rPr>
          <w:i/>
        </w:rPr>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InitializationMode </w:t>
      </w:r>
      <w:r w:rsidRPr="000458CF">
        <w:rPr>
          <w:b/>
        </w:rPr>
        <w:t>or</w:t>
      </w:r>
      <w:r>
        <w:t xml:space="preserve"> EventMode</w:t>
      </w:r>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it has to enter continuousTimeMode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t xml:space="preserve">After </w:t>
      </w:r>
      <w:r w:rsidR="00B9765A">
        <w:t>switch</w:t>
      </w:r>
      <w:r w:rsidR="00E03BAF">
        <w:t>ing</w:t>
      </w:r>
      <w:r w:rsidR="00B9765A">
        <w:t xml:space="preserve"> to Continuous-Time Mode</w:t>
      </w:r>
      <w:r w:rsidR="00E03BAF">
        <w:t>, the</w:t>
      </w:r>
      <w:r w:rsidR="00B9765A">
        <w:t xml:space="preserve"> </w:t>
      </w:r>
      <w:r w:rsidRPr="0098259C">
        <w:t>integration is started. Basically, in this phase the derivatives of the continuous states are computed. If FMUs and/or submodels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 xml:space="preserve">(similarily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taken into account).</w:t>
      </w:r>
    </w:p>
    <w:p w14:paraId="5CF34A95" w14:textId="468AC30F"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D55E95">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280" w:name="_Toc55136505"/>
      <w:r w:rsidRPr="0098259C">
        <w:t>FMI Application Programming Interface</w:t>
      </w:r>
      <w:bookmarkEnd w:id="280"/>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281" w:name="_Ref240459819"/>
      <w:bookmarkStart w:id="282" w:name="_Toc240646369"/>
      <w:bookmarkStart w:id="283" w:name="_Toc247884542"/>
      <w:bookmarkStart w:id="284" w:name="_Ref289632501"/>
      <w:bookmarkStart w:id="285" w:name="_Toc55136506"/>
      <w:r w:rsidRPr="0098259C">
        <w:t>Providing Independent Variables and Re-initialization of Caching</w:t>
      </w:r>
      <w:bookmarkEnd w:id="281"/>
      <w:bookmarkEnd w:id="282"/>
      <w:bookmarkEnd w:id="283"/>
      <w:bookmarkEnd w:id="284"/>
      <w:bookmarkEnd w:id="285"/>
    </w:p>
    <w:p w14:paraId="53CC297E" w14:textId="3A069C30" w:rsidR="00990EFE" w:rsidRPr="0098259C" w:rsidRDefault="00990EFE" w:rsidP="00990EFE">
      <w:pPr>
        <w:pStyle w:val="Textkrper"/>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(variables that depend 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r w:rsidRPr="0098259C">
              <w:rPr>
                <w:rStyle w:val="CODE"/>
                <w:rFonts w:cs="Courier New"/>
              </w:rPr>
              <w:t>nx</w:t>
            </w:r>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CCCF43A"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D55E95">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286" w:name="_Ref235854743"/>
      <w:bookmarkStart w:id="287" w:name="_Toc240646370"/>
      <w:bookmarkStart w:id="288" w:name="_Toc247884543"/>
      <w:bookmarkStart w:id="289" w:name="_Toc55136507"/>
      <w:r w:rsidRPr="0098259C">
        <w:t>Evaluation of Model Equations</w:t>
      </w:r>
      <w:bookmarkEnd w:id="286"/>
      <w:bookmarkEnd w:id="287"/>
      <w:bookmarkEnd w:id="288"/>
      <w:bookmarkEnd w:id="289"/>
    </w:p>
    <w:p w14:paraId="50BAB7CF" w14:textId="77777777" w:rsidR="005666E8" w:rsidRPr="0098259C" w:rsidRDefault="00990EFE" w:rsidP="001153E0">
      <w:pPr>
        <w:pStyle w:val="Textkrper"/>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3B4B88">
              <w:rPr>
                <w:rStyle w:val="CODE"/>
                <w:rFonts w:cs="Courier New"/>
              </w:rPr>
              <w:t>newDiscreteStates</w:t>
            </w:r>
            <w:r w:rsidRPr="009E62EC">
              <w:rPr>
                <w:rStyle w:val="CODE"/>
                <w:rFonts w:cs="Courier New"/>
              </w:rPr>
              <w:t>Needed;</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Boolean terminateSimulation</w:t>
            </w:r>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Boolean nominalsOfContinuousStatesChanged;</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Boolean valuesOfContinuousStatesChanged;</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762565">
              <w:rPr>
                <w:rStyle w:val="CODE"/>
                <w:rFonts w:cs="Courier New"/>
              </w:rPr>
              <w:t>nextEventTimeDefined</w:t>
            </w:r>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nextEventTime; // next event if </w:t>
            </w:r>
            <w:r w:rsidR="00762565">
              <w:rPr>
                <w:rStyle w:val="CODE"/>
                <w:rFonts w:cs="Courier New"/>
              </w:rPr>
              <w:t>nextEventTimeDefined</w:t>
            </w:r>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r w:rsidR="003B4B88">
              <w:rPr>
                <w:rStyle w:val="CODE"/>
                <w:rFonts w:cs="Courier New"/>
              </w:rPr>
              <w:t>newDiscreteStates</w:t>
            </w:r>
            <w:r w:rsidR="005474F0" w:rsidRPr="009E62EC">
              <w:rPr>
                <w:rStyle w:val="CODE"/>
                <w:rFonts w:cs="Courier New"/>
              </w:rPr>
              <w:t>Needed</w:t>
            </w:r>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Textkrper-Zeileneinzug"/>
              <w:numPr>
                <w:ilvl w:val="0"/>
                <w:numId w:val="55"/>
              </w:numPr>
              <w:jc w:val="left"/>
            </w:pPr>
            <w:r>
              <w:t xml:space="preserve">call </w:t>
            </w:r>
            <w:r w:rsidR="00140C25">
              <w:rPr>
                <w:rStyle w:val="CODE"/>
              </w:rPr>
              <w:t>fmi2</w:t>
            </w:r>
            <w:r w:rsidR="004100A9">
              <w:rPr>
                <w:rStyle w:val="CODE"/>
              </w:rPr>
              <w:t>Terminate</w:t>
            </w:r>
            <w:r>
              <w:t xml:space="preserve">, if </w:t>
            </w:r>
            <w:r w:rsidRPr="00DF3A0D">
              <w:rPr>
                <w:rStyle w:val="CODE"/>
                <w:rFonts w:cs="Courier New"/>
              </w:rPr>
              <w:t>terminateSimulation</w:t>
            </w:r>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r w:rsidR="003B4B88">
              <w:rPr>
                <w:rStyle w:val="CODE"/>
                <w:rFonts w:cs="Courier New"/>
              </w:rPr>
              <w:t>newDiscreteStates</w:t>
            </w:r>
            <w:r w:rsidR="005474F0" w:rsidRPr="009E62EC">
              <w:rPr>
                <w:rStyle w:val="CODE"/>
                <w:rFonts w:cs="Courier New"/>
              </w:rPr>
              <w:t>Needed</w:t>
            </w:r>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032BB1BB"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D55E95">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r>
              <w:rPr>
                <w:rStyle w:val="CODE"/>
                <w:rFonts w:cs="Courier New"/>
              </w:rPr>
              <w:t>nominalsOfContinuousStates</w:t>
            </w:r>
            <w:r w:rsidRPr="0098259C">
              <w:rPr>
                <w:rStyle w:val="CODE"/>
                <w:rFonts w:cs="Courier New"/>
              </w:rPr>
              <w:t>Changed</w:t>
            </w:r>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r>
              <w:rPr>
                <w:rStyle w:val="CODE"/>
              </w:rPr>
              <w:t>valuesOfContinuousS</w:t>
            </w:r>
            <w:r w:rsidRPr="0098259C">
              <w:rPr>
                <w:rStyle w:val="CODE"/>
              </w:rPr>
              <w:t xml:space="preserve">tatesChanged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r w:rsidR="002C5B26" w:rsidRPr="00FA3E81">
              <w:rPr>
                <w:rFonts w:ascii="Courier New" w:hAnsi="Courier New" w:cs="Courier New"/>
                <w:sz w:val="19"/>
                <w:szCs w:val="19"/>
              </w:rPr>
              <w:t>reinit</w:t>
            </w:r>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r w:rsidR="002C5B26" w:rsidRPr="00FA3E81">
              <w:rPr>
                <w:rFonts w:ascii="Courier New" w:hAnsi="Courier New" w:cs="Courier New"/>
                <w:sz w:val="19"/>
                <w:szCs w:val="19"/>
              </w:rPr>
              <w:t>getReal</w:t>
            </w:r>
            <w:r w:rsidRPr="0098259C">
              <w:t>.</w:t>
            </w:r>
            <w:r w:rsidR="00A90457">
              <w:t xml:space="preserve"> If no element of the continuous state vector has changed its value, </w:t>
            </w:r>
            <w:r w:rsidR="00A90457">
              <w:rPr>
                <w:rStyle w:val="CODE"/>
              </w:rPr>
              <w:t>valuesOfContinuousS</w:t>
            </w:r>
            <w:r w:rsidR="00A90457" w:rsidRPr="0098259C">
              <w:rPr>
                <w:rStyle w:val="CODE"/>
              </w:rPr>
              <w:t>tatesChanged</w:t>
            </w:r>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r w:rsidR="005474F0">
              <w:rPr>
                <w:rStyle w:val="CODE"/>
              </w:rPr>
              <w:t>nextEventTimeDefined</w:t>
            </w:r>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r w:rsidRPr="0098259C">
              <w:rPr>
                <w:rStyle w:val="CODE"/>
              </w:rPr>
              <w:t>nextEventTime</w:t>
            </w:r>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r w:rsidRPr="0098259C">
              <w:rPr>
                <w:rStyle w:val="CODE"/>
              </w:rPr>
              <w:t>nextEventTime</w:t>
            </w:r>
            <w:r w:rsidRPr="0098259C">
              <w:t>, for example</w:t>
            </w:r>
            <w:r w:rsidR="00614FD1">
              <w:t>,</w:t>
            </w:r>
            <w:r w:rsidRPr="0098259C">
              <w:t xml:space="preserve"> due to a state event, the definition of </w:t>
            </w:r>
            <w:r w:rsidRPr="0098259C">
              <w:rPr>
                <w:rStyle w:val="CODE"/>
              </w:rPr>
              <w:t>nextEventTime</w:t>
            </w:r>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r w:rsidRPr="0098259C">
              <w:rPr>
                <w:rStyle w:val="CODE"/>
                <w:rFonts w:eastAsia="StarSymbol"/>
                <w:color w:val="000000"/>
              </w:rPr>
              <w:t>noSetFMUStatePriorToCurrentPoint</w:t>
            </w:r>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r w:rsidR="004A7837">
              <w:rPr>
                <w:rStyle w:val="CODE"/>
              </w:rPr>
              <w:t>e</w:t>
            </w:r>
            <w:r w:rsidRPr="006F760E">
              <w:rPr>
                <w:rStyle w:val="CODE"/>
              </w:rPr>
              <w:t>nterEventMode</w:t>
            </w:r>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Boolean* terminateSimulation</w:t>
            </w:r>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r w:rsidRPr="006F760E">
              <w:rPr>
                <w:rStyle w:val="CODE"/>
              </w:rPr>
              <w:t>completedIntegratorStepNotNeeded = false</w:t>
            </w:r>
            <w:r w:rsidRPr="00044F2D">
              <w:t xml:space="preserve">. </w:t>
            </w:r>
          </w:p>
          <w:p w14:paraId="1DEEE844" w14:textId="41DE81B4" w:rsidR="00D8412F" w:rsidRPr="00044F2D" w:rsidRDefault="00D8412F" w:rsidP="00044F2D">
            <w:r w:rsidRPr="00044F2D">
              <w:t xml:space="preserve">Argument </w:t>
            </w:r>
            <w:r w:rsidRPr="00BE5C84">
              <w:rPr>
                <w:rStyle w:val="CODE"/>
                <w:szCs w:val="21"/>
                <w:lang w:eastAsia="en-US"/>
              </w:rPr>
              <w:t>noSetFMUStatePriorToCurrentPoint</w:t>
            </w:r>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r w:rsidR="004A7837">
              <w:rPr>
                <w:rStyle w:val="CODE"/>
              </w:rPr>
              <w:t>e</w:t>
            </w:r>
            <w:r w:rsidR="00274B40">
              <w:rPr>
                <w:rStyle w:val="CODE"/>
              </w:rPr>
              <w:t>nterEventMode</w:t>
            </w:r>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terminateSimulation</w:t>
            </w:r>
            <w:r w:rsidR="00274B40">
              <w:t xml:space="preserve"> to signal if the simulation shall be terminated. If </w:t>
            </w:r>
            <w:r w:rsidR="004A7837">
              <w:rPr>
                <w:rStyle w:val="CODE"/>
              </w:rPr>
              <w:t>e</w:t>
            </w:r>
            <w:r w:rsidR="00274B40">
              <w:rPr>
                <w:rStyle w:val="CODE"/>
              </w:rPr>
              <w:t xml:space="preserve">nterEventMode = </w:t>
            </w:r>
            <w:r w:rsidR="00140C25">
              <w:rPr>
                <w:rStyle w:val="CODE"/>
              </w:rPr>
              <w:t>fmi2</w:t>
            </w:r>
            <w:r w:rsidR="00274B40">
              <w:rPr>
                <w:rStyle w:val="CODE"/>
              </w:rPr>
              <w:t>False</w:t>
            </w:r>
            <w:r w:rsidR="00274B40" w:rsidRPr="00044F2D">
              <w:t xml:space="preserve"> </w:t>
            </w:r>
            <w:r w:rsidR="00274B40">
              <w:t xml:space="preserve">and </w:t>
            </w:r>
            <w:r w:rsidR="00274B40">
              <w:rPr>
                <w:rStyle w:val="CODE"/>
                <w:rFonts w:eastAsia="StarSymbol"/>
              </w:rPr>
              <w:t xml:space="preserve">terminateSimulation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r w:rsidRPr="0098259C">
              <w:rPr>
                <w:rStyle w:val="CODE"/>
              </w:rPr>
              <w:t>completedIntegratorStep</w:t>
            </w:r>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r w:rsidR="002C5B26" w:rsidRPr="00FA3E81">
              <w:rPr>
                <w:rFonts w:ascii="Courier New" w:hAnsi="Courier New" w:cs="Courier New"/>
                <w:sz w:val="19"/>
                <w:szCs w:val="19"/>
              </w:rPr>
              <w:t>enterEventMode = fmi2False</w:t>
            </w:r>
            <w:r w:rsidR="007133B3">
              <w:rPr>
                <w:rFonts w:cs="Courier New"/>
                <w:sz w:val="19"/>
              </w:rPr>
              <w:t xml:space="preserve"> </w:t>
            </w:r>
            <w:r w:rsidR="002C5B26">
              <w:t xml:space="preserve">and </w:t>
            </w:r>
            <w:r w:rsidR="002C5B26" w:rsidRPr="00FA3E81">
              <w:rPr>
                <w:rFonts w:ascii="Courier New" w:hAnsi="Courier New" w:cs="Courier New"/>
                <w:sz w:val="19"/>
                <w:szCs w:val="19"/>
              </w:rPr>
              <w:t>terminateSimulation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r w:rsidR="004A7837">
              <w:rPr>
                <w:rStyle w:val="CODE"/>
                <w:i/>
              </w:rPr>
              <w:t xml:space="preserve">enterEventMode = </w:t>
            </w:r>
            <w:r w:rsidR="00140C25">
              <w:rPr>
                <w:rStyle w:val="CODE"/>
                <w:i/>
              </w:rPr>
              <w:t>fmi2</w:t>
            </w:r>
            <w:r w:rsidR="004A7837">
              <w:rPr>
                <w:rStyle w:val="CODE"/>
                <w:i/>
              </w:rPr>
              <w:t>False</w:t>
            </w:r>
            <w:r w:rsidRPr="0098259C">
              <w:rPr>
                <w:i/>
              </w:rPr>
              <w:t xml:space="preserve"> otherwise with </w:t>
            </w:r>
            <w:r w:rsidR="004A7837">
              <w:rPr>
                <w:rStyle w:val="CODE"/>
                <w:i/>
              </w:rPr>
              <w:t>enter</w:t>
            </w:r>
            <w:r>
              <w:rPr>
                <w:rStyle w:val="CODE"/>
                <w:i/>
              </w:rPr>
              <w:t>EventMode</w:t>
            </w:r>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r w:rsidRPr="009943F6">
              <w:rPr>
                <w:rStyle w:val="CODE"/>
                <w:i/>
              </w:rPr>
              <w:t xml:space="preserve">enterEventMode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290" w:name="OLE_LINK1"/>
            <w:bookmarkStart w:id="291"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bookmarkEnd w:id="290"/>
            <w:bookmarkEnd w:id="291"/>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eventIndicators</w:t>
            </w:r>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ni);</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r w:rsidRPr="0098259C">
              <w:rPr>
                <w:rStyle w:val="CODE"/>
              </w:rPr>
              <w:t>nx</w:t>
            </w:r>
            <w:r w:rsidRPr="0098259C">
              <w:t xml:space="preserve">” elements. A state event is triggered when the domain of an event indicator changes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vice versa. </w:t>
            </w:r>
            <w:r w:rsidR="00AD71EE" w:rsidRPr="0098259C">
              <w:t xml:space="preserve">The FMU must guarantee that at an event restart </w:t>
            </w:r>
            <w:r w:rsidR="00AD71EE" w:rsidRPr="0098259C">
              <w:rPr>
                <w:i/>
              </w:rPr>
              <w:t>z</w:t>
            </w:r>
            <w:r w:rsidR="00AD71EE" w:rsidRPr="0098259C">
              <w:rPr>
                <w:i/>
                <w:vertAlign w:val="subscript"/>
              </w:rPr>
              <w:t>j</w:t>
            </w:r>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r w:rsidR="00AD71EE" w:rsidRPr="0098259C">
              <w:rPr>
                <w:i/>
              </w:rPr>
              <w:t>z</w:t>
            </w:r>
            <w:r w:rsidR="00AD71EE" w:rsidRPr="0098259C">
              <w:rPr>
                <w:i/>
                <w:vertAlign w:val="subscript"/>
              </w:rPr>
              <w:t>j</w:t>
            </w:r>
            <w:r w:rsidR="00AD71EE" w:rsidRPr="0098259C">
              <w:t xml:space="preserve"> with a small value. Furthermore, </w:t>
            </w:r>
            <w:r w:rsidR="00AD71EE" w:rsidRPr="0098259C">
              <w:rPr>
                <w:i/>
              </w:rPr>
              <w:t>z</w:t>
            </w:r>
            <w:r w:rsidR="00AD71EE" w:rsidRPr="0098259C">
              <w:rPr>
                <w:i/>
                <w:vertAlign w:val="subscript"/>
              </w:rPr>
              <w:t>j</w:t>
            </w:r>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“eventIndicators” should be in the order of “one”)</w:t>
            </w:r>
            <w:r w:rsidR="00AD71EE" w:rsidRPr="0098259C">
              <w:t xml:space="preserve">. </w:t>
            </w:r>
            <w:r w:rsidRPr="0098259C">
              <w:t>The event indicators are returned as a vector with “</w:t>
            </w:r>
            <w:r w:rsidRPr="0098259C">
              <w:rPr>
                <w:rStyle w:val="CODE"/>
              </w:rPr>
              <w:t>ni</w:t>
            </w:r>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x_nominal[],</w:t>
            </w:r>
            <w:r w:rsidR="001D30BC" w:rsidRPr="0098259C">
              <w:rPr>
                <w:rStyle w:val="CODE"/>
              </w:rPr>
              <w:t xml:space="preserve"> </w:t>
            </w:r>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r w:rsidR="00AD71EE" w:rsidRPr="0098259C">
              <w:rPr>
                <w:rStyle w:val="CODE"/>
                <w:rFonts w:cs="Courier New"/>
              </w:rPr>
              <w:t xml:space="preserve"> nx);</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r w:rsidR="003A4D9E" w:rsidRPr="0098259C">
              <w:rPr>
                <w:rStyle w:val="CODE"/>
              </w:rPr>
              <w:t>eventInfo-&gt;</w:t>
            </w:r>
            <w:r w:rsidR="00724522">
              <w:rPr>
                <w:rStyle w:val="CODE"/>
              </w:rPr>
              <w:t xml:space="preserve"> </w:t>
            </w:r>
            <w:r w:rsidR="00960690">
              <w:rPr>
                <w:rStyle w:val="CODE"/>
              </w:rPr>
              <w:t>nominalsOfContinuousStates</w:t>
            </w:r>
            <w:r w:rsidRPr="0098259C">
              <w:rPr>
                <w:rStyle w:val="CODE"/>
              </w:rPr>
              <w:t xml:space="preserve">Changed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r w:rsidR="001153E0" w:rsidRPr="0098259C">
              <w:rPr>
                <w:rStyle w:val="CODE"/>
              </w:rPr>
              <w:t>i</w:t>
            </w:r>
            <w:r w:rsidR="00FB3E34" w:rsidRPr="0098259C">
              <w:t xml:space="preserve">, a nominal value </w:t>
            </w:r>
            <w:r w:rsidR="001153E0" w:rsidRPr="0098259C">
              <w:rPr>
                <w:rStyle w:val="CODE"/>
              </w:rPr>
              <w:t>x_nominal[i]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r w:rsidR="00724522" w:rsidRPr="0044608E">
              <w:rPr>
                <w:rStyle w:val="CODE"/>
              </w:rPr>
              <w:t>x_nominal[i]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r w:rsidRPr="0098259C">
              <w:rPr>
                <w:rStyle w:val="CODE"/>
              </w:rPr>
              <w:t>absol</w:t>
            </w:r>
            <w:r w:rsidR="00D900E6">
              <w:rPr>
                <w:rStyle w:val="CODE"/>
              </w:rPr>
              <w:t>uteTolerance[i] = 0.01*t</w:t>
            </w:r>
            <w:r w:rsidRPr="0098259C">
              <w:rPr>
                <w:rStyle w:val="CODE"/>
              </w:rPr>
              <w:t>olerance*x_nominal[i]</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292" w:name="_Ref235843871"/>
      <w:bookmarkStart w:id="293" w:name="_Toc240646372"/>
      <w:bookmarkStart w:id="294" w:name="_Toc247884545"/>
      <w:bookmarkStart w:id="295" w:name="_Toc55136508"/>
      <w:r w:rsidRPr="0098259C">
        <w:t>State Machine of Calling Sequence</w:t>
      </w:r>
      <w:bookmarkEnd w:id="292"/>
      <w:bookmarkEnd w:id="293"/>
      <w:bookmarkEnd w:id="294"/>
      <w:bookmarkEnd w:id="295"/>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657541E6" w:rsidR="002D790A" w:rsidRPr="0098259C" w:rsidRDefault="009B6624" w:rsidP="00990EFE">
      <w:pPr>
        <w:pStyle w:val="Textkrper"/>
        <w:spacing w:line="240" w:lineRule="auto"/>
        <w:jc w:val="center"/>
      </w:pPr>
      <w:del w:id="296" w:author="Bertsch Christian (CR/ADX2.2)" w:date="2022-07-20T20:49:00Z">
        <w:r w:rsidDel="00BD22E5">
          <w:rPr>
            <w:noProof/>
            <w:lang w:eastAsia="en-US"/>
          </w:rPr>
          <mc:AlternateContent>
            <mc:Choice Requires="wps">
              <w:drawing>
                <wp:anchor distT="45720" distB="45720" distL="114300" distR="114300" simplePos="0" relativeHeight="251660288" behindDoc="0" locked="0" layoutInCell="1" allowOverlap="1" wp14:anchorId="466EDEF1" wp14:editId="3EA1EFB1">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34"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TT96&#10;7xACAAD8AwAADgAAAAAAAAAAAAAAAAAuAgAAZHJzL2Uyb0RvYy54bWxQSwECLQAUAAYACAAAACEA&#10;dk7SzN8AAAAKAQAADwAAAAAAAAAAAAAAAABqBAAAZHJzL2Rvd25yZXYueG1sUEsFBgAAAAAEAAQA&#10;8wAAAHYFAAAAAA==&#10;" filled="f" stroked="f">
                  <v:textbo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v:textbox>
                </v:shape>
              </w:pict>
            </mc:Fallback>
          </mc:AlternateContent>
        </w:r>
        <w:r w:rsidR="00B96F5B" w:rsidDel="00BD22E5">
          <w:rPr>
            <w:noProof/>
            <w:lang w:eastAsia="en-US"/>
          </w:rPr>
          <w:drawing>
            <wp:inline distT="0" distB="0" distL="0" distR="0" wp14:anchorId="4E348570" wp14:editId="5E6E0445">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72810" cy="4730750"/>
                      </a:xfrm>
                      <a:prstGeom prst="rect">
                        <a:avLst/>
                      </a:prstGeom>
                    </pic:spPr>
                  </pic:pic>
                </a:graphicData>
              </a:graphic>
            </wp:inline>
          </w:drawing>
        </w:r>
      </w:del>
      <w:ins w:id="297" w:author="Bertsch Christian (CR/ADX2.2)" w:date="2022-07-20T20:48:00Z">
        <w:r w:rsidR="00BD22E5">
          <w:rPr>
            <w:noProof/>
            <w:lang w:eastAsia="en-US"/>
          </w:rPr>
          <w:drawing>
            <wp:inline distT="0" distB="0" distL="0" distR="0" wp14:anchorId="724667E0" wp14:editId="2587A832">
              <wp:extent cx="6148070" cy="4885690"/>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48070" cy="4885690"/>
                      </a:xfrm>
                      <a:prstGeom prst="rect">
                        <a:avLst/>
                      </a:prstGeom>
                      <a:noFill/>
                      <a:ln>
                        <a:noFill/>
                      </a:ln>
                    </pic:spPr>
                  </pic:pic>
                </a:graphicData>
              </a:graphic>
            </wp:inline>
          </w:drawing>
        </w:r>
      </w:ins>
    </w:p>
    <w:p w14:paraId="2A60BC77" w14:textId="41C07B99" w:rsidR="000D0261" w:rsidRPr="0098259C" w:rsidRDefault="000D0261" w:rsidP="000D0261">
      <w:pPr>
        <w:pStyle w:val="Beschriftung"/>
        <w:rPr>
          <w:b w:val="0"/>
        </w:rPr>
      </w:pPr>
      <w:bookmarkStart w:id="298" w:name="_Ref357865571"/>
      <w:r w:rsidRPr="0098259C">
        <w:t xml:space="preserve">Figure </w:t>
      </w:r>
      <w:r w:rsidRPr="0098259C">
        <w:fldChar w:fldCharType="begin"/>
      </w:r>
      <w:r w:rsidRPr="0098259C">
        <w:instrText xml:space="preserve"> SEQ Figure \* ARABIC </w:instrText>
      </w:r>
      <w:r w:rsidRPr="0098259C">
        <w:fldChar w:fldCharType="separate"/>
      </w:r>
      <w:r w:rsidR="00D55E95">
        <w:rPr>
          <w:noProof/>
        </w:rPr>
        <w:t>6</w:t>
      </w:r>
      <w:r w:rsidRPr="0098259C">
        <w:fldChar w:fldCharType="end"/>
      </w:r>
      <w:bookmarkEnd w:id="298"/>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alling sequences not accepted by the state chart are not supported by the FMI. The behavior of an FMU is undefined for such a calling sequence. For example, the state chart indicates that when an FMU for 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r w:rsidR="007133B3" w:rsidRPr="00FA3E81">
        <w:rPr>
          <w:rFonts w:ascii="Courier New" w:hAnsi="Courier New" w:cs="Courier New"/>
          <w:i/>
          <w:iCs/>
          <w:sz w:val="19"/>
          <w:szCs w:val="19"/>
        </w:rPr>
        <w:t>initializationMode</w:t>
      </w:r>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r w:rsidR="007133B3" w:rsidRPr="00FA3E81">
        <w:rPr>
          <w:rFonts w:ascii="Courier New" w:hAnsi="Courier New" w:cs="Courier New"/>
          <w:i/>
          <w:iCs/>
          <w:sz w:val="19"/>
          <w:szCs w:val="19"/>
        </w:rPr>
        <w:t>initializationMode</w:t>
      </w:r>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by called in </w:t>
      </w:r>
      <w:r w:rsidR="008A5D81" w:rsidRPr="00FA3E81">
        <w:rPr>
          <w:rFonts w:ascii="Courier New" w:hAnsi="Courier New" w:cs="Courier New"/>
          <w:i/>
          <w:iCs/>
          <w:sz w:val="19"/>
          <w:szCs w:val="19"/>
        </w:rPr>
        <w:t>initializationMode</w:t>
      </w:r>
      <w:r w:rsidR="0013111F">
        <w:rPr>
          <w:i/>
          <w:iCs/>
        </w:rPr>
        <w:t>.</w:t>
      </w:r>
      <w:r w:rsidR="0040289E" w:rsidRPr="00D2781E">
        <w:rPr>
          <w:iCs/>
        </w:rPr>
        <w:t>]</w:t>
      </w:r>
    </w:p>
    <w:p w14:paraId="7639C6DE" w14:textId="47145937"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D55E95">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r w:rsidR="00756F0A" w:rsidRPr="006F760E">
        <w:rPr>
          <w:rStyle w:val="CODE"/>
        </w:rPr>
        <w:t>approx</w:t>
      </w:r>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&lt;ModelStructure&gt;&lt;InitialUnknowns&gt;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r w:rsidR="003B4B88">
        <w:rPr>
          <w:rStyle w:val="CODE"/>
        </w:rPr>
        <w:t>newDiscreteStates</w:t>
      </w:r>
      <w:r w:rsidR="00756F0A">
        <w:rPr>
          <w:rStyle w:val="CODE"/>
        </w:rPr>
        <w:t>Needed</w:t>
      </w:r>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Function</w:t>
            </w:r>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start,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instantiated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Initialization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Continuous-Time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terminated</w:t>
            </w:r>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error</w:t>
            </w:r>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9E5B13">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r>
              <w:rPr>
                <w:rFonts w:cs="Arial"/>
                <w:szCs w:val="20"/>
                <w:lang w:val="de-DE" w:eastAsia="de-DE"/>
              </w:rPr>
              <w:t>x</w:t>
            </w:r>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"approx"</w:t>
      </w:r>
    </w:p>
    <w:p w14:paraId="1D929D9E" w14:textId="73330742"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B20A8B" w:rsidRPr="00B20A8B">
        <w:rPr>
          <w:rStyle w:val="berschrift1Zchn"/>
        </w:rPr>
        <w:t xml:space="preserve"> </w:t>
      </w:r>
      <w:r w:rsidR="00B20A8B">
        <w:rPr>
          <w:rStyle w:val="blob-code-inner"/>
        </w:rPr>
        <w:t xml:space="preserve">or variables listed under </w:t>
      </w:r>
      <w:r w:rsidR="00B20A8B" w:rsidRPr="00036E74">
        <w:rPr>
          <w:rStyle w:val="CODE"/>
        </w:rPr>
        <w:t>&lt;ModelStructure&gt;&lt;InitalUnkowns&gt;</w:t>
      </w:r>
      <w:r w:rsidR="00B20A8B">
        <w:rPr>
          <w:rStyle w:val="CODE"/>
        </w:rPr>
        <w:t xml:space="preserve"> </w:t>
      </w:r>
      <w:r w:rsidR="00B20A8B">
        <w:t xml:space="preserve"> </w:t>
      </w:r>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r w:rsidR="00515452">
        <w:rPr>
          <w:rStyle w:val="CODE"/>
        </w:rPr>
        <w:t>variability</w:t>
      </w:r>
      <w:r w:rsidR="00515452">
        <w:rPr>
          <w:rStyle w:val="CODE"/>
          <w:rFonts w:cs="Courier New"/>
        </w:rPr>
        <w:t>≠</w:t>
      </w:r>
      <w:r w:rsidR="00515452">
        <w:rPr>
          <w:rStyle w:val="CODE"/>
          <w:lang w:eastAsia="en-US"/>
        </w:rPr>
        <w:t>"constant</w:t>
      </w:r>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only</w:t>
      </w:r>
    </w:p>
    <w:p w14:paraId="08214109" w14:textId="6A663A8F"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r w:rsidRPr="00FA3E81">
        <w:rPr>
          <w:rFonts w:ascii="Courier New" w:hAnsi="Courier New" w:cs="Courier New"/>
          <w:sz w:val="19"/>
          <w:szCs w:val="19"/>
        </w:rPr>
        <w:t>newDiscreteStatesNeeded</w:t>
      </w:r>
      <w:r>
        <w:t xml:space="preserve"> = </w:t>
      </w:r>
      <w:r w:rsidRPr="00FA3E81">
        <w:rPr>
          <w:rFonts w:ascii="Courier New" w:hAnsi="Courier New" w:cs="Courier New"/>
          <w:sz w:val="19"/>
          <w:szCs w:val="19"/>
        </w:rPr>
        <w:t>fmi2False</w:t>
      </w:r>
      <w:r>
        <w:t xml:space="preserve"> at least once before this can be done</w:t>
      </w:r>
      <w:r w:rsidR="00D41160">
        <w:t>.</w:t>
      </w:r>
    </w:p>
    <w:p w14:paraId="24CCF73B" w14:textId="51832C80" w:rsidR="00990EFE" w:rsidRPr="0098259C" w:rsidRDefault="000664FC" w:rsidP="007137D7">
      <w:pPr>
        <w:pStyle w:val="berschrift3"/>
      </w:pPr>
      <w:bookmarkStart w:id="299" w:name="_Toc55136509"/>
      <w:r w:rsidRPr="0098259C">
        <w:t>Pseudo</w:t>
      </w:r>
      <w:r w:rsidR="00C34D46">
        <w:t>c</w:t>
      </w:r>
      <w:r w:rsidRPr="0098259C">
        <w:t>ode Example</w:t>
      </w:r>
      <w:bookmarkEnd w:id="299"/>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r w:rsidRPr="00D2781E">
              <w:rPr>
                <w:i/>
                <w:sz w:val="19"/>
                <w:szCs w:val="19"/>
                <w:lang w:val="en-US"/>
              </w:rPr>
              <w:t xml:space="preserve">nx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r w:rsidRPr="00D2781E">
              <w:rPr>
                <w:i/>
                <w:sz w:val="19"/>
                <w:szCs w:val="19"/>
                <w:lang w:val="en-US"/>
              </w:rPr>
              <w:t xml:space="preserve">nz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r w:rsidRPr="00D2781E">
              <w:rPr>
                <w:i/>
                <w:sz w:val="19"/>
                <w:szCs w:val="19"/>
                <w:lang w:val="en-US"/>
              </w:rPr>
              <w:t xml:space="preserve">Tstart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r w:rsidRPr="00D2781E">
              <w:rPr>
                <w:i/>
                <w:sz w:val="19"/>
                <w:szCs w:val="19"/>
                <w:lang w:val="en-US"/>
              </w:rPr>
              <w:t xml:space="preserve">Tend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r w:rsidRPr="00D2781E">
              <w:rPr>
                <w:i/>
                <w:sz w:val="19"/>
                <w:szCs w:val="19"/>
                <w:lang w:val="en-US"/>
              </w:rPr>
              <w:t>time  = Tstart</w:t>
            </w:r>
          </w:p>
          <w:p w14:paraId="0C44D853" w14:textId="77777777" w:rsidR="001153E0" w:rsidRPr="00D2781E" w:rsidRDefault="001153E0" w:rsidP="001153E0">
            <w:pPr>
              <w:pStyle w:val="HTMLVorformatiert"/>
              <w:rPr>
                <w:i/>
                <w:sz w:val="19"/>
                <w:szCs w:val="19"/>
                <w:lang w:val="en-US"/>
              </w:rPr>
            </w:pPr>
          </w:p>
          <w:p w14:paraId="482B90FD" w14:textId="37701491" w:rsidR="00782197" w:rsidRPr="00137EA0" w:rsidDel="00137EA0" w:rsidRDefault="00137EA0" w:rsidP="00990EFE">
            <w:pPr>
              <w:pStyle w:val="HTMLVorformatiert"/>
              <w:rPr>
                <w:del w:id="300" w:author="Bertsch Christian (CR/ADX2.2)" w:date="2022-07-20T20:51:00Z"/>
                <w:i/>
                <w:color w:val="008000"/>
                <w:sz w:val="19"/>
                <w:szCs w:val="19"/>
                <w:lang w:val="en-US"/>
              </w:rPr>
            </w:pPr>
            <w:ins w:id="301" w:author="Bertsch Christian (CR/ADX2.2)" w:date="2022-07-20T20:51:00Z">
              <w:r w:rsidRPr="00137EA0">
                <w:rPr>
                  <w:i/>
                  <w:color w:val="008000"/>
                  <w:sz w:val="19"/>
                  <w:szCs w:val="19"/>
                  <w:lang w:val="en-US"/>
                  <w:rPrChange w:id="302" w:author="Bertsch Christian (CR/ADX2.2)" w:date="2022-07-20T20:51:00Z">
                    <w:rPr>
                      <w:rStyle w:val="pl-c"/>
                    </w:rPr>
                  </w:rPrChange>
                </w:rPr>
                <w:t>// set variable start values (of "ScalarVariable / &lt;type&gt; / start")</w:t>
              </w:r>
            </w:ins>
            <w:del w:id="303" w:author="Bertsch Christian (CR/ADX2.2)" w:date="2022-07-20T20:51:00Z">
              <w:r w:rsidR="00990EFE" w:rsidRPr="0068175B" w:rsidDel="00137EA0">
                <w:rPr>
                  <w:i/>
                  <w:color w:val="008000"/>
                  <w:sz w:val="19"/>
                  <w:szCs w:val="19"/>
                  <w:lang w:val="en-US"/>
                  <w:rPrChange w:id="304" w:author="Bertsch Christian (CR/ADX2.2)" w:date="2022-07-20T22:09:00Z">
                    <w:rPr>
                      <w:i/>
                      <w:color w:val="008000"/>
                      <w:sz w:val="19"/>
                      <w:szCs w:val="19"/>
                    </w:rPr>
                  </w:rPrChange>
                </w:rPr>
                <w:delText xml:space="preserve">// set </w:delText>
              </w:r>
              <w:r w:rsidR="001153E0" w:rsidRPr="0068175B" w:rsidDel="00137EA0">
                <w:rPr>
                  <w:i/>
                  <w:color w:val="008000"/>
                  <w:sz w:val="19"/>
                  <w:szCs w:val="19"/>
                  <w:lang w:val="en-US"/>
                  <w:rPrChange w:id="305" w:author="Bertsch Christian (CR/ADX2.2)" w:date="2022-07-20T22:09:00Z">
                    <w:rPr>
                      <w:i/>
                      <w:color w:val="008000"/>
                      <w:sz w:val="19"/>
                      <w:szCs w:val="19"/>
                    </w:rPr>
                  </w:rPrChange>
                </w:rPr>
                <w:delText xml:space="preserve">all variable </w:delText>
              </w:r>
              <w:r w:rsidR="00782197" w:rsidRPr="0068175B" w:rsidDel="00137EA0">
                <w:rPr>
                  <w:i/>
                  <w:color w:val="008000"/>
                  <w:sz w:val="19"/>
                  <w:szCs w:val="19"/>
                  <w:lang w:val="en-US"/>
                  <w:rPrChange w:id="306" w:author="Bertsch Christian (CR/ADX2.2)" w:date="2022-07-20T22:09:00Z">
                    <w:rPr>
                      <w:i/>
                      <w:color w:val="008000"/>
                      <w:sz w:val="19"/>
                      <w:szCs w:val="19"/>
                    </w:rPr>
                  </w:rPrChange>
                </w:rPr>
                <w:delText xml:space="preserve">start values (of "ScalarVariable / &lt;type&gt; / </w:delText>
              </w:r>
              <w:r w:rsidR="001153E0" w:rsidRPr="0068175B" w:rsidDel="00137EA0">
                <w:rPr>
                  <w:i/>
                  <w:color w:val="008000"/>
                  <w:sz w:val="19"/>
                  <w:szCs w:val="19"/>
                  <w:lang w:val="en-US"/>
                  <w:rPrChange w:id="307" w:author="Bertsch Christian (CR/ADX2.2)" w:date="2022-07-20T22:09:00Z">
                    <w:rPr>
                      <w:i/>
                      <w:color w:val="008000"/>
                      <w:sz w:val="19"/>
                      <w:szCs w:val="19"/>
                    </w:rPr>
                  </w:rPrChange>
                </w:rPr>
                <w:delText>start</w:delText>
              </w:r>
              <w:r w:rsidR="00782197" w:rsidRPr="0068175B" w:rsidDel="00137EA0">
                <w:rPr>
                  <w:i/>
                  <w:color w:val="008000"/>
                  <w:sz w:val="19"/>
                  <w:szCs w:val="19"/>
                  <w:lang w:val="en-US"/>
                  <w:rPrChange w:id="308" w:author="Bertsch Christian (CR/ADX2.2)" w:date="2022-07-20T22:09:00Z">
                    <w:rPr>
                      <w:i/>
                      <w:color w:val="008000"/>
                      <w:sz w:val="19"/>
                      <w:szCs w:val="19"/>
                    </w:rPr>
                  </w:rPrChange>
                </w:rPr>
                <w:delText>"</w:delText>
              </w:r>
              <w:r w:rsidR="001153E0" w:rsidRPr="0068175B" w:rsidDel="00137EA0">
                <w:rPr>
                  <w:i/>
                  <w:color w:val="008000"/>
                  <w:sz w:val="19"/>
                  <w:szCs w:val="19"/>
                  <w:lang w:val="en-US"/>
                  <w:rPrChange w:id="309" w:author="Bertsch Christian (CR/ADX2.2)" w:date="2022-07-20T22:09:00Z">
                    <w:rPr>
                      <w:i/>
                      <w:color w:val="008000"/>
                      <w:sz w:val="19"/>
                      <w:szCs w:val="19"/>
                    </w:rPr>
                  </w:rPrChange>
                </w:rPr>
                <w:delText>) and</w:delText>
              </w:r>
            </w:del>
          </w:p>
          <w:p w14:paraId="6BCE4743" w14:textId="77777777" w:rsidR="00137EA0" w:rsidRPr="00137EA0" w:rsidRDefault="00137EA0" w:rsidP="00990EFE">
            <w:pPr>
              <w:pStyle w:val="HTMLVorformatiert"/>
              <w:rPr>
                <w:ins w:id="310" w:author="Bertsch Christian (CR/ADX2.2)" w:date="2022-07-20T20:51:00Z"/>
                <w:i/>
                <w:sz w:val="19"/>
                <w:szCs w:val="19"/>
                <w:lang w:val="en-US"/>
                <w:rPrChange w:id="311" w:author="Bertsch Christian (CR/ADX2.2)" w:date="2022-07-20T20:51:00Z">
                  <w:rPr>
                    <w:ins w:id="312" w:author="Bertsch Christian (CR/ADX2.2)" w:date="2022-07-20T20:51:00Z"/>
                    <w:i/>
                    <w:color w:val="008000"/>
                    <w:sz w:val="19"/>
                    <w:szCs w:val="19"/>
                    <w:lang w:val="en-US"/>
                  </w:rPr>
                </w:rPrChange>
              </w:rPr>
            </w:pPr>
          </w:p>
          <w:p w14:paraId="4A661386" w14:textId="462F8429" w:rsidR="00990EFE" w:rsidRPr="00D2781E" w:rsidDel="00137EA0" w:rsidRDefault="001153E0" w:rsidP="00990EFE">
            <w:pPr>
              <w:pStyle w:val="HTMLVorformatiert"/>
              <w:rPr>
                <w:del w:id="313" w:author="Bertsch Christian (CR/ADX2.2)" w:date="2022-07-20T20:51:00Z"/>
                <w:i/>
                <w:color w:val="008000"/>
                <w:sz w:val="19"/>
                <w:szCs w:val="19"/>
                <w:lang w:val="en-US"/>
              </w:rPr>
            </w:pPr>
            <w:del w:id="314" w:author="Bertsch Christian (CR/ADX2.2)" w:date="2022-07-20T20:51:00Z">
              <w:r w:rsidRPr="00D2781E" w:rsidDel="00137EA0">
                <w:rPr>
                  <w:i/>
                  <w:color w:val="008000"/>
                  <w:sz w:val="19"/>
                  <w:szCs w:val="19"/>
                  <w:lang w:val="en-US"/>
                </w:rPr>
                <w:delText>// set th</w:delText>
              </w:r>
              <w:r w:rsidR="00946388" w:rsidRPr="00D2781E" w:rsidDel="00137EA0">
                <w:rPr>
                  <w:i/>
                  <w:color w:val="008000"/>
                  <w:sz w:val="19"/>
                  <w:szCs w:val="19"/>
                  <w:lang w:val="en-US"/>
                </w:rPr>
                <w:delText>e input values at time = Tstart</w:delText>
              </w:r>
            </w:del>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Tstart, </w:t>
            </w:r>
            <w:r w:rsidR="00140C25" w:rsidRPr="00D2781E">
              <w:rPr>
                <w:i/>
                <w:sz w:val="19"/>
                <w:szCs w:val="19"/>
                <w:lang w:val="en-US"/>
              </w:rPr>
              <w:t>fmi2</w:t>
            </w:r>
            <w:r w:rsidRPr="00D2781E">
              <w:rPr>
                <w:i/>
                <w:sz w:val="19"/>
                <w:szCs w:val="19"/>
                <w:lang w:val="en-US"/>
              </w:rPr>
              <w:t>True,Tend)</w:t>
            </w:r>
          </w:p>
          <w:p w14:paraId="3158B589" w14:textId="41CDA6C1" w:rsidR="00990EFE" w:rsidRDefault="00990EFE" w:rsidP="00990EFE">
            <w:pPr>
              <w:pStyle w:val="HTMLVorformatiert"/>
              <w:rPr>
                <w:ins w:id="315" w:author="Bertsch Christian (CR/ADX2.2)" w:date="2022-07-20T20:52:00Z"/>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09831D19" w14:textId="61CD781A" w:rsidR="00137EA0" w:rsidRDefault="00137EA0" w:rsidP="00990EFE">
            <w:pPr>
              <w:pStyle w:val="HTMLVorformatiert"/>
              <w:rPr>
                <w:ins w:id="316" w:author="Bertsch Christian (CR/ADX2.2)" w:date="2022-07-20T20:52:00Z"/>
                <w:i/>
                <w:sz w:val="19"/>
                <w:szCs w:val="19"/>
                <w:lang w:val="en-US"/>
              </w:rPr>
            </w:pPr>
          </w:p>
          <w:p w14:paraId="46746F07" w14:textId="77777777" w:rsidR="00137EA0" w:rsidRPr="00137EA0" w:rsidRDefault="00137EA0" w:rsidP="00137EA0">
            <w:pPr>
              <w:pStyle w:val="HTMLVorformatiert"/>
              <w:rPr>
                <w:ins w:id="317" w:author="Bertsch Christian (CR/ADX2.2)" w:date="2022-07-20T20:52:00Z"/>
                <w:i/>
                <w:color w:val="008000"/>
                <w:sz w:val="19"/>
                <w:szCs w:val="19"/>
                <w:lang w:val="en-US"/>
                <w:rPrChange w:id="318" w:author="Bertsch Christian (CR/ADX2.2)" w:date="2022-07-20T20:52:00Z">
                  <w:rPr>
                    <w:ins w:id="319" w:author="Bertsch Christian (CR/ADX2.2)" w:date="2022-07-20T20:52:00Z"/>
                    <w:i/>
                    <w:sz w:val="19"/>
                    <w:szCs w:val="19"/>
                    <w:lang w:val="en-US"/>
                  </w:rPr>
                </w:rPrChange>
              </w:rPr>
            </w:pPr>
            <w:ins w:id="320" w:author="Bertsch Christian (CR/ADX2.2)" w:date="2022-07-20T20:52:00Z">
              <w:r w:rsidRPr="00137EA0">
                <w:rPr>
                  <w:i/>
                  <w:color w:val="008000"/>
                  <w:sz w:val="19"/>
                  <w:szCs w:val="19"/>
                  <w:lang w:val="en-US"/>
                  <w:rPrChange w:id="321" w:author="Bertsch Christian (CR/ADX2.2)" w:date="2022-07-20T20:52:00Z">
                    <w:rPr>
                      <w:i/>
                      <w:sz w:val="19"/>
                      <w:szCs w:val="19"/>
                      <w:lang w:val="en-US"/>
                    </w:rPr>
                  </w:rPrChange>
                </w:rPr>
                <w:t>// set the input start values at time = Tstart</w:t>
              </w:r>
            </w:ins>
          </w:p>
          <w:p w14:paraId="228567EC" w14:textId="7BD44A76" w:rsidR="00137EA0" w:rsidRDefault="00137EA0" w:rsidP="00137EA0">
            <w:pPr>
              <w:pStyle w:val="HTMLVorformatiert"/>
              <w:rPr>
                <w:ins w:id="322" w:author="Bertsch Christian (CR/ADX2.2)" w:date="2022-07-20T20:52:00Z"/>
                <w:i/>
                <w:sz w:val="19"/>
                <w:szCs w:val="19"/>
                <w:lang w:val="en-US"/>
              </w:rPr>
            </w:pPr>
            <w:ins w:id="323" w:author="Bertsch Christian (CR/ADX2.2)" w:date="2022-07-20T20:52:00Z">
              <w:r w:rsidRPr="00137EA0">
                <w:rPr>
                  <w:i/>
                  <w:sz w:val="19"/>
                  <w:szCs w:val="19"/>
                  <w:lang w:val="en-US"/>
                </w:rPr>
                <w:t>M_fmi2SetReal/Integer/Boolean/String(m, ...)</w:t>
              </w:r>
            </w:ins>
          </w:p>
          <w:p w14:paraId="4814D21D" w14:textId="77777777" w:rsidR="00137EA0" w:rsidRPr="00D2781E" w:rsidRDefault="00137EA0" w:rsidP="00990EFE">
            <w:pPr>
              <w:pStyle w:val="HTMLVorformatiert"/>
              <w:rPr>
                <w:i/>
                <w:sz w:val="19"/>
                <w:szCs w:val="19"/>
                <w:lang w:val="en-US"/>
              </w:rPr>
            </w:pP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r w:rsidRPr="00D2781E">
              <w:rPr>
                <w:i/>
                <w:sz w:val="19"/>
                <w:szCs w:val="19"/>
                <w:lang w:val="en-US"/>
              </w:rPr>
              <w:t>initialEventMode = fmi2True</w:t>
            </w:r>
          </w:p>
          <w:p w14:paraId="543E209B" w14:textId="77777777" w:rsidR="00C864CB" w:rsidRPr="00D2781E" w:rsidRDefault="00C864CB" w:rsidP="00C864CB">
            <w:pPr>
              <w:pStyle w:val="HTMLVorformatiert"/>
              <w:rPr>
                <w:i/>
                <w:sz w:val="19"/>
                <w:szCs w:val="19"/>
                <w:lang w:val="en-US"/>
              </w:rPr>
            </w:pPr>
            <w:r w:rsidRPr="00D2781E">
              <w:rPr>
                <w:i/>
                <w:sz w:val="19"/>
                <w:szCs w:val="19"/>
                <w:lang w:val="en-US"/>
              </w:rPr>
              <w:t>enterEventMode = fmi2False</w:t>
            </w:r>
          </w:p>
          <w:p w14:paraId="6E75B618" w14:textId="77777777" w:rsidR="00C864CB" w:rsidRPr="00D2781E" w:rsidRDefault="00C864CB" w:rsidP="00C864CB">
            <w:pPr>
              <w:pStyle w:val="HTMLVorformatiert"/>
              <w:rPr>
                <w:i/>
                <w:sz w:val="19"/>
                <w:szCs w:val="19"/>
                <w:lang w:val="en-US"/>
              </w:rPr>
            </w:pPr>
            <w:r w:rsidRPr="00D2781E">
              <w:rPr>
                <w:i/>
                <w:sz w:val="19"/>
                <w:szCs w:val="19"/>
                <w:lang w:val="en-US"/>
              </w:rPr>
              <w:t>timeEvent = fmi2False</w:t>
            </w:r>
          </w:p>
          <w:p w14:paraId="34D7A41D" w14:textId="77777777" w:rsidR="00C864CB" w:rsidRPr="00D2781E" w:rsidRDefault="00C864CB" w:rsidP="00C864CB">
            <w:pPr>
              <w:pStyle w:val="HTMLVorformatiert"/>
              <w:rPr>
                <w:i/>
                <w:sz w:val="19"/>
                <w:szCs w:val="19"/>
                <w:lang w:val="en-US"/>
              </w:rPr>
            </w:pPr>
            <w:r w:rsidRPr="00D2781E">
              <w:rPr>
                <w:i/>
                <w:sz w:val="19"/>
                <w:szCs w:val="19"/>
                <w:lang w:val="en-US"/>
              </w:rPr>
              <w:t>stateEvent = fmi2False</w:t>
            </w:r>
          </w:p>
          <w:p w14:paraId="0C49959E" w14:textId="47675A63" w:rsidR="00C864CB" w:rsidRPr="00D2781E" w:rsidRDefault="00C864CB" w:rsidP="00C864CB">
            <w:pPr>
              <w:pStyle w:val="HTMLVorformatiert"/>
              <w:rPr>
                <w:i/>
                <w:sz w:val="19"/>
                <w:szCs w:val="19"/>
                <w:lang w:val="en-US"/>
              </w:rPr>
            </w:pPr>
            <w:r w:rsidRPr="00D2781E">
              <w:rPr>
                <w:i/>
                <w:sz w:val="19"/>
                <w:szCs w:val="19"/>
                <w:lang w:val="en-US"/>
              </w:rPr>
              <w:t>previous_z = zeros(nz)</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t>M_fmi2GetContinuousStates(m, x, nx)</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M_fmi2GetNominalsOfContinuousStates(m, x_nominal, nx)</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solution at t=Tstart,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initialEventMode or enterEventMode or timeEvent or stateEvent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initialEventMode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eventInfo.newDiscreteStatesNeeded = fmi2True;</w:t>
            </w:r>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valuesOfContinuousStatesChanged   = fmi2False;</w:t>
            </w:r>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nominalsOfContinuousStatesChanged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eventInfo.newDiscreteStatesNeeded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M_fmi2NewDiscreteStates(m, &amp;eventInfo)</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getOutput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valuesOfContinuousStatesChanged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valuesOfContinuousStatesChanged or eventInfo.valuesOfContinuousStatesChanged;</w:t>
            </w:r>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nominalsOfContinuousStatesChanged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nominalsOfContinuousStatesChanged or eventInfo.nominalsOfContinuousStatesChanged;</w:t>
            </w:r>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eventInfo.terminateSimulation then goto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initialEventMode or valuesOfContinuousStatesChanged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M_fmi2GetContinuousStates(m, x, nx)</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initialEventMode or nominalsOfContinuousStatesChanged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M_fmi2GetNominalsOfContinuousStates(m, x_nominal, nx)</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eventInfo.nextEventTimeDefined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tNext = min(eventInfo.nextEventTime,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tNext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initialEventMode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goto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M_fmi2GetDerivatives(m, der_x, nx)</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min(dt, tNext-time)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x = x + h * der_x // forward Euler method</w:t>
            </w:r>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M_fmi2SetContinuousStates(m, x, nx)</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M_fmi2GetEventIndicators(m, z, nz)</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timeEvent = time &gt;= tNext</w:t>
            </w:r>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stateEvent = sign(z) &lt;&gt; sign(previous_z) or previous_z !=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previous_z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M_fmi2CompletedIntegratorStep(m, fmi2True, &amp;enterEventMode, &amp;terminateSimulation)</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until terminateSimulation</w:t>
            </w:r>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Derivatives(m, der_x, nx);</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324" w:name="_Toc55136510"/>
      <w:r w:rsidRPr="0098259C">
        <w:t>FMI Description Schema</w:t>
      </w:r>
      <w:bookmarkEnd w:id="324"/>
    </w:p>
    <w:p w14:paraId="5A4B735D" w14:textId="506FB4A1"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w:t>
      </w:r>
      <w:r w:rsidR="005407A8" w:rsidRPr="0098259C">
        <w:t xml:space="preserve"> Additionally, the Model Exchange</w:t>
      </w:r>
      <w:r w:rsidR="00935E81">
        <w:t>-</w:t>
      </w:r>
      <w:r w:rsidR="005407A8" w:rsidRPr="0098259C">
        <w:t>specific element “</w:t>
      </w:r>
      <w:r w:rsidR="007534C8" w:rsidRPr="0098259C">
        <w:t>ModelExchange</w:t>
      </w:r>
      <w:r w:rsidR="005407A8" w:rsidRPr="0098259C">
        <w:t>” is defined in the next section.</w:t>
      </w:r>
    </w:p>
    <w:p w14:paraId="71757917" w14:textId="77777777" w:rsidR="0065491B" w:rsidRDefault="0065491B">
      <w:pPr>
        <w:spacing w:line="240" w:lineRule="auto"/>
        <w:rPr>
          <w:b/>
          <w:iCs/>
          <w:spacing w:val="4"/>
        </w:rPr>
      </w:pPr>
      <w:bookmarkStart w:id="325" w:name="_Ref290828041"/>
      <w:r>
        <w:br w:type="page"/>
      </w:r>
    </w:p>
    <w:p w14:paraId="1B958BD5" w14:textId="241269E7" w:rsidR="000B7BEF" w:rsidRPr="0098259C" w:rsidRDefault="000B7BEF" w:rsidP="000B7BEF">
      <w:pPr>
        <w:pStyle w:val="berschrift3"/>
      </w:pPr>
      <w:bookmarkStart w:id="326" w:name="_Ref20220416"/>
      <w:bookmarkStart w:id="327" w:name="_Ref20232891"/>
      <w:bookmarkStart w:id="328" w:name="_Ref20232913"/>
      <w:bookmarkStart w:id="329" w:name="_Toc55136511"/>
      <w:r w:rsidRPr="0098259C">
        <w:t xml:space="preserve">Model Exchange </w:t>
      </w:r>
      <w:r w:rsidR="00295BF9" w:rsidRPr="0098259C">
        <w:t xml:space="preserve">FMU </w:t>
      </w:r>
      <w:r w:rsidRPr="0098259C">
        <w:t>(</w:t>
      </w:r>
      <w:r w:rsidR="00295BF9" w:rsidRPr="0098259C">
        <w:t>ModelExchange</w:t>
      </w:r>
      <w:r w:rsidRPr="0098259C">
        <w:t>)</w:t>
      </w:r>
      <w:bookmarkEnd w:id="325"/>
      <w:bookmarkEnd w:id="326"/>
      <w:bookmarkEnd w:id="327"/>
      <w:bookmarkEnd w:id="328"/>
      <w:bookmarkEnd w:id="329"/>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“ModelExchange”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t>The</w:t>
      </w:r>
      <w:r w:rsidR="00121EF8" w:rsidRPr="0098259C">
        <w:t xml:space="preserve"> following attributes are defined</w:t>
      </w:r>
      <w:r w:rsidR="005711DA" w:rsidRPr="0098259C">
        <w:t xml:space="preserve"> (all of them are optional, with exception of “</w:t>
      </w:r>
      <w:r w:rsidR="005711DA" w:rsidRPr="0098259C">
        <w:rPr>
          <w:rStyle w:val="CODE"/>
        </w:rPr>
        <w:t>modelIdentifier</w:t>
      </w:r>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r w:rsidRPr="0098259C">
              <w:rPr>
                <w:rStyle w:val="CODE"/>
              </w:rPr>
              <w:t>modelIdentifier</w:t>
            </w:r>
          </w:p>
        </w:tc>
        <w:tc>
          <w:tcPr>
            <w:tcW w:w="4774" w:type="dxa"/>
            <w:shd w:val="clear" w:color="auto" w:fill="auto"/>
          </w:tcPr>
          <w:p w14:paraId="17701BF1" w14:textId="63A666DF"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rPr>
                <w:rStyle w:val="termdef"/>
              </w:rPr>
              <w:t xml:space="preserve">. </w:t>
            </w:r>
            <w:r w:rsidRPr="003006D6">
              <w:rPr>
                <w:rStyle w:val="CODE"/>
              </w:rPr>
              <w:t>modelIdentifier</w:t>
            </w:r>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DLL/SharedObject</w:t>
            </w:r>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D55E95">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r w:rsidRPr="0098259C">
              <w:rPr>
                <w:rStyle w:val="CODE"/>
              </w:rPr>
              <w:t>needsExecutionTool</w:t>
            </w:r>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r w:rsidRPr="0098259C">
              <w:rPr>
                <w:rStyle w:val="CODE"/>
              </w:rPr>
              <w:t>needsExecutionTool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r w:rsidRPr="0098259C">
              <w:rPr>
                <w:rStyle w:val="CODE"/>
              </w:rPr>
              <w:t>completedIntegratorStepNotNeeded</w:t>
            </w:r>
          </w:p>
        </w:tc>
        <w:tc>
          <w:tcPr>
            <w:tcW w:w="4774" w:type="dxa"/>
            <w:shd w:val="clear" w:color="auto" w:fill="auto"/>
          </w:tcPr>
          <w:p w14:paraId="292F2D8A" w14:textId="0BF0F0E3"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D55E95">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r w:rsidRPr="0098259C">
              <w:rPr>
                <w:rStyle w:val="CODE"/>
              </w:rPr>
              <w:t>canBeInstantiatedOnlyOncePerProcess</w:t>
            </w:r>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r w:rsidRPr="0098259C">
              <w:rPr>
                <w:rStyle w:val="CODE"/>
              </w:rPr>
              <w:t>canNotUseMemoryManagementFunctions</w:t>
            </w:r>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r w:rsidRPr="0098259C">
              <w:rPr>
                <w:rStyle w:val="CODE"/>
              </w:rPr>
              <w:t>canGetAndSetFMUstate</w:t>
            </w:r>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r w:rsidRPr="0098259C">
              <w:rPr>
                <w:rStyle w:val="CODE"/>
              </w:rPr>
              <w:t>canSerializeFMUstate</w:t>
            </w:r>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r>
              <w:rPr>
                <w:rStyle w:val="CODE"/>
              </w:rPr>
              <w:t>providesDirectionalDerivative</w:t>
            </w:r>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r w:rsidRPr="0098259C">
        <w:t>boolean: false</w:t>
      </w:r>
    </w:p>
    <w:p w14:paraId="16E315D0" w14:textId="77777777" w:rsidR="000B7BEF" w:rsidRPr="0098259C" w:rsidRDefault="000B7BEF" w:rsidP="00866194">
      <w:pPr>
        <w:pStyle w:val="BulletItemFirst"/>
      </w:pPr>
      <w:r w:rsidRPr="0098259C">
        <w:t>unsignedInt: 0</w:t>
      </w:r>
    </w:p>
    <w:p w14:paraId="20C87A1F" w14:textId="77777777" w:rsidR="004D7A01" w:rsidRPr="0098259C" w:rsidRDefault="004D7A01" w:rsidP="00D8119C">
      <w:pPr>
        <w:pStyle w:val="berschrift3"/>
      </w:pPr>
      <w:bookmarkStart w:id="330" w:name="_Ref304972608"/>
      <w:bookmarkStart w:id="331" w:name="_Toc55136512"/>
      <w:r w:rsidRPr="0098259C">
        <w:t>Example</w:t>
      </w:r>
      <w:r w:rsidR="004330D4" w:rsidRPr="0098259C">
        <w:t xml:space="preserve"> </w:t>
      </w:r>
      <w:r w:rsidR="00374F39" w:rsidRPr="0098259C">
        <w:t>XML</w:t>
      </w:r>
      <w:r w:rsidR="004330D4" w:rsidRPr="0098259C">
        <w:t xml:space="preserve"> Description File</w:t>
      </w:r>
      <w:bookmarkEnd w:id="330"/>
      <w:bookmarkEnd w:id="331"/>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r w:rsidR="009F76B6" w:rsidRPr="0098259C">
        <w:t>MyLibrary.SpringMassDamp</w:t>
      </w:r>
      <w:r w:rsidR="00D23AF9" w:rsidRPr="0098259C">
        <w:t>er</w:t>
      </w:r>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&lt;fmiModelDescription</w:t>
      </w:r>
    </w:p>
    <w:p w14:paraId="7A2666B5" w14:textId="2998B986" w:rsidR="00D23AF9" w:rsidRPr="0098259C" w:rsidRDefault="00D23AF9" w:rsidP="00D23AF9">
      <w:pPr>
        <w:pStyle w:val="CODE1"/>
        <w:rPr>
          <w:noProof w:val="0"/>
        </w:rPr>
      </w:pPr>
      <w:r w:rsidRPr="0098259C">
        <w:rPr>
          <w:noProof w:val="0"/>
        </w:rPr>
        <w:t xml:space="preserve">  fmiVersion="2.0"</w:t>
      </w:r>
    </w:p>
    <w:p w14:paraId="2E3F30A8" w14:textId="77777777" w:rsidR="00D23AF9" w:rsidRPr="0098259C" w:rsidRDefault="00D23AF9" w:rsidP="00D23AF9">
      <w:pPr>
        <w:pStyle w:val="CODE1"/>
        <w:rPr>
          <w:noProof w:val="0"/>
        </w:rPr>
      </w:pPr>
      <w:r w:rsidRPr="0098259C">
        <w:rPr>
          <w:noProof w:val="0"/>
        </w:rPr>
        <w:t xml:space="preserve">  modelName="MyLibrary.SpringMassDamper"</w:t>
      </w:r>
    </w:p>
    <w:p w14:paraId="493A5D18" w14:textId="77777777" w:rsidR="00D23AF9" w:rsidRPr="0098259C" w:rsidRDefault="00D23AF9" w:rsidP="00D23AF9">
      <w:pPr>
        <w:pStyle w:val="CODE1"/>
        <w:rPr>
          <w:noProof w:val="0"/>
        </w:rPr>
      </w:pPr>
      <w:r w:rsidRPr="0098259C">
        <w:rPr>
          <w:noProof w:val="0"/>
        </w:rPr>
        <w:t xml:space="preserve">  guid="{8c4e810f-3df3-4a00-8276-176fa3c9f9e0}"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generationDateAndTime="2011-09-23T16:57:33Z"</w:t>
      </w:r>
    </w:p>
    <w:p w14:paraId="3A21ACD3" w14:textId="77777777" w:rsidR="00D23AF9" w:rsidRPr="0098259C" w:rsidRDefault="00D23AF9" w:rsidP="00D23AF9">
      <w:pPr>
        <w:pStyle w:val="CODE1"/>
        <w:rPr>
          <w:noProof w:val="0"/>
        </w:rPr>
      </w:pPr>
      <w:r w:rsidRPr="0098259C">
        <w:rPr>
          <w:noProof w:val="0"/>
        </w:rPr>
        <w:t xml:space="preserve">  variableNamingConvention="structured"</w:t>
      </w:r>
    </w:p>
    <w:p w14:paraId="38EFDDB7" w14:textId="77777777" w:rsidR="00D23AF9" w:rsidRPr="0098259C" w:rsidRDefault="00D23AF9" w:rsidP="00D23AF9">
      <w:pPr>
        <w:pStyle w:val="CODE1"/>
        <w:rPr>
          <w:b/>
          <w:noProof w:val="0"/>
          <w:color w:val="0000FF"/>
        </w:rPr>
      </w:pPr>
      <w:r w:rsidRPr="0098259C">
        <w:rPr>
          <w:noProof w:val="0"/>
        </w:rPr>
        <w:t xml:space="preserve">  numberOfEventIndicators="2"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&lt;ModelExchange</w:t>
      </w:r>
    </w:p>
    <w:p w14:paraId="6B1A346B" w14:textId="77777777" w:rsidR="00D23AF9" w:rsidRPr="0098259C" w:rsidRDefault="00D23AF9" w:rsidP="00D23AF9">
      <w:pPr>
        <w:pStyle w:val="CODE1"/>
        <w:rPr>
          <w:noProof w:val="0"/>
        </w:rPr>
      </w:pPr>
      <w:r w:rsidRPr="0098259C">
        <w:rPr>
          <w:noProof w:val="0"/>
        </w:rPr>
        <w:t xml:space="preserve">    modelIdentifier="MyLibrary_SpringMassDamper"</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name="N.m"</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&lt;BaseUnit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&lt;TypeDefinitions&gt;</w:t>
      </w: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1574F040"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90F3AEB"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DFD9518" w14:textId="77777777" w:rsidR="00D23AF9" w:rsidRPr="0098259C" w:rsidRDefault="00D23AF9" w:rsidP="00D23AF9">
      <w:pPr>
        <w:pStyle w:val="CODE1"/>
        <w:rPr>
          <w:noProof w:val="0"/>
        </w:rPr>
      </w:pPr>
      <w:r w:rsidRPr="0098259C">
        <w:rPr>
          <w:b/>
          <w:noProof w:val="0"/>
          <w:color w:val="0000FF"/>
        </w:rPr>
        <w:t xml:space="preserve">  &lt;/TypeDefinitions&gt;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valueReference="1073741824"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4CBD8E2" w14:textId="77777777" w:rsidR="00D23AF9" w:rsidRPr="0098259C" w:rsidRDefault="00D23AF9" w:rsidP="00D23AF9">
      <w:pPr>
        <w:pStyle w:val="CODE1"/>
        <w:rPr>
          <w:noProof w:val="0"/>
        </w:rPr>
      </w:pPr>
      <w:r w:rsidRPr="0098259C">
        <w:rPr>
          <w:noProof w:val="0"/>
        </w:rPr>
        <w:t xml:space="preserve">      name="torque.tau"</w:t>
      </w:r>
    </w:p>
    <w:p w14:paraId="3B4C1737" w14:textId="77777777" w:rsidR="00D23AF9" w:rsidRPr="0098259C" w:rsidRDefault="00D23AF9" w:rsidP="00D23AF9">
      <w:pPr>
        <w:pStyle w:val="CODE1"/>
        <w:rPr>
          <w:noProof w:val="0"/>
        </w:rPr>
      </w:pPr>
      <w:r w:rsidRPr="0098259C">
        <w:rPr>
          <w:noProof w:val="0"/>
        </w:rPr>
        <w:t xml:space="preserve">      valueReference="536870912"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-flange.tau)"</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valueReference="805306368"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valueReference="805306369"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name="x[1</w:t>
      </w:r>
      <w:r w:rsidRPr="0098259C">
        <w:rPr>
          <w:noProof w:val="0"/>
        </w:rPr>
        <w:t>]" valueReference="0"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name="x[2</w:t>
      </w:r>
      <w:r w:rsidRPr="0098259C">
        <w:rPr>
          <w:noProof w:val="0"/>
        </w:rPr>
        <w:t>]" valueReference="1"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&lt;ScalarVariable </w:t>
      </w:r>
      <w:r w:rsidR="009C1E42">
        <w:rPr>
          <w:noProof w:val="0"/>
        </w:rPr>
        <w:t>name="der(x[1</w:t>
      </w:r>
      <w:r w:rsidRPr="0098259C">
        <w:rPr>
          <w:noProof w:val="0"/>
        </w:rPr>
        <w:t xml:space="preserve">])" valueReference="2"&gt;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&lt;ScalarVariable </w:t>
      </w:r>
      <w:r w:rsidRPr="0098259C">
        <w:rPr>
          <w:noProof w:val="0"/>
        </w:rPr>
        <w:t>name="der(x[</w:t>
      </w:r>
      <w:r w:rsidR="00704D3A">
        <w:rPr>
          <w:noProof w:val="0"/>
        </w:rPr>
        <w:t>2</w:t>
      </w:r>
      <w:r w:rsidRPr="0098259C">
        <w:rPr>
          <w:noProof w:val="0"/>
        </w:rPr>
        <w:t>])" valueReference="3"&gt;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/InitialUnknowns&gt;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1EDC36E8" w14:textId="63120732" w:rsidR="00D23AF9" w:rsidRPr="0098259C" w:rsidRDefault="00D23AF9" w:rsidP="00D23AF9">
      <w:pPr>
        <w:pStyle w:val="CODE1"/>
        <w:rPr>
          <w:noProof w:val="0"/>
        </w:rPr>
      </w:pPr>
      <w:r w:rsidRPr="0098259C">
        <w:rPr>
          <w:b/>
          <w:noProof w:val="0"/>
          <w:color w:val="0000FF"/>
        </w:rPr>
        <w:t>&lt;/fmiModelDescription&gt;</w:t>
      </w:r>
    </w:p>
    <w:p w14:paraId="0133147D" w14:textId="77777777" w:rsidR="004D7A01" w:rsidRPr="0098259C" w:rsidRDefault="00F44F75" w:rsidP="00F44F75">
      <w:pPr>
        <w:pStyle w:val="berschrift1"/>
      </w:pPr>
      <w:bookmarkStart w:id="332" w:name="_Ref289417790"/>
      <w:bookmarkStart w:id="333" w:name="_Ref289418154"/>
      <w:bookmarkStart w:id="334" w:name="_Toc55136513"/>
      <w:r w:rsidRPr="0098259C">
        <w:t>FMI for Co</w:t>
      </w:r>
      <w:r w:rsidRPr="0098259C">
        <w:noBreakHyphen/>
        <w:t>Simulation</w:t>
      </w:r>
      <w:bookmarkEnd w:id="332"/>
      <w:bookmarkEnd w:id="333"/>
      <w:bookmarkEnd w:id="334"/>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instationary (time-dependent) problems. </w:t>
      </w:r>
    </w:p>
    <w:p w14:paraId="3111D40E" w14:textId="6E6349CD"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D55E95" w:rsidRPr="0098259C">
        <w:t xml:space="preserve">Figure </w:t>
      </w:r>
      <w:r w:rsidR="00D55E95">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D55E95" w:rsidRPr="0098259C">
        <w:t xml:space="preserve">Figure </w:t>
      </w:r>
      <w:r w:rsidR="00D55E95">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D55E95" w:rsidRPr="0098259C">
        <w:t xml:space="preserve">Figure </w:t>
      </w:r>
      <w:r w:rsidR="00D55E95">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589EBA23" w:rsidR="005C3BD2" w:rsidRPr="0098259C" w:rsidRDefault="005C3BD2" w:rsidP="005C3BD2">
      <w:pPr>
        <w:pStyle w:val="Beschriftung"/>
        <w:rPr>
          <w:b w:val="0"/>
        </w:rPr>
      </w:pPr>
      <w:bookmarkStart w:id="335" w:name="_Ref298336800"/>
      <w:r w:rsidRPr="0098259C">
        <w:t xml:space="preserve">Figure </w:t>
      </w:r>
      <w:r w:rsidRPr="0098259C">
        <w:fldChar w:fldCharType="begin"/>
      </w:r>
      <w:r w:rsidRPr="0098259C">
        <w:instrText xml:space="preserve"> SEQ Figure \* ARABIC </w:instrText>
      </w:r>
      <w:r w:rsidRPr="0098259C">
        <w:fldChar w:fldCharType="separate"/>
      </w:r>
      <w:r w:rsidR="00D55E95">
        <w:rPr>
          <w:noProof/>
        </w:rPr>
        <w:t>7</w:t>
      </w:r>
      <w:r w:rsidRPr="0098259C">
        <w:fldChar w:fldCharType="end"/>
      </w:r>
      <w:bookmarkEnd w:id="335"/>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385A0D63" w:rsidR="005C3BD2" w:rsidRPr="0098259C" w:rsidRDefault="005C3BD2" w:rsidP="005C3BD2">
      <w:pPr>
        <w:pStyle w:val="Beschriftung"/>
        <w:rPr>
          <w:b w:val="0"/>
        </w:rPr>
      </w:pPr>
      <w:bookmarkStart w:id="336" w:name="_Ref298337106"/>
      <w:r w:rsidRPr="0098259C">
        <w:t xml:space="preserve">Figure </w:t>
      </w:r>
      <w:r w:rsidRPr="0098259C">
        <w:fldChar w:fldCharType="begin"/>
      </w:r>
      <w:r w:rsidRPr="0098259C">
        <w:instrText xml:space="preserve"> SEQ Figure \* ARABIC </w:instrText>
      </w:r>
      <w:r w:rsidRPr="0098259C">
        <w:fldChar w:fldCharType="separate"/>
      </w:r>
      <w:r w:rsidR="00D55E95">
        <w:rPr>
          <w:noProof/>
        </w:rPr>
        <w:t>8</w:t>
      </w:r>
      <w:r w:rsidRPr="0098259C">
        <w:fldChar w:fldCharType="end"/>
      </w:r>
      <w:bookmarkEnd w:id="336"/>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65437DD6" w:rsidR="005C3BD2" w:rsidRPr="0098259C" w:rsidRDefault="005C3BD2" w:rsidP="005C3BD2">
      <w:pPr>
        <w:pStyle w:val="Textkrper"/>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D55E95" w:rsidRPr="0098259C">
        <w:t xml:space="preserve">Figure </w:t>
      </w:r>
      <w:r w:rsidR="00D55E95">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75AF210" w:rsidR="005C3BD2" w:rsidRPr="0098259C" w:rsidRDefault="005C3BD2" w:rsidP="005C3BD2">
      <w:pPr>
        <w:pStyle w:val="Beschriftung"/>
        <w:rPr>
          <w:b w:val="0"/>
        </w:rPr>
      </w:pPr>
      <w:bookmarkStart w:id="337" w:name="_Ref304289289"/>
      <w:r w:rsidRPr="0098259C">
        <w:t xml:space="preserve">Figure </w:t>
      </w:r>
      <w:r w:rsidRPr="0098259C">
        <w:fldChar w:fldCharType="begin"/>
      </w:r>
      <w:r w:rsidRPr="0098259C">
        <w:instrText xml:space="preserve"> SEQ Figure \* ARABIC </w:instrText>
      </w:r>
      <w:r w:rsidRPr="0098259C">
        <w:fldChar w:fldCharType="separate"/>
      </w:r>
      <w:r w:rsidR="00D55E95">
        <w:rPr>
          <w:noProof/>
        </w:rPr>
        <w:t>9</w:t>
      </w:r>
      <w:r w:rsidRPr="0098259C">
        <w:fldChar w:fldCharType="end"/>
      </w:r>
      <w:bookmarkEnd w:id="337"/>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338" w:name="_Toc304271803"/>
      <w:bookmarkStart w:id="339" w:name="_Ref308190915"/>
      <w:bookmarkStart w:id="340" w:name="_Ref356504426"/>
      <w:bookmarkStart w:id="341" w:name="_Toc55136514"/>
      <w:r>
        <w:t>Mathematical Descript</w:t>
      </w:r>
      <w:bookmarkEnd w:id="338"/>
      <w:bookmarkEnd w:id="339"/>
      <w:bookmarkEnd w:id="340"/>
      <w:r>
        <w:t>ion</w:t>
      </w:r>
      <w:bookmarkEnd w:id="341"/>
    </w:p>
    <w:p w14:paraId="57124546" w14:textId="77777777" w:rsidR="00063440" w:rsidRPr="00063440" w:rsidRDefault="00063440" w:rsidP="00063440">
      <w:pPr>
        <w:pStyle w:val="berschrift3"/>
      </w:pPr>
      <w:bookmarkStart w:id="342" w:name="_Toc55136515"/>
      <w:r>
        <w:t>Basics</w:t>
      </w:r>
      <w:bookmarkEnd w:id="342"/>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For simulator coupling, also the visualization and post-processing of simulation data is done individually for each subsystem in its own native simulation tool. In different contexts, the 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w:t>
      </w:r>
      <w:r w:rsidRPr="0098259C">
        <w:rPr>
          <w:i/>
        </w:rPr>
        <w:t>communication steps</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instationary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Kübler and Schiehlen (2000)</w:t>
      </w:r>
      <w:r w:rsidRPr="0098259C">
        <w:t>.</w:t>
      </w:r>
    </w:p>
    <w:p w14:paraId="1FCDECC6" w14:textId="2832A686" w:rsidR="005C3BD2" w:rsidRPr="0098259C" w:rsidRDefault="009C6E6B" w:rsidP="005C3BD2">
      <w:pPr>
        <w:pStyle w:val="Textkrper"/>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87" o:title=""/>
            </v:shape>
            <v:shape id="_x0000_s1581" type="#_x0000_t202" style="position:absolute;left:2694;top:2999;width:363;height:448" filled="f" fillcolor="#bbe0e3" stroked="f">
              <v:textbox style="mso-next-textbox:#_x0000_s1581;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anchorlock/>
          </v:group>
          <o:OLEObject Type="Embed" ProgID="Equation.DSMT4" ShapeID="_x0000_s1573" DrawAspect="Content" ObjectID="_1723036134" r:id="rId88"/>
        </w:pict>
      </w:r>
    </w:p>
    <w:p w14:paraId="3A0123B9" w14:textId="18A6FFAE"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start</w:t>
      </w:r>
      <w:r w:rsidRPr="0098259C">
        <w:t xml:space="preserve"> to end time </w:t>
      </w:r>
      <w:r w:rsidRPr="0098259C">
        <w:rPr>
          <w:rFonts w:ascii="Times New Roman" w:hAnsi="Times New Roman"/>
          <w:i/>
          <w:sz w:val="22"/>
          <w:szCs w:val="22"/>
        </w:rPr>
        <w:t>tc</w:t>
      </w:r>
      <w:r w:rsidRPr="0098259C">
        <w:rPr>
          <w:rFonts w:ascii="Times New Roman" w:hAnsi="Times New Roman"/>
          <w:i/>
          <w:sz w:val="22"/>
          <w:szCs w:val="22"/>
          <w:vertAlign w:val="subscript"/>
        </w:rPr>
        <w:t>N</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stop</w:t>
      </w:r>
    </w:p>
    <w:p w14:paraId="2DFFE8A4" w14:textId="31F1A7AC" w:rsidR="005C3BD2" w:rsidRPr="0098259C" w:rsidRDefault="005C3BD2" w:rsidP="005C3BD2">
      <w:pPr>
        <w:pStyle w:val="Textkrper"/>
      </w:pPr>
      <w:r w:rsidRPr="0098259C">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simulation (time integration) of all slaves, collects the outputs </w:t>
      </w:r>
      <w:r w:rsidRPr="0098259C">
        <w:rPr>
          <w:rFonts w:ascii="Times New Roman" w:hAnsi="Times New Roman"/>
          <w:i/>
          <w:sz w:val="22"/>
          <w:szCs w:val="22"/>
        </w:rPr>
        <w:t>y(tc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distributes these subsystem inputs to the slaves and continues the (co-)simulation with the next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rPr>
          <w:rFonts w:ascii="Times New Roman" w:hAnsi="Times New Roman"/>
          <w:i/>
          <w:sz w:val="22"/>
          <w:szCs w:val="22"/>
        </w:rPr>
        <w:t xml:space="preserve">+ hc </w:t>
      </w:r>
      <w:r w:rsidRPr="0098259C">
        <w:t xml:space="preserve">with fixed communication step size </w:t>
      </w:r>
      <w:r w:rsidRPr="0098259C">
        <w:rPr>
          <w:rFonts w:ascii="Times New Roman" w:hAnsi="Times New Roman"/>
          <w:i/>
          <w:sz w:val="22"/>
          <w:szCs w:val="22"/>
        </w:rPr>
        <w:t>hc</w:t>
      </w:r>
      <w:r w:rsidRPr="0098259C">
        <w:t>. In each slave, an appropriate solver is used to integrate one of the subsystems for a given communication step</w:t>
      </w:r>
      <w:r w:rsidRPr="0098259C">
        <w:rPr>
          <w:rFonts w:ascii="Times New Roman" w:hAnsi="Times New Roman"/>
          <w:i/>
          <w:sz w:val="22"/>
          <w:szCs w:val="22"/>
        </w:rPr>
        <w:t xml:space="preserve"> 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u(t), (t &gt; 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for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21586739"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D55E95">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65A1142A" w:rsidR="005C3BD2" w:rsidRPr="0098259C" w:rsidRDefault="005C3BD2" w:rsidP="006E60E6">
      <w:pPr>
        <w:pStyle w:val="Textkrper"/>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D55E95">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6pt;height:16.2pt" o:ole="">
            <v:imagedata r:id="rId89" o:title=""/>
          </v:shape>
          <o:OLEObject Type="Embed" ProgID="Equation.3" ShapeID="_x0000_i1037" DrawAspect="Content" ObjectID="_1723036115" r:id="rId90"/>
        </w:object>
      </w:r>
      <w:r w:rsidRPr="0098259C">
        <w:t xml:space="preserve"> are time dependent functions within an a priori defined time interval </w:t>
      </w:r>
      <w:r w:rsidRPr="0098259C">
        <w:rPr>
          <w:position w:val="-14"/>
        </w:rPr>
        <w:object w:dxaOrig="1280" w:dyaOrig="380" w14:anchorId="30CF0F5C">
          <v:shape id="_x0000_i1038" type="#_x0000_t75" style="width:65.4pt;height:19.2pt" o:ole="">
            <v:imagedata r:id="rId91" o:title=""/>
          </v:shape>
          <o:OLEObject Type="Embed" ProgID="Equation.DSMT4" ShapeID="_x0000_i1038" DrawAspect="Content" ObjectID="_1723036116" r:id="rId92"/>
        </w:object>
      </w:r>
      <w:r w:rsidR="008E4A3B" w:rsidRPr="0098259C">
        <w:t xml:space="preserve"> (provided </w:t>
      </w:r>
      <w:r w:rsidR="00D900E6">
        <w:rPr>
          <w:rStyle w:val="CODE"/>
          <w:rFonts w:eastAsia="StarSymbol" w:cs="Courier New"/>
        </w:rPr>
        <w:t>s</w:t>
      </w:r>
      <w:r w:rsidR="008E4A3B" w:rsidRPr="0098259C">
        <w:rPr>
          <w:rStyle w:val="CODE"/>
          <w:rFonts w:eastAsia="StarSymbol" w:cs="Courier New"/>
        </w:rPr>
        <w:t>topTimeDefined</w:t>
      </w:r>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6pt;height:10.8pt" o:ole="">
            <v:imagedata r:id="rId93" o:title=""/>
          </v:shape>
          <o:OLEObject Type="Embed" ProgID="Equation.3" ShapeID="_x0000_i1039" DrawAspect="Content" ObjectID="_1723036117" r:id="rId94"/>
        </w:object>
      </w:r>
      <w:r w:rsidRPr="0098259C">
        <w:t xml:space="preserve"> is running step by step from </w:t>
      </w:r>
      <w:r w:rsidRPr="0098259C">
        <w:rPr>
          <w:position w:val="-12"/>
        </w:rPr>
        <w:object w:dxaOrig="420" w:dyaOrig="360" w14:anchorId="485CC85E">
          <v:shape id="_x0000_i1040" type="#_x0000_t75" style="width:21.6pt;height:19.2pt" o:ole="">
            <v:imagedata r:id="rId95" o:title=""/>
          </v:shape>
          <o:OLEObject Type="Embed" ProgID="Equation.3" ShapeID="_x0000_i1040" DrawAspect="Content" ObjectID="_1723036118" r:id="rId96"/>
        </w:object>
      </w:r>
      <w:r w:rsidRPr="0098259C">
        <w:t xml:space="preserve"> to </w:t>
      </w:r>
      <w:r w:rsidRPr="0098259C">
        <w:rPr>
          <w:position w:val="-14"/>
        </w:rPr>
        <w:object w:dxaOrig="400" w:dyaOrig="380" w14:anchorId="2A7F949E">
          <v:shape id="_x0000_i1041" type="#_x0000_t75" style="width:21.6pt;height:19.2pt" o:ole="">
            <v:imagedata r:id="rId97" o:title=""/>
          </v:shape>
          <o:OLEObject Type="Embed" ProgID="Equation.3" ShapeID="_x0000_i1041" DrawAspect="Content" ObjectID="_1723036119" r:id="rId98"/>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2.2pt;height:19.2pt" o:ole="">
            <v:imagedata r:id="rId99" o:title=""/>
          </v:shape>
          <o:OLEObject Type="Embed" ProgID="Equation.3" ShapeID="_x0000_i1042" DrawAspect="Content" ObjectID="_1723036120" r:id="rId100"/>
        </w:object>
      </w:r>
      <w:r w:rsidRPr="0098259C">
        <w:t xml:space="preserve"> or the whole time interval </w:t>
      </w:r>
      <w:r w:rsidRPr="0098259C">
        <w:rPr>
          <w:position w:val="-14"/>
        </w:rPr>
        <w:object w:dxaOrig="1020" w:dyaOrig="380" w14:anchorId="5B9B0E70">
          <v:shape id="_x0000_i1043" type="#_x0000_t75" style="width:52.2pt;height:19.2pt" o:ole="">
            <v:imagedata r:id="rId101" o:title=""/>
          </v:shape>
          <o:OLEObject Type="Embed" ProgID="Equation.3" ShapeID="_x0000_i1043" DrawAspect="Content" ObjectID="_1723036121" r:id="rId102"/>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5pt;height:19.2pt" o:ole="">
            <v:imagedata r:id="rId103" o:title=""/>
          </v:shape>
          <o:OLEObject Type="Embed" ProgID="Equation.3" ShapeID="_x0000_i1044" DrawAspect="Content" ObjectID="_1723036122" r:id="rId104"/>
        </w:object>
      </w:r>
      <w:r w:rsidRPr="0098259C">
        <w:t xml:space="preserve">, </w:t>
      </w:r>
      <w:r w:rsidRPr="0098259C">
        <w:rPr>
          <w:position w:val="-14"/>
        </w:rPr>
        <w:object w:dxaOrig="1440" w:dyaOrig="380" w14:anchorId="348053A5">
          <v:shape id="_x0000_i1045" type="#_x0000_t75" style="width:1in;height:19.2pt" o:ole="">
            <v:imagedata r:id="rId105" o:title=""/>
          </v:shape>
          <o:OLEObject Type="Embed" ProgID="Equation.DSMT4" ShapeID="_x0000_i1045" DrawAspect="Content" ObjectID="_1723036123" r:id="rId106"/>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pt;height:19.2pt" o:ole="">
            <v:imagedata r:id="rId107" o:title=""/>
          </v:shape>
          <o:OLEObject Type="Embed" ProgID="Equation.3" ShapeID="_x0000_i1046" DrawAspect="Content" ObjectID="_1723036124" r:id="rId108"/>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1.2pt;height:19.2pt" o:ole="">
            <v:imagedata r:id="rId109" o:title=""/>
          </v:shape>
          <o:OLEObject Type="Embed" ProgID="Equation.3" ShapeID="_x0000_i1047" DrawAspect="Content" ObjectID="_1723036125" r:id="rId110"/>
        </w:object>
      </w:r>
      <w:r w:rsidRPr="0098259C">
        <w:t xml:space="preserve">and send values of outputs </w:t>
      </w:r>
      <w:r w:rsidRPr="0098259C">
        <w:rPr>
          <w:position w:val="-12"/>
        </w:rPr>
        <w:object w:dxaOrig="639" w:dyaOrig="360" w14:anchorId="080D52A0">
          <v:shape id="_x0000_i1048" type="#_x0000_t75" style="width:31.8pt;height:19.2pt" o:ole="">
            <v:imagedata r:id="rId111" o:title=""/>
          </v:shape>
          <o:OLEObject Type="Embed" ProgID="Equation.3" ShapeID="_x0000_i1048" DrawAspect="Content" ObjectID="_1723036126" r:id="rId112"/>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6pt;height:19.2pt" o:ole="">
            <v:imagedata r:id="rId113" o:title=""/>
          </v:shape>
          <o:OLEObject Type="Embed" ProgID="Equation.3" ShapeID="_x0000_i1049" DrawAspect="Content" ObjectID="_1723036127" r:id="rId114"/>
        </w:object>
      </w:r>
      <w:r w:rsidRPr="0098259C">
        <w:t xml:space="preserve">, </w:t>
      </w:r>
      <w:r w:rsidRPr="0098259C">
        <w:rPr>
          <w:position w:val="-14"/>
        </w:rPr>
        <w:object w:dxaOrig="1460" w:dyaOrig="380" w14:anchorId="3DA8B1B0">
          <v:shape id="_x0000_i1050" type="#_x0000_t75" style="width:72.6pt;height:19.2pt" o:ole="">
            <v:imagedata r:id="rId115" o:title=""/>
          </v:shape>
          <o:OLEObject Type="Embed" ProgID="Equation.DSMT4" ShapeID="_x0000_i1050" DrawAspect="Content" ObjectID="_1723036128" r:id="rId116"/>
        </w:object>
      </w:r>
      <w:r w:rsidRPr="0098259C">
        <w:t xml:space="preserve">can be given to simulate the time subinterval </w:t>
      </w:r>
      <w:r w:rsidRPr="0098259C">
        <w:rPr>
          <w:position w:val="-12"/>
        </w:rPr>
        <w:object w:dxaOrig="1200" w:dyaOrig="360" w14:anchorId="0BB58D3A">
          <v:shape id="_x0000_i1051" type="#_x0000_t75" style="width:61.8pt;height:19.2pt" o:ole="">
            <v:imagedata r:id="rId117" o:title=""/>
          </v:shape>
          <o:OLEObject Type="Embed" ProgID="Equation.DSMT4" ShapeID="_x0000_i1051" DrawAspect="Content" ObjectID="_1723036129" r:id="rId118"/>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9.2pt;height:19.2pt" o:ole="">
            <v:imagedata r:id="rId119" o:title=""/>
          </v:shape>
          <o:OLEObject Type="Embed" ProgID="Equation.3" ShapeID="_x0000_i1052" DrawAspect="Content" ObjectID="_1723036130" r:id="rId120"/>
        </w:object>
      </w:r>
      <w:r w:rsidRPr="0098259C">
        <w:t xml:space="preserve"> is the communication step size of the </w:t>
      </w:r>
      <w:r w:rsidRPr="0098259C">
        <w:rPr>
          <w:position w:val="-6"/>
        </w:rPr>
        <w:object w:dxaOrig="279" w:dyaOrig="320" w14:anchorId="0C6F5504">
          <v:shape id="_x0000_i1053" type="#_x0000_t75" style="width:14.4pt;height:16.2pt" o:ole="">
            <v:imagedata r:id="rId121" o:title=""/>
          </v:shape>
          <o:OLEObject Type="Embed" ProgID="Equation.3" ShapeID="_x0000_i1053" DrawAspect="Content" ObjectID="_1723036131" r:id="rId122"/>
        </w:object>
      </w:r>
      <w:r w:rsidRPr="0098259C">
        <w:t xml:space="preserve"> communication step, </w:t>
      </w:r>
      <w:r w:rsidRPr="0098259C">
        <w:rPr>
          <w:position w:val="-12"/>
        </w:rPr>
        <w:object w:dxaOrig="1480" w:dyaOrig="360" w14:anchorId="261D435C">
          <v:shape id="_x0000_i1054" type="#_x0000_t75" style="width:77.4pt;height:19.2pt" o:ole="">
            <v:imagedata r:id="rId123" o:title=""/>
          </v:shape>
          <o:OLEObject Type="Embed" ProgID="Equation.3" ShapeID="_x0000_i1054" DrawAspect="Content" ObjectID="_1723036132" r:id="rId124"/>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6FD326CE"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D55E95">
        <w:t>4.2.4</w:t>
      </w:r>
      <w:r w:rsidR="00593ECD">
        <w:fldChar w:fldCharType="end"/>
      </w:r>
      <w:r w:rsidRPr="0098259C">
        <w:t>).</w:t>
      </w:r>
    </w:p>
    <w:p w14:paraId="70240517" w14:textId="77777777" w:rsidR="00063440" w:rsidRDefault="00063440" w:rsidP="00063440">
      <w:pPr>
        <w:pStyle w:val="berschrift3"/>
      </w:pPr>
      <w:bookmarkStart w:id="343" w:name="_Toc55136516"/>
      <w:r>
        <w:t>Mathematical Model</w:t>
      </w:r>
      <w:bookmarkEnd w:id="343"/>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r w:rsidR="007B4C92" w:rsidRPr="007B4C92">
        <w:rPr>
          <w:rStyle w:val="CODE"/>
        </w:rPr>
        <w:t>stepSize</w:t>
      </w:r>
      <w:r w:rsidR="007B4C92">
        <w:t xml:space="preserve"> in element </w:t>
      </w:r>
      <w:r w:rsidR="007B4C92">
        <w:rPr>
          <w:rStyle w:val="CODE"/>
        </w:rPr>
        <w:t>DefaultE</w:t>
      </w:r>
      <w:r w:rsidR="007B4C92" w:rsidRPr="007B4C92">
        <w:rPr>
          <w:rStyle w:val="CODE"/>
        </w:rPr>
        <w:t>xperiment</w:t>
      </w:r>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i-th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06E96AA4"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58E03648" w:rsidR="00E859CF" w:rsidRDefault="00E859CF" w:rsidP="00F46429">
            <w:pPr>
              <w:pStyle w:val="Textkrper-Tabelle"/>
              <w:rPr>
                <w:b/>
              </w:rPr>
            </w:pPr>
            <w:r w:rsidRPr="006F760E">
              <w:rPr>
                <w:b/>
              </w:rPr>
              <w:t>v</w:t>
            </w:r>
            <w:r>
              <w:rPr>
                <w:vertAlign w:val="subscript"/>
              </w:rPr>
              <w:t>initial=exact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r>
              <w:rPr>
                <w:rStyle w:val="CODE"/>
              </w:rPr>
              <w:t>calculatedP</w:t>
            </w:r>
            <w:r w:rsidRPr="00783C67">
              <w:rPr>
                <w:rStyle w:val="CODE"/>
              </w:rPr>
              <w:t>arameter</w:t>
            </w:r>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DE3D0D2"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42DDB89"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413AEF47"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9C6E6B"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9C6E6B"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9C6E6B"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9C6E6B"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9C6E6B"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9C6E6B"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9C6E6B"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9C6E6B"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Kübler, Schiehlen</w:t>
      </w:r>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r w:rsidR="0054083F">
        <w:t xml:space="preserve">where </w:t>
      </w:r>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r w:rsidR="0054083F" w:rsidRPr="00D2781E">
        <w:rPr>
          <w:rFonts w:ascii="Times New Roman" w:hAnsi="Times New Roman" w:cs="Times New Roman"/>
          <w:i/>
        </w:rPr>
        <w:t xml:space="preserve"> </w:t>
      </w:r>
      <w:r w:rsidR="0054083F">
        <w:t>stands for the model input derivative order.</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&lt;ModelStructure&gt;&lt;InitialUnknowns&gt;</w:t>
      </w:r>
      <w:r w:rsidR="00852EE5" w:rsidRPr="002F3E46">
        <w:rPr>
          <w:rFonts w:ascii="Arial" w:hAnsi="Arial" w:cs="Arial"/>
          <w:sz w:val="20"/>
          <w:szCs w:val="20"/>
          <w:lang w:val="en-US"/>
        </w:rPr>
        <w:t>]:</w:t>
      </w:r>
    </w:p>
    <w:p w14:paraId="7F9944C7" w14:textId="3BB5CA5E" w:rsidR="00680A9E" w:rsidRDefault="00680A9E" w:rsidP="00680A9E">
      <w:pPr>
        <w:pStyle w:val="Textkrper"/>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344"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r w:rsidRPr="00CC7AD2">
              <w:rPr>
                <w:rStyle w:val="CODE"/>
              </w:rPr>
              <w:t>approx</w:t>
            </w:r>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“InitializationMode”</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9C6E6B"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r w:rsidRPr="00512072">
              <w:rPr>
                <w:i/>
              </w:rPr>
              <w:t>stepComplete</w:t>
            </w:r>
            <w:r>
              <w:rPr>
                <w:i/>
              </w:rPr>
              <w:t>”</w:t>
            </w:r>
            <w:r w:rsidRPr="00512072">
              <w:rPr>
                <w:i/>
              </w:rPr>
              <w:t xml:space="preserve">, </w:t>
            </w:r>
            <w:r>
              <w:rPr>
                <w:i/>
              </w:rPr>
              <w:t>“</w:t>
            </w:r>
            <w:r w:rsidRPr="00512072">
              <w:rPr>
                <w:i/>
              </w:rPr>
              <w:t>stepInProgress</w:t>
            </w:r>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9C6E6B"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9C6E6B"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730AC343"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D55E95">
        <w:rPr>
          <w:noProof/>
        </w:rPr>
        <w:t>2</w:t>
      </w:r>
      <w:r w:rsidRPr="0098259C">
        <w:fldChar w:fldCharType="end"/>
      </w:r>
      <w:bookmarkEnd w:id="344"/>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345" w:name="_Toc55136517"/>
      <w:bookmarkStart w:id="346" w:name="_Toc240646382"/>
      <w:bookmarkStart w:id="347" w:name="_Toc247884555"/>
      <w:r w:rsidRPr="0098259C">
        <w:t>FMI Application Programming Interface</w:t>
      </w:r>
      <w:bookmarkEnd w:id="345"/>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348" w:name="_Toc247964771"/>
      <w:bookmarkStart w:id="349" w:name="_Toc274647154"/>
      <w:bookmarkStart w:id="350" w:name="_Ref290826996"/>
      <w:bookmarkStart w:id="351" w:name="_Ref304553841"/>
      <w:bookmarkStart w:id="352" w:name="_Ref369580299"/>
      <w:bookmarkStart w:id="353"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348"/>
      <w:r w:rsidRPr="0098259C">
        <w:t xml:space="preserve"> and </w:t>
      </w:r>
      <w:r w:rsidR="00966C27" w:rsidRPr="0098259C">
        <w:t>P</w:t>
      </w:r>
      <w:r w:rsidRPr="0098259C">
        <w:t>arameters</w:t>
      </w:r>
      <w:bookmarkEnd w:id="349"/>
      <w:bookmarkEnd w:id="350"/>
      <w:bookmarkEnd w:id="351"/>
      <w:bookmarkEnd w:id="352"/>
      <w:bookmarkEnd w:id="353"/>
    </w:p>
    <w:p w14:paraId="4D67AF33" w14:textId="1C5E7199"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D55E95">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r w:rsidRPr="0098259C">
        <w:rPr>
          <w:rStyle w:val="CODE"/>
        </w:rPr>
        <w:t>canInterpolateInputs</w:t>
      </w:r>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ValueReference vr[],</w:t>
            </w:r>
            <w:r w:rsidR="0065491B">
              <w:rPr>
                <w:rStyle w:val="CODE"/>
                <w:rFonts w:eastAsia="StarSymbol"/>
                <w:color w:val="000000"/>
              </w:rPr>
              <w:t xml:space="preserve"> </w:t>
            </w:r>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r w:rsidR="0065491B" w:rsidRPr="0098259C">
              <w:rPr>
                <w:rStyle w:val="CODE"/>
                <w:rFonts w:eastAsia="StarSymbol"/>
                <w:color w:val="000000"/>
              </w:rPr>
              <w:t xml:space="preserve"> nvr,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 xml:space="preserve">Sets the n-th time derivative of real input variables.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r w:rsidRPr="0098259C">
              <w:rPr>
                <w:rStyle w:val="CODE"/>
                <w:rFonts w:eastAsia="StarSymbol"/>
                <w:color w:val="000000"/>
                <w:sz w:val="20"/>
              </w:rPr>
              <w:t>n</w:t>
            </w:r>
            <w:r w:rsidRPr="0098259C">
              <w:rPr>
                <w:rStyle w:val="CODE"/>
                <w:rFonts w:eastAsia="StarSymbol"/>
                <w:color w:val="000000"/>
                <w:sz w:val="20"/>
                <w:szCs w:val="20"/>
              </w:rPr>
              <w:t>vr</w:t>
            </w:r>
            <w:r w:rsidRPr="0098259C">
              <w:rPr>
                <w:color w:val="000000"/>
                <w:szCs w:val="20"/>
              </w:rPr>
              <w:t xml:space="preserve"> is the dimension of the vectors.</w:t>
            </w:r>
          </w:p>
          <w:p w14:paraId="4E36DEE1" w14:textId="6EE16F97" w:rsidR="00D97820" w:rsidRPr="0098259C" w:rsidRDefault="00D97820" w:rsidP="0082183C">
            <w:pPr>
              <w:pStyle w:val="Textkrper-Tabelle"/>
              <w:autoSpaceDE w:val="0"/>
              <w:autoSpaceDN w:val="0"/>
              <w:adjustRightInd w:val="0"/>
              <w:ind w:left="0"/>
              <w:rPr>
                <w:color w:val="000000"/>
                <w:szCs w:val="20"/>
              </w:rPr>
            </w:pPr>
            <w:r>
              <w:t>Different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r w:rsidRPr="0098259C">
        <w:rPr>
          <w:rStyle w:val="CODE"/>
        </w:rPr>
        <w:t>MaxOutputDerivativeOrder</w:t>
      </w:r>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vr[], </w:t>
            </w:r>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r w:rsidR="00885BF4" w:rsidRPr="0098259C">
              <w:rPr>
                <w:rStyle w:val="CODE"/>
                <w:rFonts w:eastAsia="StarSymbol"/>
                <w:color w:val="000000"/>
              </w:rPr>
              <w:t xml:space="preserve"> nvr,</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Retrieves the n-th derivative of output values.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w:t>
            </w:r>
            <w:r w:rsidRPr="0098259C">
              <w:rPr>
                <w:rStyle w:val="CODE"/>
                <w:rFonts w:eastAsia="StarSymbol"/>
                <w:color w:val="000000"/>
                <w:sz w:val="20"/>
                <w:szCs w:val="20"/>
              </w:rPr>
              <w:t>nvr</w:t>
            </w:r>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354" w:name="_Ref248821476"/>
      <w:bookmarkStart w:id="355" w:name="_Toc274647155"/>
      <w:bookmarkStart w:id="356" w:name="_Toc55136519"/>
      <w:r w:rsidRPr="0098259C">
        <w:t>Computation</w:t>
      </w:r>
      <w:bookmarkEnd w:id="354"/>
      <w:bookmarkEnd w:id="355"/>
      <w:bookmarkEnd w:id="356"/>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r w:rsidR="00885BF4" w:rsidRPr="0098259C">
              <w:rPr>
                <w:rStyle w:val="CODE"/>
                <w:rFonts w:eastAsia="StarSymbol"/>
                <w:color w:val="000000"/>
              </w:rPr>
              <w:t>currentCommunicationPoint,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r w:rsidR="00885BF4" w:rsidRPr="0098259C">
              <w:rPr>
                <w:rStyle w:val="CODE"/>
                <w:rFonts w:eastAsia="StarSymbol"/>
                <w:color w:val="000000"/>
              </w:rPr>
              <w:t xml:space="preserve">communicationStepSize,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r w:rsidR="00417802" w:rsidRPr="0098259C">
              <w:rPr>
                <w:rStyle w:val="CODE"/>
                <w:rFonts w:eastAsia="StarSymbol"/>
                <w:color w:val="000000"/>
              </w:rPr>
              <w:t>noSetFMUStatePriorToCurrentPoint);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r w:rsidRPr="002F3E46">
              <w:rPr>
                <w:rStyle w:val="CODE"/>
              </w:rPr>
              <w:t>currentCommunicationPoint</w:t>
            </w:r>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r w:rsidRPr="0098259C">
              <w:rPr>
                <w:rStyle w:val="CODE"/>
                <w:rFonts w:eastAsia="StarSymbol" w:cs="Courier New"/>
                <w:szCs w:val="24"/>
                <w:lang w:eastAsia="nl-NL"/>
              </w:rPr>
              <w:t>communicationStepSize</w:t>
            </w:r>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r w:rsidRPr="009B5996">
              <w:rPr>
                <w:rStyle w:val="CODE"/>
                <w:i/>
              </w:rPr>
              <w:t>fmiDoStep</w:t>
            </w:r>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r w:rsidRPr="009B5996">
              <w:rPr>
                <w:rStyle w:val="CODE"/>
                <w:i/>
              </w:rPr>
              <w:t>currentCommunicationPoint</w:t>
            </w:r>
            <w:r w:rsidRPr="00A72C82">
              <w:rPr>
                <w:i/>
                <w:color w:val="000000"/>
                <w:szCs w:val="20"/>
              </w:rPr>
              <w:t xml:space="preserve"> must be</w:t>
            </w:r>
            <w:r>
              <w:rPr>
                <w:i/>
                <w:color w:val="000000"/>
                <w:szCs w:val="20"/>
              </w:rPr>
              <w:t xml:space="preserve"> </w:t>
            </w:r>
            <w:r w:rsidRPr="00A72C82">
              <w:rPr>
                <w:i/>
                <w:color w:val="000000"/>
                <w:szCs w:val="20"/>
              </w:rPr>
              <w:t xml:space="preserve">equal to </w:t>
            </w:r>
            <w:r w:rsidRPr="009B5996">
              <w:rPr>
                <w:rStyle w:val="CODE"/>
                <w:i/>
              </w:rPr>
              <w:t>startTime</w:t>
            </w:r>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r w:rsidR="00137921" w:rsidRPr="002F3E46">
              <w:rPr>
                <w:rStyle w:val="CODE"/>
              </w:rPr>
              <w:t>currentCommunicationPoint</w:t>
            </w:r>
            <w:r w:rsidR="00BA76AB" w:rsidRPr="002F3E46">
              <w:rPr>
                <w:i/>
              </w:rPr>
              <w:t xml:space="preserve"> is not needed. It is present in order to handle a mismatch between the master and the FMU state of the slave: The </w:t>
            </w:r>
            <w:r w:rsidR="00BA76AB" w:rsidRPr="002F3E46">
              <w:rPr>
                <w:rFonts w:ascii="Courier New" w:hAnsi="Courier New" w:cs="Courier New"/>
                <w:i/>
              </w:rPr>
              <w:t>currentCommunicationPoint</w:t>
            </w:r>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r w:rsidR="00E07361" w:rsidRPr="00034265">
              <w:rPr>
                <w:rStyle w:val="CODE"/>
                <w:i/>
              </w:rPr>
              <w:t>currentCommunicationPoint</w:t>
            </w:r>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r w:rsidR="00417802" w:rsidRPr="00411193">
              <w:rPr>
                <w:rStyle w:val="CODE"/>
                <w:rFonts w:eastAsia="StarSymbol"/>
                <w:color w:val="000000"/>
              </w:rPr>
              <w:t>noSetFMUStatePriorToCurrentPoint</w:t>
            </w:r>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r w:rsidR="00417802" w:rsidRPr="00D2781E">
              <w:rPr>
                <w:rStyle w:val="CODE"/>
                <w:rFonts w:eastAsia="StarSymbol" w:cs="Courier New"/>
              </w:rPr>
              <w:t>currentCommunicationPoint</w:t>
            </w:r>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r w:rsidR="006C5D89" w:rsidRPr="006C5D89">
              <w:rPr>
                <w:rStyle w:val="CODE"/>
                <w:i/>
              </w:rPr>
              <w:t>communicationStepSize</w:t>
            </w:r>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r w:rsidR="00D045B8" w:rsidRPr="00D045B8">
              <w:rPr>
                <w:rStyle w:val="CODE"/>
                <w:rFonts w:eastAsia="StarSymbol"/>
                <w:i/>
                <w:color w:val="000000"/>
              </w:rPr>
              <w:t>currentCommunicationPoint</w:t>
            </w:r>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12AAA265"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[The master should stop the simulation run immediatlely.]</w:t>
            </w:r>
            <w:r>
              <w:t xml:space="preserve"> See section </w:t>
            </w:r>
            <w:r>
              <w:fldChar w:fldCharType="begin"/>
            </w:r>
            <w:r>
              <w:instrText xml:space="preserve"> REF _Ref289242802 \r \h </w:instrText>
            </w:r>
            <w:r>
              <w:fldChar w:fldCharType="separate"/>
            </w:r>
            <w:r w:rsidR="00D55E95">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8501339"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D55E95">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357" w:name="_Toc247964773"/>
      <w:bookmarkStart w:id="358" w:name="_Toc274647156"/>
      <w:bookmarkStart w:id="359" w:name="_Ref369578323"/>
      <w:r>
        <w:br w:type="page"/>
      </w:r>
    </w:p>
    <w:p w14:paraId="771EDC9D" w14:textId="222085D8" w:rsidR="00885BF4" w:rsidRPr="0098259C" w:rsidRDefault="00885BF4" w:rsidP="00885BF4">
      <w:pPr>
        <w:pStyle w:val="berschrift3"/>
        <w:spacing w:line="336" w:lineRule="auto"/>
        <w:jc w:val="both"/>
      </w:pPr>
      <w:bookmarkStart w:id="360" w:name="_Ref20232792"/>
      <w:bookmarkStart w:id="361" w:name="_Toc55136520"/>
      <w:r w:rsidRPr="0098259C">
        <w:t>Retrieving Status Information</w:t>
      </w:r>
      <w:bookmarkEnd w:id="357"/>
      <w:r w:rsidRPr="0098259C">
        <w:t xml:space="preserve"> from the Slave</w:t>
      </w:r>
      <w:bookmarkEnd w:id="358"/>
      <w:bookmarkEnd w:id="359"/>
      <w:bookmarkEnd w:id="360"/>
      <w:bookmarkEnd w:id="361"/>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7CE4F6B9"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D55E95">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r w:rsidRPr="0098259C">
              <w:rPr>
                <w:rStyle w:val="CODE"/>
                <w:rFonts w:eastAsia="StarSymbol" w:cs="Courier New"/>
                <w:b/>
                <w:color w:val="000000"/>
              </w:rPr>
              <w:t>enum</w:t>
            </w:r>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362" w:name="_Toc247964774"/>
      <w:bookmarkStart w:id="363" w:name="_Ref248821801"/>
      <w:bookmarkStart w:id="364" w:name="_Toc274647157"/>
    </w:p>
    <w:p w14:paraId="0A5EDE80" w14:textId="77777777" w:rsidR="00966C27" w:rsidRPr="0098259C" w:rsidRDefault="00966C27" w:rsidP="007137D7">
      <w:pPr>
        <w:pStyle w:val="berschrift3"/>
      </w:pPr>
      <w:bookmarkStart w:id="365" w:name="_Ref349039747"/>
      <w:bookmarkStart w:id="366" w:name="_Toc55136521"/>
      <w:r w:rsidRPr="0098259C">
        <w:t>State Machine of Calling Sequenc</w:t>
      </w:r>
      <w:bookmarkEnd w:id="362"/>
      <w:r w:rsidRPr="0098259C">
        <w:t>e from Master to Slave</w:t>
      </w:r>
      <w:bookmarkEnd w:id="363"/>
      <w:bookmarkEnd w:id="364"/>
      <w:bookmarkEnd w:id="365"/>
      <w:bookmarkEnd w:id="366"/>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5048B4A0"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r w:rsidRPr="006F760E">
        <w:rPr>
          <w:rStyle w:val="CODE"/>
        </w:rPr>
        <w:t>approx</w:t>
      </w:r>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attribute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&lt;ModelStructure&gt;&lt;InitialUnknowns&gt;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r>
        <w:rPr>
          <w:b/>
          <w:lang w:eastAsia="en-US"/>
        </w:rPr>
        <w:t>slaveInitialized</w:t>
      </w:r>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initialized and the co-simulation computation is performed. The calculation until the 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sidR="00932E38">
        <w:rPr>
          <w:rStyle w:val="CODE"/>
        </w:rPr>
        <w:t>&lt;InitialUnknowns&gt;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 xml:space="preserve">in “slaveInitialized”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handeled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ModelExchange.</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FMI 2.0 forCo-Simulation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r w:rsidRPr="00542C2C">
              <w:rPr>
                <w:rFonts w:cs="Arial"/>
                <w:b/>
                <w:bCs/>
                <w:sz w:val="22"/>
                <w:szCs w:val="22"/>
                <w:lang w:val="de-DE" w:eastAsia="de-DE"/>
              </w:rPr>
              <w:t>Function</w:t>
            </w:r>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start,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instantiated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Initialization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stepComplete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stepInProgress</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stepFailed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r w:rsidRPr="00542C2C">
              <w:rPr>
                <w:rFonts w:cs="Arial"/>
                <w:color w:val="000000"/>
                <w:szCs w:val="20"/>
                <w:lang w:val="de-DE" w:eastAsia="de-DE"/>
              </w:rPr>
              <w:t>stepCanceled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terminated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error</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367" w:name="_Toc247964775"/>
      <w:bookmarkStart w:id="368" w:name="_Toc274647158"/>
      <w:bookmarkStart w:id="369" w:name="_Ref289781010"/>
      <w:bookmarkStart w:id="370" w:name="_Ref304988467"/>
      <w:r w:rsidRPr="002920AB">
        <w:rPr>
          <w:b/>
          <w:lang w:eastAsia="en-US"/>
        </w:rPr>
        <w:t>x</w:t>
      </w:r>
      <w:r>
        <w:rPr>
          <w:lang w:eastAsia="en-US"/>
        </w:rPr>
        <w:t xml:space="preserve"> means: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"approx"</w:t>
      </w:r>
    </w:p>
    <w:p w14:paraId="18367D95" w14:textId="2B9B1348" w:rsidR="00704D3A" w:rsidRDefault="002920AB" w:rsidP="00B20A8B">
      <w:pPr>
        <w:pStyle w:val="Textkrper"/>
        <w:spacing w:before="0" w:line="240" w:lineRule="auto"/>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B20A8B">
        <w:rPr>
          <w:lang w:eastAsia="en-US"/>
        </w:rPr>
        <w:t xml:space="preserve"> </w:t>
      </w:r>
      <w:r w:rsidR="00B20A8B">
        <w:rPr>
          <w:rStyle w:val="blob-code-inner"/>
        </w:rPr>
        <w:t xml:space="preserve">or variables listed under </w:t>
      </w:r>
      <w:r w:rsidR="00B20A8B" w:rsidRPr="00036E74">
        <w:rPr>
          <w:rStyle w:val="CODE"/>
        </w:rPr>
        <w:t>&lt;ModelStructure&gt;&lt;InitalUnkowns&gt;</w:t>
      </w:r>
      <w:r w:rsidR="00B20A8B">
        <w:rPr>
          <w:lang w:eastAsia="en-US"/>
        </w:rPr>
        <w:t xml:space="preserve"> </w:t>
      </w:r>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Textkrper"/>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berschrift3"/>
      </w:pPr>
      <w:bookmarkStart w:id="371" w:name="_Toc55136522"/>
      <w:r w:rsidRPr="0098259C">
        <w:t>Pseudo</w:t>
      </w:r>
      <w:r w:rsidR="00C34D46">
        <w:t>c</w:t>
      </w:r>
      <w:r w:rsidRPr="0098259C">
        <w:t>ode Example</w:t>
      </w:r>
      <w:bookmarkEnd w:id="367"/>
      <w:bookmarkEnd w:id="368"/>
      <w:bookmarkEnd w:id="369"/>
      <w:bookmarkEnd w:id="370"/>
      <w:bookmarkEnd w:id="371"/>
    </w:p>
    <w:p w14:paraId="3E6879E7" w14:textId="7EFE7FE9" w:rsidR="00966C27" w:rsidRPr="0098259C" w:rsidRDefault="00966C27" w:rsidP="00966C27">
      <w:pPr>
        <w:pStyle w:val="Textkrper"/>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3FDE946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D55E95">
        <w:rPr>
          <w:noProof/>
        </w:rPr>
        <w:t>12</w:t>
      </w:r>
      <w:r>
        <w:fldChar w:fldCharType="end"/>
      </w:r>
      <w:r>
        <w:t xml:space="preserve"> </w:t>
      </w:r>
      <w:r w:rsidRPr="003F517C">
        <w:t>Connection graph of the slaves.</w:t>
      </w:r>
    </w:p>
    <w:p w14:paraId="1E6B5E71" w14:textId="7118A719"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D55E95">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step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steps.</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asynchronous execution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CallbackFunctions cbf;</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cbf.logger = loggerFunction;</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cbf.allocateMemory = calloc;</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cbf.freeMemory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cbf.stepFinished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cbf.componentEnvironment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startTime</w:t>
            </w:r>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stopTime</w:t>
            </w:r>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"ScalarVariable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r w:rsidR="00CD193A">
              <w:rPr>
                <w:color w:val="008000"/>
                <w:lang w:val="en-US"/>
              </w:rPr>
              <w:t>startTime</w:t>
            </w:r>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r>
              <w:rPr>
                <w:rFonts w:ascii="Courier New" w:hAnsi="Courier New" w:cs="Courier New"/>
                <w:lang w:eastAsia="de-DE"/>
              </w:rPr>
              <w:t>tc = startTime</w:t>
            </w:r>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((tc &lt; stopTime</w:t>
            </w:r>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tc,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&amp;boolVal);</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(boolVal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printf(</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terminateSimulation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(terminateSimulation)</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tc,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tc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372" w:name="_Toc55136523"/>
      <w:r w:rsidRPr="0098259C">
        <w:t>FMI Description Schema</w:t>
      </w:r>
      <w:bookmarkEnd w:id="372"/>
    </w:p>
    <w:p w14:paraId="2ECBD66C" w14:textId="026A241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373" w:name="_Ref289268602"/>
      <w:bookmarkStart w:id="374" w:name="_Ref298170400"/>
      <w:bookmarkStart w:id="375" w:name="_Toc55136524"/>
      <w:r w:rsidRPr="0098259C">
        <w:t>Co</w:t>
      </w:r>
      <w:r w:rsidRPr="0098259C">
        <w:noBreakHyphen/>
        <w:t>Simulation</w:t>
      </w:r>
      <w:bookmarkEnd w:id="373"/>
      <w:r w:rsidR="00121EF8" w:rsidRPr="0098259C">
        <w:t xml:space="preserve"> FMU (CoSimulation)</w:t>
      </w:r>
      <w:bookmarkEnd w:id="374"/>
      <w:bookmarkEnd w:id="375"/>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“CoSimulation”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t>These attributes have the following meaning</w:t>
      </w:r>
      <w:r w:rsidR="0028510F" w:rsidRPr="0098259C">
        <w:t xml:space="preserve"> (all attributes are optional with exception of “</w:t>
      </w:r>
      <w:r w:rsidR="0028510F" w:rsidRPr="0098259C">
        <w:rPr>
          <w:rStyle w:val="CODE"/>
        </w:rPr>
        <w:t>modelIdentifier</w:t>
      </w:r>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r w:rsidRPr="0098259C">
              <w:rPr>
                <w:rStyle w:val="CODE"/>
              </w:rPr>
              <w:t>modelIdentifier</w:t>
            </w:r>
          </w:p>
        </w:tc>
        <w:tc>
          <w:tcPr>
            <w:tcW w:w="4395" w:type="dxa"/>
            <w:shd w:val="clear" w:color="auto" w:fill="auto"/>
          </w:tcPr>
          <w:p w14:paraId="4C77EF99" w14:textId="6B5FAF09"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t xml:space="preserve">. </w:t>
            </w:r>
            <w:r w:rsidRPr="00473372">
              <w:rPr>
                <w:rStyle w:val="CODE"/>
              </w:rPr>
              <w:t>modelIdentifier</w:t>
            </w:r>
            <w:r w:rsidRPr="0098259C">
              <w:t xml:space="preserve"> is also used as name of the static</w:t>
            </w:r>
            <w:r w:rsidR="00D17B68" w:rsidRPr="0098259C">
              <w:t xml:space="preserve"> library</w:t>
            </w:r>
            <w:r w:rsidRPr="0098259C">
              <w:t xml:space="preserve"> or </w:t>
            </w:r>
            <w:r w:rsidR="00D17B68" w:rsidRPr="0098259C">
              <w:rPr>
                <w:rStyle w:val="termdef"/>
              </w:rPr>
              <w:t>DLL/SharedObject</w:t>
            </w:r>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D55E95">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r w:rsidRPr="0098259C">
              <w:rPr>
                <w:rStyle w:val="CODE"/>
              </w:rPr>
              <w:t>needsExecutionTool</w:t>
            </w:r>
          </w:p>
        </w:tc>
        <w:tc>
          <w:tcPr>
            <w:tcW w:w="4395" w:type="dxa"/>
            <w:shd w:val="clear" w:color="auto" w:fill="auto"/>
          </w:tcPr>
          <w:p w14:paraId="6A0E376D" w14:textId="4156FEDD"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D55E95" w:rsidRPr="0098259C">
              <w:t xml:space="preserve">Figure </w:t>
            </w:r>
            <w:r w:rsidR="00D55E95">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r w:rsidRPr="0098259C">
              <w:rPr>
                <w:rStyle w:val="CODE"/>
              </w:rPr>
              <w:t>canHandleVariableCommunicationStepSize</w:t>
            </w:r>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r w:rsidRPr="0098259C">
              <w:rPr>
                <w:rStyle w:val="CODE"/>
              </w:rPr>
              <w:t>communicationStepSize</w:t>
            </w:r>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r w:rsidRPr="0098259C">
              <w:rPr>
                <w:rStyle w:val="CODE"/>
              </w:rPr>
              <w:t>canInterpolateInputs</w:t>
            </w:r>
          </w:p>
        </w:tc>
        <w:tc>
          <w:tcPr>
            <w:tcW w:w="4395" w:type="dxa"/>
            <w:shd w:val="clear" w:color="auto" w:fill="auto"/>
          </w:tcPr>
          <w:p w14:paraId="399B6094" w14:textId="4AF40C38" w:rsidR="00D8119C" w:rsidRPr="0098259C" w:rsidRDefault="00D8119C" w:rsidP="0082183C">
            <w:pPr>
              <w:pStyle w:val="Textkrper"/>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r w:rsidRPr="0098259C">
              <w:rPr>
                <w:rStyle w:val="CODE"/>
              </w:rPr>
              <w:t>maxOutputDerivativeOrder</w:t>
            </w:r>
          </w:p>
        </w:tc>
        <w:tc>
          <w:tcPr>
            <w:tcW w:w="4395" w:type="dxa"/>
            <w:shd w:val="clear" w:color="auto" w:fill="auto"/>
          </w:tcPr>
          <w:p w14:paraId="3C0772D3" w14:textId="0F859F5B" w:rsidR="00D8119C" w:rsidRPr="0098259C" w:rsidRDefault="00D8119C" w:rsidP="0082183C">
            <w:pPr>
              <w:pStyle w:val="Textkrper"/>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r w:rsidR="003B3242" w:rsidRPr="003B3242">
              <w:rPr>
                <w:rStyle w:val="CODE"/>
              </w:rPr>
              <w:t>maxOutputDerivativeOrder</w:t>
            </w:r>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r w:rsidRPr="0098259C">
              <w:rPr>
                <w:rStyle w:val="CODE"/>
              </w:rPr>
              <w:t>canRunAsynchronuously</w:t>
            </w:r>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r w:rsidRPr="0098259C">
              <w:rPr>
                <w:rStyle w:val="CODE"/>
              </w:rPr>
              <w:t>canBeInstantiatedOnlyOncePerProcess</w:t>
            </w:r>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instantiation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r w:rsidRPr="0098259C">
              <w:rPr>
                <w:rStyle w:val="CODE"/>
              </w:rPr>
              <w:t>canNotUseMemoryManagementFunctions</w:t>
            </w:r>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r w:rsidRPr="0098259C">
              <w:rPr>
                <w:rStyle w:val="CODE"/>
              </w:rPr>
              <w:t>canGetAndSetFMUstate</w:t>
            </w:r>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r w:rsidRPr="0098259C">
              <w:rPr>
                <w:rStyle w:val="CODE"/>
              </w:rPr>
              <w:t>canSerializeFMUstate</w:t>
            </w:r>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r>
              <w:rPr>
                <w:rStyle w:val="CODE"/>
              </w:rPr>
              <w:t>providesDirectionalDerivative</w:t>
            </w:r>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r w:rsidRPr="0098259C">
        <w:t>boolean: false</w:t>
      </w:r>
    </w:p>
    <w:p w14:paraId="024811C5" w14:textId="77777777" w:rsidR="00D8119C" w:rsidRPr="0098259C" w:rsidRDefault="00D8119C" w:rsidP="0028510F">
      <w:pPr>
        <w:pStyle w:val="BulletItemFirst"/>
      </w:pPr>
      <w:r w:rsidRPr="0098259C">
        <w:t>unsignedInt: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r w:rsidRPr="0098259C">
        <w:rPr>
          <w:rStyle w:val="CODE"/>
        </w:rPr>
        <w:t>needsExecutionTool = true</w:t>
      </w:r>
      <w:r w:rsidRPr="0098259C">
        <w:t xml:space="preserve">, then it is required that the original tool is available to be executed in co-simulation mode. If  </w:t>
      </w:r>
      <w:r w:rsidRPr="0098259C">
        <w:rPr>
          <w:rStyle w:val="CODE"/>
        </w:rPr>
        <w:t>needsExecutionTool = false</w:t>
      </w:r>
      <w:r w:rsidR="00546500" w:rsidRPr="0098259C">
        <w:t>,</w:t>
      </w:r>
      <w:r w:rsidRPr="0098259C">
        <w:t xml:space="preserve"> the slave is completely contained inside the FMU in source code or binary format (DLL/SharedObject).</w:t>
      </w:r>
    </w:p>
    <w:p w14:paraId="6AF51191" w14:textId="77777777" w:rsidR="00564F8F" w:rsidRPr="0098259C" w:rsidRDefault="00564F8F" w:rsidP="009C1505">
      <w:pPr>
        <w:pStyle w:val="berschrift3"/>
      </w:pPr>
      <w:bookmarkStart w:id="376" w:name="_Toc55136525"/>
      <w:r w:rsidRPr="0098259C">
        <w:t xml:space="preserve">Example </w:t>
      </w:r>
      <w:r w:rsidR="00374F39" w:rsidRPr="0098259C">
        <w:t>XML</w:t>
      </w:r>
      <w:r w:rsidRPr="0098259C">
        <w:t xml:space="preserve"> Description File</w:t>
      </w:r>
      <w:bookmarkEnd w:id="376"/>
    </w:p>
    <w:p w14:paraId="56AFD392" w14:textId="12DBFB59"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D55E95">
        <w:t>3.3.2</w:t>
      </w:r>
      <w:r w:rsidRPr="0098259C">
        <w:fldChar w:fldCharType="end"/>
      </w:r>
      <w:r w:rsidRPr="0098259C">
        <w:t xml:space="preserve"> for a ModelExchange FMU. The only difference is the replacement of element ModelExchange by element CoSimulation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&lt;fmiModelDescription</w:t>
      </w:r>
    </w:p>
    <w:p w14:paraId="216EA40C" w14:textId="11592BD1" w:rsidR="009F76B6" w:rsidRPr="0098259C" w:rsidRDefault="009F76B6" w:rsidP="009F76B6">
      <w:pPr>
        <w:pStyle w:val="CODE1"/>
        <w:rPr>
          <w:noProof w:val="0"/>
        </w:rPr>
      </w:pPr>
      <w:r w:rsidRPr="0098259C">
        <w:rPr>
          <w:noProof w:val="0"/>
        </w:rPr>
        <w:t xml:space="preserve">  fmiVersion="2.0"</w:t>
      </w:r>
    </w:p>
    <w:p w14:paraId="2C982778" w14:textId="77777777" w:rsidR="009F76B6" w:rsidRPr="0098259C" w:rsidRDefault="009F76B6" w:rsidP="009F76B6">
      <w:pPr>
        <w:pStyle w:val="CODE1"/>
        <w:rPr>
          <w:noProof w:val="0"/>
        </w:rPr>
      </w:pPr>
      <w:r w:rsidRPr="0098259C">
        <w:rPr>
          <w:noProof w:val="0"/>
        </w:rPr>
        <w:t xml:space="preserve">  modelName="MyLibrary.SpringMassDamper"</w:t>
      </w:r>
    </w:p>
    <w:p w14:paraId="642EE887" w14:textId="77777777" w:rsidR="009F76B6" w:rsidRPr="00FA3E81" w:rsidRDefault="009F76B6" w:rsidP="009F76B6">
      <w:pPr>
        <w:pStyle w:val="CODE1"/>
        <w:rPr>
          <w:noProof w:val="0"/>
          <w:lang w:val="es-ES"/>
        </w:rPr>
      </w:pPr>
      <w:r w:rsidRPr="0098259C">
        <w:rPr>
          <w:noProof w:val="0"/>
        </w:rPr>
        <w:t xml:space="preserve">  </w:t>
      </w:r>
      <w:r w:rsidRPr="00FA3E81">
        <w:rPr>
          <w:noProof w:val="0"/>
          <w:lang w:val="es-ES"/>
        </w:rPr>
        <w:t>guid="{8c4e810f-3df3-4a00-8276-176fa3c9f9e0}"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generationDateAndTime="2011-09-23T16:57:33Z"</w:t>
      </w:r>
    </w:p>
    <w:p w14:paraId="3ED9B35A" w14:textId="77777777" w:rsidR="009F76B6" w:rsidRPr="0098259C" w:rsidRDefault="009F76B6" w:rsidP="009F76B6">
      <w:pPr>
        <w:pStyle w:val="CODE1"/>
        <w:rPr>
          <w:b/>
          <w:noProof w:val="0"/>
          <w:color w:val="0000FF"/>
        </w:rPr>
      </w:pPr>
      <w:r w:rsidRPr="0098259C">
        <w:rPr>
          <w:noProof w:val="0"/>
        </w:rPr>
        <w:t xml:space="preserve">  variableNamingConvention="structured"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&lt;CoSimulation</w:t>
      </w:r>
    </w:p>
    <w:p w14:paraId="72B37F8F" w14:textId="77777777" w:rsidR="009F76B6" w:rsidRPr="0098259C" w:rsidRDefault="009F76B6" w:rsidP="009F76B6">
      <w:pPr>
        <w:pStyle w:val="CODE1"/>
        <w:rPr>
          <w:noProof w:val="0"/>
        </w:rPr>
      </w:pPr>
      <w:r w:rsidRPr="0098259C">
        <w:rPr>
          <w:noProof w:val="0"/>
        </w:rPr>
        <w:t xml:space="preserve">    modelIdentifier="MyLibrary_SpringMassDamper"</w:t>
      </w:r>
    </w:p>
    <w:p w14:paraId="6B317F04" w14:textId="77777777" w:rsidR="009F76B6" w:rsidRPr="0098259C" w:rsidRDefault="009F76B6" w:rsidP="009F76B6">
      <w:pPr>
        <w:pStyle w:val="CODE1"/>
        <w:rPr>
          <w:noProof w:val="0"/>
        </w:rPr>
      </w:pPr>
      <w:r w:rsidRPr="0098259C">
        <w:rPr>
          <w:noProof w:val="0"/>
        </w:rPr>
        <w:t xml:space="preserve">    canHandleVariableCommunicationStepSize="true"</w:t>
      </w:r>
    </w:p>
    <w:p w14:paraId="64E2B636" w14:textId="77777777" w:rsidR="009F76B6" w:rsidRPr="0098259C" w:rsidRDefault="009F76B6" w:rsidP="009F76B6">
      <w:pPr>
        <w:pStyle w:val="CODE1"/>
        <w:rPr>
          <w:noProof w:val="0"/>
        </w:rPr>
      </w:pPr>
      <w:r w:rsidRPr="0098259C">
        <w:rPr>
          <w:noProof w:val="0"/>
        </w:rPr>
        <w:t xml:space="preserve">    canInterpolateInputs="true"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name="N.m"&gt;</w:t>
      </w:r>
    </w:p>
    <w:p w14:paraId="578FDFD4" w14:textId="77777777" w:rsidR="00155392" w:rsidRPr="00855421" w:rsidRDefault="00155392" w:rsidP="00D2781E">
      <w:pPr>
        <w:pStyle w:val="CODE1"/>
      </w:pPr>
      <w:r w:rsidRPr="00D2781E">
        <w:rPr>
          <w:noProof w:val="0"/>
        </w:rPr>
        <w:t xml:space="preserve">      &lt;BaseUnit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&lt;TypeDefinitions&gt;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r w:rsidR="0093451E">
        <w:rPr>
          <w:b/>
          <w:noProof w:val="0"/>
          <w:color w:val="0000FF"/>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66007160"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3D35840B"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21458720" w14:textId="77777777" w:rsidR="009F76B6" w:rsidRPr="0098259C" w:rsidRDefault="009F76B6" w:rsidP="009F76B6">
      <w:pPr>
        <w:pStyle w:val="CODE1"/>
        <w:rPr>
          <w:noProof w:val="0"/>
        </w:rPr>
      </w:pPr>
      <w:r w:rsidRPr="0098259C">
        <w:rPr>
          <w:b/>
          <w:noProof w:val="0"/>
          <w:color w:val="0000FF"/>
        </w:rPr>
        <w:t xml:space="preserve">  &lt;/TypeDefinitions&gt;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&lt;ModelVariables&gt;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valueReference="1073741824"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CE4DB0E" w14:textId="77777777" w:rsidR="009F76B6" w:rsidRPr="0098259C" w:rsidRDefault="009F76B6" w:rsidP="009F76B6">
      <w:pPr>
        <w:pStyle w:val="CODE1"/>
        <w:rPr>
          <w:noProof w:val="0"/>
        </w:rPr>
      </w:pPr>
      <w:r w:rsidRPr="0098259C">
        <w:rPr>
          <w:noProof w:val="0"/>
        </w:rPr>
        <w:t xml:space="preserve">      name="torque.tau"</w:t>
      </w:r>
    </w:p>
    <w:p w14:paraId="62B47CE7" w14:textId="77777777" w:rsidR="009F76B6" w:rsidRPr="0098259C" w:rsidRDefault="009F76B6" w:rsidP="009F76B6">
      <w:pPr>
        <w:pStyle w:val="CODE1"/>
        <w:rPr>
          <w:noProof w:val="0"/>
        </w:rPr>
      </w:pPr>
      <w:r w:rsidRPr="0098259C">
        <w:rPr>
          <w:noProof w:val="0"/>
        </w:rPr>
        <w:t xml:space="preserve">      valueReference="536870912"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-flange.tau)"</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valueReference="805306368"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valueReference="805306369"</w:t>
      </w:r>
    </w:p>
    <w:p w14:paraId="3EDC1E04" w14:textId="77777777" w:rsidR="009F76B6" w:rsidRPr="0098259C" w:rsidRDefault="009F76B6" w:rsidP="009F76B6">
      <w:pPr>
        <w:pStyle w:val="CODE1"/>
        <w:rPr>
          <w:noProof w:val="0"/>
        </w:rPr>
      </w:pPr>
      <w:r w:rsidRPr="0098259C">
        <w:rPr>
          <w:noProof w:val="0"/>
        </w:rPr>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&lt;/ScalarVariable&gt;</w:t>
      </w:r>
    </w:p>
    <w:p w14:paraId="27E8BC2B" w14:textId="77777777" w:rsidR="009F76B6" w:rsidRPr="0098259C" w:rsidRDefault="009F76B6" w:rsidP="009F76B6">
      <w:pPr>
        <w:pStyle w:val="CODE1"/>
        <w:rPr>
          <w:b/>
          <w:noProof w:val="0"/>
          <w:color w:val="0000FF"/>
        </w:rPr>
      </w:pPr>
      <w:r w:rsidRPr="0098259C">
        <w:rPr>
          <w:b/>
          <w:noProof w:val="0"/>
          <w:color w:val="0000FF"/>
        </w:rPr>
        <w:t>&lt;/ModelVariables&gt;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r>
        <w:rPr>
          <w:b/>
          <w:noProof w:val="0"/>
          <w:color w:val="0000FF"/>
        </w:rPr>
        <w:t>InitialUnknowns</w:t>
      </w:r>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/fmiModelDescription</w:t>
      </w:r>
      <w:r w:rsidRPr="0098259C">
        <w:rPr>
          <w:noProof w:val="0"/>
        </w:rPr>
        <w:t>&gt;</w:t>
      </w:r>
    </w:p>
    <w:p w14:paraId="6EF25489" w14:textId="77777777" w:rsidR="00990EFE" w:rsidRPr="0098259C" w:rsidRDefault="00990EFE" w:rsidP="00990EFE">
      <w:pPr>
        <w:pStyle w:val="berschrift1"/>
      </w:pPr>
      <w:bookmarkStart w:id="377" w:name="_Ref305442034"/>
      <w:bookmarkStart w:id="378" w:name="_Toc55136526"/>
      <w:r w:rsidRPr="0098259C">
        <w:t>Literature</w:t>
      </w:r>
      <w:bookmarkEnd w:id="346"/>
      <w:bookmarkEnd w:id="347"/>
      <w:bookmarkEnd w:id="377"/>
      <w:bookmarkEnd w:id="378"/>
    </w:p>
    <w:p w14:paraId="61A20B12" w14:textId="77777777" w:rsidR="00771997" w:rsidRPr="0098259C" w:rsidRDefault="00771997" w:rsidP="00771997">
      <w:pPr>
        <w:pStyle w:val="Reference0"/>
        <w:rPr>
          <w:noProof w:val="0"/>
          <w:lang w:eastAsia="sv-SE"/>
        </w:rPr>
      </w:pPr>
      <w:r>
        <w:rPr>
          <w:rFonts w:cs="Arial"/>
          <w:noProof w:val="0"/>
          <w:lang w:eastAsia="sv-SE"/>
        </w:rPr>
        <w:t>Å</w:t>
      </w:r>
      <w:r>
        <w:rPr>
          <w:noProof w:val="0"/>
          <w:lang w:eastAsia="sv-SE"/>
        </w:rPr>
        <w:t>kesson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29"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r w:rsidRPr="006B1926">
        <w:rPr>
          <w:noProof w:val="0"/>
          <w:lang w:eastAsia="sv-SE"/>
        </w:rPr>
        <w:t>Benveniste</w:t>
      </w:r>
      <w:r>
        <w:rPr>
          <w:noProof w:val="0"/>
          <w:lang w:eastAsia="sv-SE"/>
        </w:rPr>
        <w:t xml:space="preserve"> A.</w:t>
      </w:r>
      <w:r w:rsidR="00E26FB8">
        <w:rPr>
          <w:noProof w:val="0"/>
          <w:lang w:eastAsia="sv-SE"/>
        </w:rPr>
        <w:t>,</w:t>
      </w:r>
      <w:r>
        <w:rPr>
          <w:noProof w:val="0"/>
          <w:lang w:eastAsia="sv-SE"/>
        </w:rPr>
        <w:t xml:space="preserve"> </w:t>
      </w:r>
      <w:r w:rsidRPr="006B1926">
        <w:rPr>
          <w:noProof w:val="0"/>
          <w:lang w:eastAsia="sv-SE"/>
        </w:rPr>
        <w:t>Caillaud</w:t>
      </w:r>
      <w:r>
        <w:rPr>
          <w:noProof w:val="0"/>
          <w:lang w:eastAsia="sv-SE"/>
        </w:rPr>
        <w:t xml:space="preserve"> B.,</w:t>
      </w:r>
      <w:r w:rsidRPr="006B1926">
        <w:rPr>
          <w:noProof w:val="0"/>
          <w:lang w:eastAsia="sv-SE"/>
        </w:rPr>
        <w:t xml:space="preserve"> Pouzet</w:t>
      </w:r>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0"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Clauß C., Elmqvist H., Junghanns A., Mauss J., Monteiro M., Neidhold T., Neumerkel D., Olsson H., Peetz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1"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Blochwitz T., Otter M., Akesson J., Arnold M., Clauß C., Elmqvist H., Friedrich M., Junghanns A., Mauss J,, Neumerkel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2"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Schiehlen</w:t>
      </w:r>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3"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4"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r w:rsidRPr="0055732D">
        <w:rPr>
          <w:noProof w:val="0"/>
        </w:rPr>
        <w:t xml:space="preserve">Pouzet M. (2006): </w:t>
      </w:r>
      <w:r w:rsidRPr="0055732D">
        <w:rPr>
          <w:b/>
          <w:noProof w:val="0"/>
        </w:rPr>
        <w:t>Lucid Synchrone, Version 3.0, Tutorial and Reference Manual</w:t>
      </w:r>
      <w:r>
        <w:rPr>
          <w:noProof w:val="0"/>
          <w:lang w:eastAsia="sv-SE"/>
        </w:rPr>
        <w:t xml:space="preserve">.  </w:t>
      </w:r>
      <w:hyperlink r:id="rId135"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6"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7"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379" w:name="_Toc247884556"/>
      <w:bookmarkStart w:id="380" w:name="_Toc55136527"/>
      <w:r w:rsidRPr="0098259C">
        <w:t>FMI Revision History</w:t>
      </w:r>
      <w:bookmarkEnd w:id="379"/>
      <w:bookmarkEnd w:id="380"/>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38"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Relovsky and others) as subproject inside the </w:t>
      </w:r>
      <w:hyperlink r:id="rId139"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The development of versions 1.0 and 2.0 was performed within WP200 of MODELISAR, organized by the WP200 work package leader Dietmar Neumerkel from Daimler.</w:t>
      </w:r>
    </w:p>
    <w:p w14:paraId="7DC9B1BA" w14:textId="77777777" w:rsidR="002C58DE" w:rsidRPr="0098259C" w:rsidRDefault="002C58DE" w:rsidP="002C58DE">
      <w:pPr>
        <w:pStyle w:val="Appendix2"/>
      </w:pPr>
      <w:bookmarkStart w:id="381" w:name="_Toc247884557"/>
      <w:bookmarkStart w:id="382" w:name="_Toc55136528"/>
      <w:r w:rsidRPr="0098259C">
        <w:t>Version 1.0</w:t>
      </w:r>
      <w:bookmarkEnd w:id="381"/>
      <w:r w:rsidRPr="0098259C">
        <w:t xml:space="preserve"> – FMI for Model Exchange</w:t>
      </w:r>
      <w:bookmarkEnd w:id="382"/>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r w:rsidRPr="002F3E46">
        <w:t>Hilding Elmqvist, Dassault Systèmes, Sweden</w:t>
      </w:r>
    </w:p>
    <w:p w14:paraId="0D7CD68D" w14:textId="77777777" w:rsidR="002C58DE" w:rsidRPr="0098259C" w:rsidRDefault="002C58DE" w:rsidP="002C58DE">
      <w:pPr>
        <w:pStyle w:val="Textkrper"/>
        <w:spacing w:before="0"/>
        <w:ind w:left="720"/>
      </w:pPr>
      <w:r w:rsidRPr="0098259C">
        <w:t>Andreas Junghanns, QTronic, Germany</w:t>
      </w:r>
    </w:p>
    <w:p w14:paraId="093FA7AF" w14:textId="77777777" w:rsidR="002C58DE" w:rsidRPr="0098259C" w:rsidRDefault="002C58DE" w:rsidP="002C58DE">
      <w:pPr>
        <w:pStyle w:val="Textkrper"/>
        <w:spacing w:before="0"/>
        <w:ind w:left="720"/>
      </w:pPr>
      <w:r w:rsidRPr="0098259C">
        <w:t>Jakob Mauss, QTronic, Germany</w:t>
      </w:r>
    </w:p>
    <w:p w14:paraId="6A108A7C" w14:textId="6B550CE7" w:rsidR="002C58DE" w:rsidRPr="0098259C" w:rsidRDefault="002C58DE" w:rsidP="002C58DE">
      <w:pPr>
        <w:pStyle w:val="Textkrper"/>
        <w:spacing w:before="0"/>
        <w:ind w:left="720"/>
      </w:pPr>
      <w:r w:rsidRPr="0098259C">
        <w:t>Hans Olsson, Dassault Systèmes,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JModelica.org by Tove Bergdahl, Modelon AB,</w:t>
      </w:r>
    </w:p>
    <w:p w14:paraId="33EAF720" w14:textId="77777777" w:rsidR="002C58DE" w:rsidRPr="0098259C" w:rsidRDefault="002C58DE" w:rsidP="002C58DE">
      <w:pPr>
        <w:pStyle w:val="Textkrper"/>
        <w:spacing w:before="0"/>
        <w:ind w:left="720"/>
      </w:pPr>
      <w:r w:rsidRPr="0098259C">
        <w:t>Silver by Andreas Junghanns, and Jakob Mauss, QTronic.</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r w:rsidRPr="00D331DC">
        <w:rPr>
          <w:lang w:val="de-DE"/>
        </w:rPr>
        <w:t>Hilding Elmqvist, Dassault Systèmes, Lund, Sweden</w:t>
      </w:r>
    </w:p>
    <w:p w14:paraId="0E52ECE2" w14:textId="77777777" w:rsidR="002C58DE" w:rsidRPr="00D331DC" w:rsidRDefault="002C58DE" w:rsidP="002C58DE">
      <w:pPr>
        <w:pStyle w:val="Textkrper-Zeileneinzug"/>
        <w:ind w:left="720" w:firstLine="0"/>
        <w:rPr>
          <w:lang w:val="de-DE"/>
        </w:rPr>
      </w:pPr>
      <w:r w:rsidRPr="00D331DC">
        <w:rPr>
          <w:lang w:val="de-DE"/>
        </w:rPr>
        <w:t>Andreas Junghanns, QTronic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Jakob Mauss, QTronic GmbH, Berlin, Germany</w:t>
      </w:r>
    </w:p>
    <w:p w14:paraId="3D41D4BD" w14:textId="77777777" w:rsidR="002C58DE" w:rsidRPr="0098259C" w:rsidRDefault="002C58DE" w:rsidP="002C58DE">
      <w:pPr>
        <w:pStyle w:val="Textkrper-Zeileneinzug"/>
        <w:ind w:left="720" w:firstLine="0"/>
        <w:rPr>
          <w:szCs w:val="21"/>
        </w:rPr>
      </w:pPr>
      <w:r w:rsidRPr="0098259C">
        <w:rPr>
          <w:szCs w:val="21"/>
        </w:rPr>
        <w:t>Johannes Mezger, TWT, Germany</w:t>
      </w:r>
    </w:p>
    <w:p w14:paraId="218B3A3E" w14:textId="77777777" w:rsidR="002C58DE" w:rsidRPr="0098259C" w:rsidRDefault="002C58DE" w:rsidP="002C58DE">
      <w:pPr>
        <w:pStyle w:val="Textkrper-Zeileneinzug"/>
        <w:ind w:left="720" w:firstLine="0"/>
      </w:pPr>
      <w:r w:rsidRPr="0098259C">
        <w:t xml:space="preserve">Thomas Neidhold,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Dietmar Neumerkel,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Peter Nilsson, Dassault Systèmes, Lund, Sweden</w:t>
      </w:r>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Hans Olsson, Dassault Systèmes, Lund, Sweden</w:t>
      </w:r>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Textkrper-Zeileneinzug"/>
        <w:ind w:left="720" w:firstLine="0"/>
        <w:rPr>
          <w:lang w:val="de-DE"/>
        </w:rPr>
      </w:pPr>
      <w:r w:rsidRPr="00D331DC">
        <w:rPr>
          <w:lang w:val="de-DE"/>
        </w:rPr>
        <w:t>Daniel Weil, Dassault Systèmes,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t>Johan Akesson, Lund University, Lund, Sweden</w:t>
      </w:r>
      <w:r w:rsidRPr="0098259C">
        <w:br/>
        <w:t>Joel Andersson, KU Leuven, The Netherlands</w:t>
      </w:r>
      <w:r w:rsidRPr="0098259C">
        <w:br/>
        <w:t>Roberto Parrotto, Politecnico di Milano, Italy</w:t>
      </w:r>
    </w:p>
    <w:p w14:paraId="5A139948" w14:textId="77777777" w:rsidR="002C58DE" w:rsidRPr="0098259C" w:rsidRDefault="002C58DE" w:rsidP="002C58DE">
      <w:pPr>
        <w:pStyle w:val="Appendix2"/>
      </w:pPr>
      <w:bookmarkStart w:id="383" w:name="_Toc55136529"/>
      <w:r w:rsidRPr="0098259C">
        <w:t>Version 1.0 – FMI for Co-Simulation</w:t>
      </w:r>
      <w:bookmarkEnd w:id="383"/>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Jörg-Volker Peetz (Fraunhofer SCAI), and “Control Logic” headed by Manuel Monteiro (Atego).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r w:rsidRPr="0098259C">
        <w:t>Constanze Bausch, Atego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384" w:name="_Toc20839962"/>
      <w:bookmarkStart w:id="385" w:name="_Toc20839963"/>
      <w:bookmarkStart w:id="386" w:name="_Toc20839964"/>
      <w:bookmarkStart w:id="387" w:name="_Toc20839965"/>
      <w:bookmarkStart w:id="388" w:name="_Toc20839966"/>
      <w:bookmarkStart w:id="389" w:name="_Toc20839967"/>
      <w:bookmarkStart w:id="390" w:name="_Toc20839968"/>
      <w:bookmarkStart w:id="391" w:name="_Toc20839969"/>
      <w:bookmarkStart w:id="392" w:name="_Toc20839970"/>
      <w:bookmarkStart w:id="393" w:name="_Toc20839971"/>
      <w:bookmarkStart w:id="394" w:name="_Toc20839972"/>
      <w:bookmarkStart w:id="395" w:name="_Toc20839973"/>
      <w:bookmarkStart w:id="396" w:name="_Toc20839974"/>
      <w:bookmarkStart w:id="397" w:name="_Toc20839975"/>
      <w:bookmarkStart w:id="398" w:name="_Toc20839976"/>
      <w:bookmarkStart w:id="399" w:name="_Toc20839977"/>
      <w:bookmarkStart w:id="400" w:name="_Toc20839978"/>
      <w:bookmarkStart w:id="401" w:name="_Toc20839979"/>
      <w:bookmarkStart w:id="402" w:name="_Toc20839980"/>
      <w:bookmarkStart w:id="403" w:name="_Toc20839981"/>
      <w:bookmarkStart w:id="404" w:name="_Toc20839982"/>
      <w:bookmarkStart w:id="405" w:name="_Toc55136530"/>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r w:rsidRPr="0098259C">
        <w:t>Version 2.0</w:t>
      </w:r>
      <w:r w:rsidR="00C47A06" w:rsidRPr="0098259C">
        <w:t xml:space="preserve"> – FMI for Model Exchange and Co-Simulation</w:t>
      </w:r>
      <w:bookmarkEnd w:id="405"/>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406" w:name="_Ref305158977"/>
      <w:bookmarkStart w:id="407" w:name="_Toc55136531"/>
      <w:r w:rsidRPr="0098259C">
        <w:t>Overview</w:t>
      </w:r>
      <w:bookmarkEnd w:id="406"/>
      <w:bookmarkEnd w:id="407"/>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r w:rsidRPr="00D2781E">
        <w:rPr>
          <w:rStyle w:val="CODE"/>
        </w:rPr>
        <w:t>fmi</w:t>
      </w:r>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r w:rsidR="00DC16DA" w:rsidRPr="0098259C">
        <w:rPr>
          <w:rStyle w:val="CODE"/>
        </w:rPr>
        <w:t>modelIdentifier</w:t>
      </w:r>
      <w:r w:rsidRPr="0098259C">
        <w:rPr>
          <w:lang w:eastAsia="sv-SE"/>
        </w:rPr>
        <w:t>”</w:t>
      </w:r>
      <w:r w:rsidR="00DF617C" w:rsidRPr="0098259C">
        <w:rPr>
          <w:lang w:eastAsia="sv-SE"/>
        </w:rPr>
        <w:t xml:space="preserve"> if used in a DLL/sharedObject.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1,2,3,...).</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r w:rsidR="0093038E">
        <w:rPr>
          <w:lang w:eastAsia="sv-SE"/>
        </w:rPr>
        <w:t>negated</w:t>
      </w:r>
      <w:r w:rsidR="00882AC9" w:rsidRPr="0098259C">
        <w:rPr>
          <w:lang w:eastAsia="sv-SE"/>
        </w:rPr>
        <w:t xml:space="preserve">Alias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r w:rsidR="00882AC9" w:rsidRPr="0098259C">
        <w:rPr>
          <w:rFonts w:ascii="Courier New" w:hAnsi="Courier New" w:cs="Courier New"/>
          <w:lang w:eastAsia="sv-SE"/>
        </w:rPr>
        <w:t>valueReference</w:t>
      </w:r>
      <w:r w:rsidR="00882AC9"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r w:rsidRPr="0098259C">
        <w:rPr>
          <w:rFonts w:ascii="Courier New" w:hAnsi="Courier New" w:cs="Courier New"/>
          <w:lang w:eastAsia="sv-SE"/>
        </w:rPr>
        <w:t>VendorAnnotations</w:t>
      </w:r>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408" w:name="_Toc55136532"/>
      <w:r w:rsidRPr="0098259C">
        <w:t>Main changes</w:t>
      </w:r>
      <w:bookmarkEnd w:id="408"/>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fmiModelTypes.h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fmiModelFunctions.h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DLL/sharedObject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In FMI 1.0 for Model Exchange the fmiModelDescription.version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 xml:space="preserve">Element “fmiModelDescription.Implementation”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fmiModelDescription: “ModelExchange” and “CoSimulation”.</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r w:rsidR="00B5129D" w:rsidRPr="0098259C">
        <w:rPr>
          <w:rFonts w:ascii="Courier New" w:hAnsi="Courier New" w:cs="Courier New"/>
          <w:lang w:eastAsia="sv-SE"/>
        </w:rPr>
        <w:t>ModelExchange</w:t>
      </w:r>
      <w:r w:rsidR="00B5129D" w:rsidRPr="0098259C">
        <w:rPr>
          <w:lang w:eastAsia="sv-SE"/>
        </w:rPr>
        <w:t xml:space="preserve"> and for </w:t>
      </w:r>
      <w:r w:rsidR="00B5129D" w:rsidRPr="0098259C">
        <w:rPr>
          <w:rFonts w:ascii="Courier New" w:hAnsi="Courier New" w:cs="Courier New"/>
          <w:lang w:eastAsia="sv-SE"/>
        </w:rPr>
        <w:t>CoSimulation</w:t>
      </w:r>
      <w:r w:rsidR="00B5129D" w:rsidRPr="0098259C">
        <w:rPr>
          <w:lang w:eastAsia="sv-SE"/>
        </w:rPr>
        <w:t>, such as</w:t>
      </w:r>
      <w:r w:rsidRPr="0098259C">
        <w:rPr>
          <w:lang w:eastAsia="sv-SE"/>
        </w:rPr>
        <w:t xml:space="preserve"> </w:t>
      </w:r>
      <w:r w:rsidRPr="0098259C">
        <w:rPr>
          <w:rFonts w:ascii="Courier New" w:hAnsi="Courier New" w:cs="Courier New"/>
          <w:lang w:eastAsia="sv-SE"/>
        </w:rPr>
        <w:t>canGetAndSetFMUstate</w:t>
      </w:r>
      <w:r w:rsidRPr="0098259C">
        <w:rPr>
          <w:lang w:eastAsia="sv-SE"/>
        </w:rPr>
        <w:t xml:space="preserve">, </w:t>
      </w:r>
      <w:r w:rsidRPr="0098259C">
        <w:rPr>
          <w:rFonts w:ascii="Courier New" w:hAnsi="Courier New" w:cs="Courier New"/>
          <w:lang w:eastAsia="sv-SE"/>
        </w:rPr>
        <w:t>canSerializeFMUstate</w:t>
      </w:r>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r w:rsidR="00B5129D" w:rsidRPr="0098259C">
        <w:rPr>
          <w:lang w:eastAsia="sv-SE"/>
        </w:rPr>
        <w:t xml:space="preserve"> has been moved from an </w:t>
      </w:r>
      <w:r w:rsidR="00B5129D" w:rsidRPr="0098259C">
        <w:rPr>
          <w:rFonts w:ascii="Courier New" w:hAnsi="Courier New" w:cs="Courier New"/>
          <w:lang w:eastAsia="sv-SE"/>
        </w:rPr>
        <w:t>fmiModelDescription</w:t>
      </w:r>
      <w:r w:rsidR="00B5129D" w:rsidRPr="0098259C">
        <w:rPr>
          <w:lang w:eastAsia="sv-SE"/>
        </w:rPr>
        <w:t xml:space="preserve"> attribute to an attribute in </w:t>
      </w:r>
      <w:r w:rsidR="00B5129D" w:rsidRPr="0098259C">
        <w:rPr>
          <w:rFonts w:ascii="Courier New" w:hAnsi="Courier New" w:cs="Courier New"/>
          <w:lang w:eastAsia="sv-SE"/>
        </w:rPr>
        <w:t>ModelExchange</w:t>
      </w:r>
      <w:r w:rsidR="00B5129D" w:rsidRPr="0098259C">
        <w:rPr>
          <w:lang w:eastAsia="sv-SE"/>
        </w:rPr>
        <w:t xml:space="preserve"> and</w:t>
      </w:r>
      <w:r w:rsidR="009D546F">
        <w:rPr>
          <w:lang w:eastAsia="sv-SE"/>
        </w:rPr>
        <w:t xml:space="preserve"> in</w:t>
      </w:r>
      <w:r w:rsidR="00B5129D" w:rsidRPr="0098259C">
        <w:rPr>
          <w:lang w:eastAsia="sv-SE"/>
        </w:rPr>
        <w:t xml:space="preserve"> </w:t>
      </w:r>
      <w:r w:rsidR="00B5129D" w:rsidRPr="0098259C">
        <w:rPr>
          <w:rFonts w:ascii="Courier New" w:hAnsi="Courier New" w:cs="Courier New"/>
          <w:lang w:eastAsia="sv-SE"/>
        </w:rPr>
        <w:t>CoSimulation</w:t>
      </w:r>
      <w:r w:rsidR="00B5129D" w:rsidRPr="0098259C">
        <w:rPr>
          <w:lang w:eastAsia="sv-SE"/>
        </w:rPr>
        <w:t xml:space="preserve">. This allows providing different identifiers, and then an FMU may contain both distribution types with different DLL names (which correspond to the </w:t>
      </w:r>
      <w:r w:rsidR="00B5129D" w:rsidRPr="0098259C">
        <w:rPr>
          <w:rFonts w:ascii="Courier New" w:hAnsi="Courier New" w:cs="Courier New"/>
          <w:lang w:eastAsia="sv-SE"/>
        </w:rPr>
        <w:t>modelIdentifier</w:t>
      </w:r>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r w:rsidR="00B5129D" w:rsidRPr="0098259C">
        <w:rPr>
          <w:rFonts w:ascii="Courier New" w:hAnsi="Courier New" w:cs="Courier New"/>
          <w:lang w:eastAsia="sv-SE"/>
        </w:rPr>
        <w:t>needsExecutionTool</w:t>
      </w:r>
      <w:r w:rsidR="00B5129D" w:rsidRPr="0098259C">
        <w:rPr>
          <w:lang w:eastAsia="sv-SE"/>
        </w:rPr>
        <w:t xml:space="preserve"> has been introduced both in </w:t>
      </w:r>
      <w:r w:rsidR="00B5129D" w:rsidRPr="0098259C">
        <w:rPr>
          <w:rFonts w:ascii="Courier New" w:hAnsi="Courier New" w:cs="Courier New"/>
          <w:lang w:eastAsia="sv-SE"/>
        </w:rPr>
        <w:t>ModelExchange</w:t>
      </w:r>
      <w:r w:rsidR="00B5129D" w:rsidRPr="0098259C">
        <w:rPr>
          <w:lang w:eastAsia="sv-SE"/>
        </w:rPr>
        <w:t xml:space="preserve"> and in </w:t>
      </w:r>
      <w:r w:rsidR="00B5129D" w:rsidRPr="0098259C">
        <w:rPr>
          <w:rFonts w:ascii="Courier New" w:hAnsi="Courier New" w:cs="Courier New"/>
          <w:lang w:eastAsia="sv-SE"/>
        </w:rPr>
        <w:t>CoSimulation</w:t>
      </w:r>
      <w:r w:rsidR="00B5129D" w:rsidRPr="0098259C">
        <w:rPr>
          <w:lang w:eastAsia="sv-SE"/>
        </w:rPr>
        <w:t xml:space="preserve"> in order to define whether a tool is needed to execute the FMU. The previous elements in </w:t>
      </w:r>
      <w:r w:rsidR="00B5129D" w:rsidRPr="0098259C">
        <w:rPr>
          <w:rFonts w:ascii="Courier New" w:hAnsi="Courier New" w:cs="Courier New"/>
          <w:lang w:eastAsia="sv-SE"/>
        </w:rPr>
        <w:t>CoSimulation_Tool</w:t>
      </w:r>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The state machines of ModelExchange and CoSimulation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r w:rsidRPr="0098259C">
        <w:rPr>
          <w:rFonts w:ascii="Courier New" w:hAnsi="Courier New" w:cs="Courier New"/>
          <w:lang w:eastAsia="sv-SE"/>
        </w:rPr>
        <w:t>LogCategory</w:t>
      </w:r>
      <w:r w:rsidRPr="0098259C">
        <w:rPr>
          <w:lang w:eastAsia="sv-SE"/>
        </w:rPr>
        <w:t xml:space="preserve"> </w:t>
      </w:r>
      <w:r w:rsidR="00B13060" w:rsidRPr="0098259C">
        <w:rPr>
          <w:lang w:eastAsia="sv-SE"/>
        </w:rPr>
        <w:t xml:space="preserve">was </w:t>
      </w:r>
      <w:r w:rsidRPr="0098259C">
        <w:rPr>
          <w:lang w:eastAsia="sv-SE"/>
        </w:rPr>
        <w:t xml:space="preserve">introduced in </w:t>
      </w:r>
      <w:r w:rsidRPr="0098259C">
        <w:rPr>
          <w:rFonts w:ascii="Courier New" w:hAnsi="Courier New" w:cs="Courier New"/>
          <w:lang w:eastAsia="sv-SE"/>
        </w:rPr>
        <w:t>fmiModelDescription</w:t>
      </w:r>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r w:rsidR="00B13060" w:rsidRPr="0098259C">
        <w:rPr>
          <w:rFonts w:ascii="Courier New" w:hAnsi="Courier New" w:cs="Courier New"/>
          <w:lang w:eastAsia="sv-SE"/>
        </w:rPr>
        <w:t>logEvent</w:t>
      </w:r>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r w:rsidR="0035083F" w:rsidRPr="0098259C">
        <w:rPr>
          <w:rFonts w:ascii="Courier New" w:hAnsi="Courier New" w:cs="Courier New"/>
          <w:lang w:eastAsia="sv-SE"/>
        </w:rPr>
        <w:t>LogCategory</w:t>
      </w:r>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r w:rsidRPr="0098259C">
        <w:rPr>
          <w:rFonts w:ascii="Courier New" w:hAnsi="Courier New" w:cs="Courier New"/>
          <w:lang w:eastAsia="sv-SE"/>
        </w:rPr>
        <w:t>ScalarVariable</w:t>
      </w:r>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r w:rsidR="008132D2" w:rsidRPr="0098259C">
        <w:rPr>
          <w:rStyle w:val="CODE"/>
        </w:rPr>
        <w:t>DirectDependency</w:t>
      </w:r>
      <w:r w:rsidR="008132D2" w:rsidRPr="0098259C">
        <w:rPr>
          <w:lang w:eastAsia="sv-SE"/>
        </w:rPr>
        <w:t xml:space="preserve"> in </w:t>
      </w:r>
      <w:r w:rsidR="008132D2" w:rsidRPr="0098259C">
        <w:rPr>
          <w:rStyle w:val="CODE"/>
        </w:rPr>
        <w:t>ScalarVariable</w:t>
      </w:r>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r w:rsidR="00EF1A41" w:rsidRPr="00651DCF">
        <w:rPr>
          <w:rStyle w:val="CODE"/>
        </w:rPr>
        <w:t>InputDependency</w:t>
      </w:r>
      <w:r w:rsidR="00EF1A41" w:rsidRPr="0098259C">
        <w:rPr>
          <w:lang w:eastAsia="sv-SE"/>
        </w:rPr>
        <w:t xml:space="preserve"> attribute inside </w:t>
      </w:r>
      <w:r w:rsidR="005E26FE">
        <w:rPr>
          <w:lang w:eastAsia="sv-SE"/>
        </w:rPr>
        <w:t>&lt;</w:t>
      </w:r>
      <w:r w:rsidR="00EF1A41" w:rsidRPr="00651DCF">
        <w:rPr>
          <w:rStyle w:val="CODE"/>
        </w:rPr>
        <w:t>fmiModelDescription</w:t>
      </w:r>
      <w:r w:rsidR="005E26FE">
        <w:rPr>
          <w:rStyle w:val="CODE"/>
        </w:rPr>
        <w:t>&gt;&lt;</w:t>
      </w:r>
      <w:r w:rsidR="00EF1A41" w:rsidRPr="00651DCF">
        <w:rPr>
          <w:rStyle w:val="CODE"/>
        </w:rPr>
        <w:t>ModelStructure</w:t>
      </w:r>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ComponentEnvironment componentEnvironment</w:t>
      </w:r>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r w:rsidRPr="0098259C">
        <w:rPr>
          <w:rStyle w:val="CODE"/>
        </w:rPr>
        <w:t>valueReference</w:t>
      </w:r>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r w:rsidR="009E1772" w:rsidRPr="0098259C">
        <w:rPr>
          <w:rFonts w:ascii="Courier New" w:hAnsi="Courier New" w:cs="Courier New"/>
          <w:lang w:eastAsia="sv-SE"/>
        </w:rPr>
        <w:t>TypeDefinition</w:t>
      </w:r>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fmiFunctions.h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4C0F999B"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r w:rsidRPr="0098259C">
        <w:rPr>
          <w:rFonts w:ascii="Courier New" w:hAnsi="Courier New" w:cs="Courier New"/>
          <w:lang w:eastAsia="sv-SE"/>
        </w:rPr>
        <w:t>fmiResetModel</w:t>
      </w:r>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D55E95">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r w:rsidR="00802A13" w:rsidRPr="0098259C">
        <w:rPr>
          <w:rFonts w:ascii="Courier New" w:hAnsi="Courier New" w:cs="Courier New"/>
          <w:lang w:eastAsia="sv-SE"/>
        </w:rPr>
        <w:t>canGetAndSetFMUstate</w:t>
      </w:r>
      <w:r w:rsidR="00802A13" w:rsidRPr="0098259C">
        <w:rPr>
          <w:lang w:eastAsia="sv-SE"/>
        </w:rPr>
        <w:t xml:space="preserve">, </w:t>
      </w:r>
      <w:r w:rsidR="00802A13" w:rsidRPr="0098259C">
        <w:rPr>
          <w:rFonts w:ascii="Courier New" w:hAnsi="Courier New" w:cs="Courier New"/>
          <w:lang w:eastAsia="sv-SE"/>
        </w:rPr>
        <w:t>canSerializeFMUstate</w:t>
      </w:r>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r w:rsidRPr="0098259C">
        <w:rPr>
          <w:rFonts w:ascii="Courier New" w:hAnsi="Courier New" w:cs="Courier New"/>
          <w:lang w:eastAsia="sv-SE"/>
        </w:rPr>
        <w:t>fmiBoolean</w:t>
      </w:r>
      <w:r w:rsidRPr="0098259C">
        <w:rPr>
          <w:lang w:eastAsia="sv-SE"/>
        </w:rPr>
        <w:t xml:space="preserve"> in </w:t>
      </w:r>
      <w:r w:rsidR="00950F8C">
        <w:rPr>
          <w:rStyle w:val="CODE"/>
        </w:rPr>
        <w:t xml:space="preserve">fmiTypesPlatform.h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r w:rsidRPr="0098259C">
        <w:rPr>
          <w:rFonts w:ascii="Courier New" w:hAnsi="Courier New" w:cs="Courier New"/>
          <w:lang w:eastAsia="sv-SE"/>
        </w:rPr>
        <w:t>fmiComponent</w:t>
      </w:r>
      <w:r w:rsidRPr="0098259C">
        <w:rPr>
          <w:lang w:eastAsia="sv-SE"/>
        </w:rPr>
        <w:t xml:space="preserve"> in function pointer </w:t>
      </w:r>
      <w:r w:rsidRPr="0098259C">
        <w:rPr>
          <w:rFonts w:ascii="Courier New" w:hAnsi="Courier New" w:cs="Courier New"/>
          <w:lang w:eastAsia="sv-SE"/>
        </w:rPr>
        <w:t>stepFinished</w:t>
      </w:r>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r w:rsidRPr="0098259C">
        <w:rPr>
          <w:rFonts w:ascii="Courier New" w:hAnsi="Courier New" w:cs="Courier New"/>
          <w:lang w:eastAsia="sv-SE"/>
        </w:rPr>
        <w:t>stepFinished</w:t>
      </w:r>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In section 2.3 it is now stated, that the FMU must include all referenced resources. This means especially that for Microsoft VisualStudio the option “MT” has to be used when constructing a DLL in order to include the run-time environment of VisualStudio in the DLL.</w:t>
      </w:r>
    </w:p>
    <w:p w14:paraId="65EF34BA" w14:textId="69D732EB" w:rsidR="004330BC" w:rsidRDefault="004330BC" w:rsidP="004865EB">
      <w:pPr>
        <w:pStyle w:val="BulletItemFirst"/>
        <w:spacing w:before="120"/>
        <w:ind w:left="238" w:hanging="238"/>
        <w:rPr>
          <w:lang w:eastAsia="sv-SE"/>
        </w:rPr>
      </w:pPr>
      <w:r>
        <w:rPr>
          <w:lang w:eastAsia="sv-SE"/>
        </w:rPr>
        <w:t>Fixing ticket #75:</w:t>
      </w:r>
      <w:r>
        <w:rPr>
          <w:lang w:eastAsia="sv-SE"/>
        </w:rPr>
        <w:br/>
      </w:r>
      <w:r w:rsidR="006F33C5">
        <w:rPr>
          <w:lang w:eastAsia="sv-SE"/>
        </w:rPr>
        <w:t xml:space="preserve">Since states are now explicitly defined in the xml-file, function </w:t>
      </w:r>
      <w:r w:rsidR="006F33C5" w:rsidRPr="004865EB">
        <w:rPr>
          <w:rStyle w:val="CODE"/>
        </w:rPr>
        <w:t>fmiGetStateValueReferences</w:t>
      </w:r>
      <w:r w:rsidR="006F33C5">
        <w:rPr>
          <w:lang w:eastAsia="sv-SE"/>
        </w:rPr>
        <w:t xml:space="preserve"> is no longer needed, as well as the special type </w:t>
      </w:r>
      <w:r w:rsidR="006F33C5" w:rsidRPr="004865EB">
        <w:rPr>
          <w:rStyle w:val="CODE"/>
        </w:rPr>
        <w:t>fmiUndefinedValueReference</w:t>
      </w:r>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r w:rsidRPr="00AE2A4F">
        <w:rPr>
          <w:rStyle w:val="CODE"/>
        </w:rPr>
        <w:t>noSetFMUStatePriorToCurrentPoint</w:t>
      </w:r>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D2781E">
        <w:rPr>
          <w:rStyle w:val="CODE"/>
        </w:rPr>
        <w:t>fmi2</w:t>
      </w:r>
      <w:r w:rsidRPr="00D2781E">
        <w:rPr>
          <w:rStyle w:val="CODE"/>
        </w:rPr>
        <w:t>ValueReference</w:t>
      </w:r>
      <w:r>
        <w:rPr>
          <w:lang w:eastAsia="sv-SE"/>
        </w:rPr>
        <w:t xml:space="preserve"> has been changed from “</w:t>
      </w:r>
      <w:r w:rsidRPr="00D2781E">
        <w:rPr>
          <w:rStyle w:val="CODE"/>
        </w:rPr>
        <w:t>unsigned int</w:t>
      </w:r>
      <w:r>
        <w:rPr>
          <w:lang w:eastAsia="sv-SE"/>
        </w:rPr>
        <w:t>” to “</w:t>
      </w:r>
      <w:r w:rsidRPr="00D2781E">
        <w:rPr>
          <w:rStyle w:val="CODE"/>
        </w:rPr>
        <w:t>size_t</w:t>
      </w:r>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r w:rsidRPr="00D2781E">
        <w:rPr>
          <w:rStyle w:val="CODE"/>
        </w:rPr>
        <w:t>fmiTerminate</w:t>
      </w:r>
      <w:r w:rsidR="006940C6" w:rsidRPr="00D2781E">
        <w:rPr>
          <w:rStyle w:val="CODE"/>
        </w:rPr>
        <w:t>Slave</w:t>
      </w:r>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fmi to </w:t>
      </w:r>
      <w:r w:rsidRPr="00D2781E">
        <w:rPr>
          <w:rFonts w:ascii="Courier New" w:hAnsi="Courier New" w:cs="Courier New"/>
          <w:lang w:eastAsia="sv-SE"/>
        </w:rPr>
        <w:t>fmi2</w:t>
      </w:r>
      <w:r>
        <w:rPr>
          <w:lang w:eastAsia="sv-SE"/>
        </w:rPr>
        <w:t xml:space="preserve"> in *.h, *.xsd, *.png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r w:rsidRPr="0098259C">
        <w:rPr>
          <w:rFonts w:ascii="Courier New" w:hAnsi="Courier New" w:cs="Courier New"/>
          <w:lang w:eastAsia="sv-SE"/>
        </w:rPr>
        <w:t>fmiInitialize</w:t>
      </w:r>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r w:rsidRPr="00D2781E">
        <w:rPr>
          <w:rStyle w:val="CODE"/>
        </w:rPr>
        <w:t>stepEvent</w:t>
      </w:r>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r w:rsidRPr="00D2781E">
        <w:rPr>
          <w:rStyle w:val="CODE"/>
        </w:rPr>
        <w:t>numberOfScalarVariables</w:t>
      </w:r>
      <w:r w:rsidRPr="00E57D40">
        <w:rPr>
          <w:rStyle w:val="FormatvorlageArial"/>
          <w:szCs w:val="21"/>
        </w:rPr>
        <w:t>”, “</w:t>
      </w:r>
      <w:r w:rsidRPr="00D2781E">
        <w:rPr>
          <w:rStyle w:val="CODE"/>
        </w:rPr>
        <w:t>numberOfContinuousStates</w:t>
      </w:r>
      <w:r w:rsidRPr="00E57D40">
        <w:rPr>
          <w:rStyle w:val="FormatvorlageArial"/>
          <w:szCs w:val="21"/>
        </w:rPr>
        <w:t>”, “</w:t>
      </w:r>
      <w:r w:rsidRPr="00D2781E">
        <w:rPr>
          <w:rStyle w:val="CODE"/>
        </w:rPr>
        <w:t>numberOfInputs</w:t>
      </w:r>
      <w:r w:rsidRPr="00E57D40">
        <w:rPr>
          <w:rStyle w:val="FormatvorlageArial"/>
          <w:szCs w:val="21"/>
        </w:rPr>
        <w:t>”, “</w:t>
      </w:r>
      <w:r w:rsidRPr="00D2781E">
        <w:rPr>
          <w:rStyle w:val="CODE"/>
        </w:rPr>
        <w:t>numberOfOutputs</w:t>
      </w:r>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409" w:name="_Toc55136533"/>
      <w:r w:rsidRPr="0098259C">
        <w:t>Contributors</w:t>
      </w:r>
      <w:bookmarkEnd w:id="409"/>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Johan Akesson, Modelon,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Christoph Clauss, Fraunhofer IIS EAS, Germany</w:t>
      </w:r>
    </w:p>
    <w:p w14:paraId="10F48FB3" w14:textId="635FE275" w:rsidR="00A4134E" w:rsidRPr="00C13813" w:rsidRDefault="00A4134E" w:rsidP="00A4134E">
      <w:pPr>
        <w:pStyle w:val="Textkrper"/>
        <w:spacing w:before="0"/>
        <w:ind w:left="720"/>
        <w:rPr>
          <w:lang w:val="de-DE"/>
        </w:rPr>
      </w:pPr>
      <w:r w:rsidRPr="00C13813">
        <w:rPr>
          <w:lang w:val="de-DE"/>
        </w:rPr>
        <w:t>Hilding Elmqvist, Dassault Systèmes, Sweden</w:t>
      </w:r>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Andreas Junghanns, QTronic, Germany</w:t>
      </w:r>
    </w:p>
    <w:p w14:paraId="24EB1A40" w14:textId="77777777" w:rsidR="00A4134E" w:rsidRDefault="00A4134E" w:rsidP="00A4134E">
      <w:pPr>
        <w:pStyle w:val="Textkrper"/>
        <w:spacing w:before="0"/>
        <w:ind w:left="720"/>
      </w:pPr>
      <w:r w:rsidRPr="0098259C">
        <w:t>Jakob Mauss, QTronic, Germany</w:t>
      </w:r>
    </w:p>
    <w:p w14:paraId="6A5ACDCF" w14:textId="77777777" w:rsidR="005D0DA3" w:rsidRPr="004865EB" w:rsidRDefault="005D0DA3" w:rsidP="004865EB">
      <w:pPr>
        <w:pStyle w:val="Textkrper"/>
        <w:spacing w:before="0"/>
        <w:ind w:left="720"/>
        <w:rPr>
          <w:lang w:val="de-DE"/>
        </w:rPr>
      </w:pPr>
      <w:r w:rsidRPr="004865EB">
        <w:rPr>
          <w:lang w:val="de-DE"/>
        </w:rPr>
        <w:t>Iakov Nakhimovski, Modelon, Sweden</w:t>
      </w:r>
    </w:p>
    <w:p w14:paraId="38965FC2" w14:textId="77777777" w:rsidR="005F0FE3" w:rsidRPr="00D331DC" w:rsidRDefault="005F0FE3" w:rsidP="005F0FE3">
      <w:pPr>
        <w:pStyle w:val="Textkrper-Zeileneinzug"/>
        <w:ind w:left="720" w:firstLine="0"/>
        <w:rPr>
          <w:lang w:val="de-DE"/>
        </w:rPr>
      </w:pPr>
      <w:r w:rsidRPr="00D331DC">
        <w:rPr>
          <w:lang w:val="de-DE"/>
        </w:rPr>
        <w:t>Dietmar Neumerkel,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s and tables for the Calling Sequences for Model Exchange and Co-Simulation are from Jakob Mauss (QTronic).</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Karl Wernersson, and</w:t>
      </w:r>
      <w:r w:rsidRPr="0098259C">
        <w:t xml:space="preserve"> </w:t>
      </w:r>
      <w:r w:rsidR="0098389B" w:rsidRPr="0098259C">
        <w:t>Sven Erik Mattson</w:t>
      </w:r>
      <w:r w:rsidR="0098389B">
        <w:t>,</w:t>
      </w:r>
      <w:r w:rsidR="00840DE4">
        <w:t xml:space="preserve"> </w:t>
      </w:r>
      <w:r w:rsidRPr="0098259C">
        <w:t>Dassault Systèmes</w:t>
      </w:r>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Modelon AB, Sweden</w:t>
      </w:r>
      <w:r>
        <w:t xml:space="preserve"> </w:t>
      </w:r>
    </w:p>
    <w:p w14:paraId="638A0837" w14:textId="55A14472" w:rsidR="000625B1" w:rsidRDefault="006313B2" w:rsidP="002F3E46">
      <w:pPr>
        <w:pStyle w:val="Textkrper"/>
        <w:spacing w:before="0"/>
        <w:ind w:left="1440" w:hanging="720"/>
      </w:pPr>
      <w:r>
        <w:t xml:space="preserve">LMS Imagine.Lab AMESim by Antoine Viel, </w:t>
      </w:r>
      <w:r w:rsidR="0058564A" w:rsidRPr="0058564A">
        <w:t>Siemens PLM Software, France</w:t>
      </w:r>
    </w:p>
    <w:p w14:paraId="1BC13EDE" w14:textId="0A588FBA" w:rsidR="000625B1" w:rsidRDefault="000625B1" w:rsidP="002F3E46">
      <w:pPr>
        <w:pStyle w:val="Textkrper"/>
        <w:spacing w:before="0"/>
        <w:ind w:left="1440" w:hanging="720"/>
      </w:pPr>
      <w:r>
        <w:t>MapleSim,</w:t>
      </w:r>
      <w:r w:rsidR="005D5AF5">
        <w:t xml:space="preserve"> by Kaska Kowalska,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QTronic, Germany</w:t>
      </w:r>
    </w:p>
    <w:p w14:paraId="22FB41F8" w14:textId="77777777" w:rsidR="00126C04" w:rsidRDefault="000625B1" w:rsidP="002F3E46">
      <w:pPr>
        <w:pStyle w:val="Textkrper"/>
        <w:spacing w:before="0"/>
        <w:ind w:left="1440" w:hanging="720"/>
      </w:pPr>
      <w:r>
        <w:t>SimulationX</w:t>
      </w:r>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by Irina Zacharias, Andreas Pillekeit, dSPACE</w:t>
      </w:r>
      <w:r w:rsidR="0058564A">
        <w:t xml:space="preserve"> GmbH</w:t>
      </w:r>
      <w:r w:rsidRPr="002F3E46">
        <w:t>, Germany</w:t>
      </w:r>
    </w:p>
    <w:p w14:paraId="39F0D553" w14:textId="00C9FBAE" w:rsidR="000740AC" w:rsidRPr="003200BB" w:rsidRDefault="000740AC" w:rsidP="002F3E46">
      <w:pPr>
        <w:pStyle w:val="Textkrper"/>
        <w:spacing w:before="0"/>
        <w:ind w:left="1440" w:hanging="720"/>
      </w:pPr>
      <w:r>
        <w:t>xMOD by Mongi ben Gaid</w:t>
      </w:r>
      <w:r w:rsidR="003200BB">
        <w:t xml:space="preserve">, </w:t>
      </w:r>
      <w:r w:rsidR="003200BB" w:rsidRPr="002F3E46">
        <w:t>Bertrand Hugon, Bruno Léty, and Fabien Debertolis</w:t>
      </w:r>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The open source FMITest library (</w:t>
      </w:r>
      <w:hyperlink r:id="rId140" w:history="1">
        <w:r w:rsidR="0086770D">
          <w:rPr>
            <w:rStyle w:val="Hyperlink"/>
          </w:rPr>
          <w:t>https://github.com/modelica/FMIModelicaTest</w:t>
        </w:r>
      </w:hyperlink>
      <w:r>
        <w:t>) to test difficult cases of connected FMUs was implemente</w:t>
      </w:r>
      <w:r w:rsidR="00126C04">
        <w:t>d by Martin Otter (DLR, Germany) based on suggestions by Hilding Elmqvist (Dassault Systèmes,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Johan Akesson, Modelon, Sweden</w:t>
      </w:r>
    </w:p>
    <w:p w14:paraId="4C1CD0CB" w14:textId="77777777" w:rsidR="005D0DA3" w:rsidRPr="00D4342E" w:rsidRDefault="005D0DA3" w:rsidP="005D0DA3">
      <w:pPr>
        <w:ind w:left="709"/>
      </w:pPr>
      <w:r w:rsidRPr="00D4342E">
        <w:t>Christian Andersson</w:t>
      </w:r>
      <w:r>
        <w:t xml:space="preserve">, </w:t>
      </w:r>
      <w:r w:rsidRPr="00D4342E">
        <w:t>Modelon</w:t>
      </w:r>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r w:rsidRPr="0098259C">
        <w:t>Mongi Ben-Gaid,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Christoph Clauss, Fraunhofer IIS EAS, Germany</w:t>
      </w:r>
    </w:p>
    <w:p w14:paraId="39B7508F" w14:textId="77777777" w:rsidR="005F0FE3" w:rsidRPr="00A0705A" w:rsidRDefault="005F0FE3" w:rsidP="005F0FE3">
      <w:pPr>
        <w:pStyle w:val="Textkrper-Zeileneinzug"/>
        <w:ind w:left="720" w:firstLine="0"/>
      </w:pPr>
      <w:r w:rsidRPr="00A0705A">
        <w:t>Alex Eichberger, SIMPACK AG, Germany</w:t>
      </w:r>
    </w:p>
    <w:p w14:paraId="489A6068" w14:textId="036BBE79" w:rsidR="005F0FE3" w:rsidRPr="00A0705A" w:rsidRDefault="005F0FE3" w:rsidP="005F0FE3">
      <w:pPr>
        <w:pStyle w:val="Textkrper"/>
        <w:spacing w:before="0"/>
        <w:ind w:left="720"/>
      </w:pPr>
      <w:r w:rsidRPr="00A0705A">
        <w:t>Hilding Elmqvist, Dassault Systèmes, Sweden</w:t>
      </w:r>
    </w:p>
    <w:p w14:paraId="6571432E" w14:textId="77777777" w:rsidR="00184560" w:rsidRPr="002F3E46" w:rsidRDefault="00184560" w:rsidP="00184560">
      <w:pPr>
        <w:pStyle w:val="Textkrper"/>
        <w:spacing w:before="0"/>
        <w:ind w:left="720"/>
      </w:pPr>
      <w:r w:rsidRPr="002F3E46">
        <w:t>Rüdiger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Peter Fritzson, PELAB, Sweden</w:t>
      </w:r>
    </w:p>
    <w:p w14:paraId="5F6F2CE9" w14:textId="4357BFFD" w:rsidR="0058564A" w:rsidRPr="00C13813" w:rsidRDefault="0058564A" w:rsidP="004865EB">
      <w:pPr>
        <w:pStyle w:val="Textkrper"/>
        <w:spacing w:before="0"/>
        <w:ind w:left="720"/>
        <w:rPr>
          <w:lang w:val="de-DE"/>
        </w:rPr>
      </w:pPr>
      <w:r w:rsidRPr="0058564A">
        <w:rPr>
          <w:lang w:val="de-DE"/>
        </w:rPr>
        <w:t>Rafael Gilles (Erbacher), dSPACE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Anton Haumer, Modelon, Germany</w:t>
      </w:r>
    </w:p>
    <w:p w14:paraId="087E0CBD" w14:textId="77777777" w:rsidR="005F0FE3" w:rsidRPr="00B96AA8" w:rsidRDefault="005F0FE3" w:rsidP="005F0FE3">
      <w:pPr>
        <w:pStyle w:val="Textkrper"/>
        <w:spacing w:before="0"/>
        <w:ind w:left="720"/>
      </w:pPr>
      <w:r w:rsidRPr="00B96AA8">
        <w:t>Andreas Junghanns, QTronic, Germany</w:t>
      </w:r>
    </w:p>
    <w:p w14:paraId="66BB6522" w14:textId="5776DF67" w:rsidR="005D0DA3" w:rsidRPr="00B96AA8" w:rsidRDefault="005D0DA3" w:rsidP="004865EB">
      <w:pPr>
        <w:ind w:left="709"/>
      </w:pPr>
      <w:r w:rsidRPr="00B96AA8">
        <w:t xml:space="preserve">Karsten Krügel, </w:t>
      </w:r>
      <w:r w:rsidR="00591A14" w:rsidRPr="00B96AA8">
        <w:t xml:space="preserve">dSPACE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Jakob Mauss, QTronic,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Dietmar Neumerkel, Daimler AG, Germany</w:t>
      </w:r>
    </w:p>
    <w:p w14:paraId="4E62CC38" w14:textId="798CB63A" w:rsidR="001D3504" w:rsidRPr="00021D03" w:rsidRDefault="001D3504" w:rsidP="001D3504">
      <w:pPr>
        <w:pStyle w:val="Textkrper"/>
        <w:spacing w:before="0"/>
        <w:ind w:left="720"/>
        <w:rPr>
          <w:lang w:val="de-DE"/>
        </w:rPr>
      </w:pPr>
      <w:r w:rsidRPr="00021D03">
        <w:rPr>
          <w:lang w:val="de-DE"/>
        </w:rPr>
        <w:t>Peter Nilsson, Dassault Systèmes, Sweden</w:t>
      </w:r>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Nicolas Pernet</w:t>
      </w:r>
      <w:r>
        <w:t>, IFPEN, France</w:t>
      </w:r>
    </w:p>
    <w:p w14:paraId="4403C3AF" w14:textId="4753B3F3" w:rsidR="005D0DA3" w:rsidRPr="004865EB" w:rsidRDefault="005D0DA3" w:rsidP="004865EB">
      <w:pPr>
        <w:ind w:left="709"/>
      </w:pPr>
      <w:r w:rsidRPr="00D4342E">
        <w:t>Andreas Pillekeit</w:t>
      </w:r>
      <w:r>
        <w:t xml:space="preserve">, </w:t>
      </w:r>
      <w:r w:rsidR="00591A14">
        <w:t xml:space="preserve">dSPACE </w:t>
      </w:r>
      <w:r w:rsidR="0058564A">
        <w:t>GmbH</w:t>
      </w:r>
      <w:r>
        <w:t>, Germany</w:t>
      </w:r>
      <w:r w:rsidR="005D5AF5">
        <w:br/>
      </w:r>
      <w:r w:rsidR="005D5AF5" w:rsidRPr="0098259C">
        <w:t>Bernd Relovsky, Daimler AG, Germany</w:t>
      </w:r>
    </w:p>
    <w:p w14:paraId="5F76DC2D" w14:textId="77777777" w:rsidR="00521F2D" w:rsidRPr="004865EB" w:rsidRDefault="00521F2D" w:rsidP="005F0FE3">
      <w:pPr>
        <w:pStyle w:val="Textkrper"/>
        <w:spacing w:before="0"/>
        <w:ind w:left="720"/>
      </w:pPr>
      <w:r w:rsidRPr="004865EB">
        <w:t>Tom Schierz, University Halle, Germany</w:t>
      </w:r>
    </w:p>
    <w:p w14:paraId="6DE98EC0" w14:textId="712B58AD" w:rsidR="005D0DA3" w:rsidRPr="0018515B" w:rsidRDefault="005D0DA3" w:rsidP="004865EB">
      <w:pPr>
        <w:ind w:left="709"/>
      </w:pPr>
      <w:r w:rsidRPr="0018515B">
        <w:t>Chad Schmitke,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Karl Wernersson</w:t>
      </w:r>
      <w:r>
        <w:t xml:space="preserve">, </w:t>
      </w:r>
      <w:r w:rsidRPr="0048223C">
        <w:t>Dassault Systèmes, Sweden</w:t>
      </w:r>
    </w:p>
    <w:p w14:paraId="6BFBD3EC" w14:textId="4A93D4FB" w:rsidR="00591A14" w:rsidRPr="0098259C" w:rsidRDefault="00591A14" w:rsidP="005F0FE3">
      <w:pPr>
        <w:pStyle w:val="Textkrper"/>
        <w:spacing w:before="0"/>
        <w:ind w:left="720"/>
      </w:pPr>
      <w:r w:rsidRPr="00591A14">
        <w:t>Irina Zacharias</w:t>
      </w:r>
      <w:r>
        <w:t>, dSPACE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Peter Aaronsson, MathCore,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410" w:name="_Toc55136534"/>
      <w:r>
        <w:t>F</w:t>
      </w:r>
      <w:r w:rsidR="001F176C">
        <w:t>MI 2.0.1 m</w:t>
      </w:r>
      <w:r>
        <w:t>a</w:t>
      </w:r>
      <w:r w:rsidR="00460616">
        <w:t>i</w:t>
      </w:r>
      <w:r>
        <w:t xml:space="preserve">ntenane release: </w:t>
      </w:r>
      <w:r w:rsidR="001F176C">
        <w:t>c</w:t>
      </w:r>
      <w:r>
        <w:t>hanges and contributors</w:t>
      </w:r>
      <w:bookmarkEnd w:id="410"/>
    </w:p>
    <w:p w14:paraId="50AE9120" w14:textId="1CDBC067" w:rsidR="00F523A4" w:rsidRDefault="00EC0BA9" w:rsidP="00D2781E">
      <w:pPr>
        <w:pStyle w:val="Textkrper"/>
        <w:rPr>
          <w:spacing w:val="0"/>
        </w:rPr>
      </w:pPr>
      <w:r>
        <w:rPr>
          <w:spacing w:val="0"/>
        </w:rPr>
        <w:t>The changes w.r.t</w:t>
      </w:r>
      <w:r w:rsidR="0025180A">
        <w:rPr>
          <w:spacing w:val="0"/>
        </w:rPr>
        <w:t>.</w:t>
      </w:r>
      <w:r>
        <w:rPr>
          <w:spacing w:val="0"/>
        </w:rPr>
        <w:t xml:space="preserve"> </w:t>
      </w:r>
      <w:r w:rsidR="00F523A4">
        <w:rPr>
          <w:spacing w:val="0"/>
        </w:rPr>
        <w:t>FMI 2.0 (clarifications and bugfixes) are summarized on the release page for FMI 2.0.1</w:t>
      </w:r>
      <w:r w:rsidR="00F523A4">
        <w:rPr>
          <w:spacing w:val="0"/>
        </w:rPr>
        <w:br/>
      </w:r>
      <w:hyperlink r:id="rId141"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Andreas Junghanns, QTronic GmbH, Germany</w:t>
      </w:r>
      <w:r>
        <w:br/>
        <w:t xml:space="preserve">Pierre R. Mai, PMSF IT Consulting, </w:t>
      </w:r>
      <w:r w:rsidR="00915C4E">
        <w:t>Germany</w:t>
      </w:r>
      <w:r w:rsidR="00915C4E">
        <w:br/>
        <w:t>Masoud Najafi, Altair</w:t>
      </w:r>
      <w:r>
        <w:t>, France</w:t>
      </w:r>
      <w:r>
        <w:br/>
        <w:t>Andreas Pillekeit, dSPACE GmbH, Germany</w:t>
      </w:r>
      <w:r>
        <w:br/>
        <w:t>Torsten Sommer, Dassault Systèmes, Germany</w:t>
      </w:r>
      <w:r>
        <w:br/>
        <w:t>Karl Wernersson, Dassault Systèmes,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2" w:history="1">
        <w:r w:rsidRPr="009E72A6">
          <w:rPr>
            <w:rStyle w:val="Hyperlink"/>
          </w:rPr>
          <w:t>https://github.com/modelica/fmi-standard/milestone/3</w:t>
        </w:r>
      </w:hyperlink>
      <w:r>
        <w:t xml:space="preserve"> </w:t>
      </w: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411" w:name="_Toc55136535"/>
      <w:r>
        <w:t>FMI 2.0.2 maintenane release: changes and contributors</w:t>
      </w:r>
      <w:bookmarkEnd w:id="411"/>
    </w:p>
    <w:p w14:paraId="5B2F7062" w14:textId="3FCCAF68" w:rsidR="00530EF9" w:rsidRDefault="00530EF9" w:rsidP="00530EF9">
      <w:pPr>
        <w:pStyle w:val="Textkrper"/>
        <w:rPr>
          <w:spacing w:val="0"/>
        </w:rPr>
      </w:pPr>
      <w:r>
        <w:rPr>
          <w:spacing w:val="0"/>
        </w:rPr>
        <w:t>The changes w.r.t.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contributors please refer to the issue tracking system </w:t>
      </w:r>
      <w:hyperlink r:id="rId143"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9E5B13">
      <w:pPr>
        <w:pStyle w:val="Appendix3"/>
      </w:pPr>
      <w:r>
        <w:t>FMI 2.0.3 maintenane release: changes and contributors</w:t>
      </w:r>
    </w:p>
    <w:p w14:paraId="08E12904" w14:textId="1C9A3B6B" w:rsidR="005469A6" w:rsidRDefault="005469A6" w:rsidP="005469A6">
      <w:pPr>
        <w:pStyle w:val="Textkrper"/>
      </w:pPr>
      <w:r>
        <w:t>The changes w.r.t. FMI 2.0.2</w:t>
      </w:r>
      <w:ins w:id="412" w:author="Bertsch Christian (CR/ADX2.2)" w:date="2022-07-25T09:09:00Z">
        <w:r w:rsidR="00FD1161">
          <w:t xml:space="preserve"> </w:t>
        </w:r>
      </w:ins>
      <w:r>
        <w:t xml:space="preserve">(clarifications and bugfixes) are summarized on the release page for FMI 2.0.3 https://github.com/modelica/fmi-standard/releases/tag/v2.0.3 </w:t>
      </w:r>
      <w:r>
        <w:br/>
      </w:r>
    </w:p>
    <w:p w14:paraId="40EF44A9" w14:textId="2D731BC7" w:rsidR="005469A6" w:rsidRDefault="005469A6" w:rsidP="005469A6">
      <w:pPr>
        <w:pStyle w:val="Textkrper"/>
        <w:spacing w:before="0"/>
        <w:rPr>
          <w:ins w:id="413" w:author="Bertsch Christian (CR/ADX2.2)" w:date="2022-07-20T17:32:00Z"/>
        </w:rPr>
      </w:pPr>
      <w:r>
        <w:t xml:space="preserve">For contributors please refer to the issue tracking system </w:t>
      </w:r>
      <w:ins w:id="414" w:author="Bertsch Christian (CR/ADX2.2)" w:date="2022-07-20T17:32:00Z">
        <w:r w:rsidR="00917DAB">
          <w:fldChar w:fldCharType="begin"/>
        </w:r>
        <w:r w:rsidR="00917DAB">
          <w:instrText xml:space="preserve"> HYPERLINK "</w:instrText>
        </w:r>
      </w:ins>
      <w:r w:rsidR="00917DAB">
        <w:instrText>https://github.com/modelica/fmi-standard/milestone/18</w:instrText>
      </w:r>
      <w:ins w:id="415" w:author="Bertsch Christian (CR/ADX2.2)" w:date="2022-07-20T17:32:00Z">
        <w:r w:rsidR="00917DAB">
          <w:instrText xml:space="preserve">" </w:instrText>
        </w:r>
        <w:r w:rsidR="00917DAB">
          <w:fldChar w:fldCharType="separate"/>
        </w:r>
      </w:ins>
      <w:r w:rsidR="00917DAB" w:rsidRPr="00B40B09">
        <w:rPr>
          <w:rStyle w:val="Hyperlink"/>
        </w:rPr>
        <w:t>https://github.com/modelica/fmi-standard/milestone/18</w:t>
      </w:r>
      <w:ins w:id="416" w:author="Bertsch Christian (CR/ADX2.2)" w:date="2022-07-20T17:32:00Z">
        <w:r w:rsidR="00917DAB">
          <w:fldChar w:fldCharType="end"/>
        </w:r>
      </w:ins>
    </w:p>
    <w:p w14:paraId="32D696AA" w14:textId="515C51F9" w:rsidR="00917DAB" w:rsidRDefault="00917DAB" w:rsidP="005469A6">
      <w:pPr>
        <w:pStyle w:val="Textkrper"/>
        <w:spacing w:before="0"/>
        <w:rPr>
          <w:ins w:id="417" w:author="Bertsch Christian (CR/ADX2.2)" w:date="2022-07-20T17:32:00Z"/>
        </w:rPr>
      </w:pPr>
    </w:p>
    <w:p w14:paraId="3F45B63F" w14:textId="445F71B6" w:rsidR="00917DAB" w:rsidRDefault="00917DAB" w:rsidP="00917DAB">
      <w:pPr>
        <w:pStyle w:val="Appendix3"/>
        <w:rPr>
          <w:ins w:id="418" w:author="Bertsch Christian (CR/ADX2.2)" w:date="2022-07-20T17:32:00Z"/>
        </w:rPr>
      </w:pPr>
      <w:ins w:id="419" w:author="Bertsch Christian (CR/ADX2.2)" w:date="2022-07-20T17:32:00Z">
        <w:r>
          <w:t>FMI 2.0.</w:t>
        </w:r>
      </w:ins>
      <w:ins w:id="420" w:author="Bertsch Christian (CR/ADX2.2)" w:date="2022-07-20T17:35:00Z">
        <w:r>
          <w:t>4</w:t>
        </w:r>
      </w:ins>
      <w:ins w:id="421" w:author="Bertsch Christian (CR/ADX2.2)" w:date="2022-07-20T17:32:00Z">
        <w:r>
          <w:t xml:space="preserve"> maintenan</w:t>
        </w:r>
      </w:ins>
      <w:ins w:id="422" w:author="Bertsch Christian (CR/ADX2.2)" w:date="2022-07-25T09:08:00Z">
        <w:r w:rsidR="00FD1161">
          <w:t>c</w:t>
        </w:r>
      </w:ins>
      <w:ins w:id="423" w:author="Bertsch Christian (CR/ADX2.2)" w:date="2022-07-20T17:32:00Z">
        <w:r>
          <w:t>e release: changes and contributors</w:t>
        </w:r>
      </w:ins>
    </w:p>
    <w:p w14:paraId="706D68CC" w14:textId="6603DADA" w:rsidR="00917DAB" w:rsidRDefault="00917DAB" w:rsidP="00917DAB">
      <w:pPr>
        <w:pStyle w:val="Textkrper"/>
        <w:rPr>
          <w:ins w:id="424" w:author="Bertsch Christian (CR/ADX2.2)" w:date="2022-07-20T17:32:00Z"/>
        </w:rPr>
      </w:pPr>
      <w:ins w:id="425" w:author="Bertsch Christian (CR/ADX2.2)" w:date="2022-07-20T17:32:00Z">
        <w:r>
          <w:t>The changes w.r.t. FMI 2.0.2(clarifications and bugfixes) are summarized on the release page for FMI 2.0.3 https://github.com/modelica/fmi-standard/releases/tag/v2.0.</w:t>
        </w:r>
      </w:ins>
      <w:ins w:id="426" w:author="Bertsch Christian (CR/ADX2.2)" w:date="2022-07-20T17:33:00Z">
        <w:r>
          <w:t>4</w:t>
        </w:r>
      </w:ins>
      <w:ins w:id="427" w:author="Bertsch Christian (CR/ADX2.2)" w:date="2022-07-20T17:32:00Z">
        <w:r>
          <w:t xml:space="preserve"> </w:t>
        </w:r>
        <w:r>
          <w:br/>
        </w:r>
      </w:ins>
    </w:p>
    <w:p w14:paraId="305A591D" w14:textId="5EC6FB85" w:rsidR="00917DAB" w:rsidRDefault="00917DAB" w:rsidP="00917DAB">
      <w:pPr>
        <w:pStyle w:val="Textkrper"/>
        <w:spacing w:before="0"/>
        <w:rPr>
          <w:ins w:id="428" w:author="Bertsch Christian (CR/ADX2.2)" w:date="2022-07-20T17:34:00Z"/>
        </w:rPr>
      </w:pPr>
      <w:ins w:id="429" w:author="Bertsch Christian (CR/ADX2.2)" w:date="2022-07-20T17:32:00Z">
        <w:r>
          <w:t xml:space="preserve">For </w:t>
        </w:r>
      </w:ins>
      <w:ins w:id="430" w:author="Bertsch Christian (CR/ADX2.2)" w:date="2022-07-25T09:09:00Z">
        <w:r w:rsidR="00FD1161">
          <w:t>contributors,</w:t>
        </w:r>
      </w:ins>
      <w:ins w:id="431" w:author="Bertsch Christian (CR/ADX2.2)" w:date="2022-07-20T17:32:00Z">
        <w:r>
          <w:t xml:space="preserve"> please refer to the issue tracking system </w:t>
        </w:r>
      </w:ins>
      <w:ins w:id="432" w:author="Bertsch Christian (CR/ADX2.2)" w:date="2022-07-20T17:34:00Z">
        <w:r>
          <w:fldChar w:fldCharType="begin"/>
        </w:r>
        <w:r>
          <w:instrText xml:space="preserve"> HYPERLINK "</w:instrText>
        </w:r>
      </w:ins>
      <w:ins w:id="433" w:author="Bertsch Christian (CR/ADX2.2)" w:date="2022-07-20T17:32:00Z">
        <w:r>
          <w:instrText>https://github.com/modelica/fmi-standard/milestone/</w:instrText>
        </w:r>
      </w:ins>
      <w:ins w:id="434" w:author="Bertsch Christian (CR/ADX2.2)" w:date="2022-07-20T17:34:00Z">
        <w:r>
          <w:instrText xml:space="preserve">22" </w:instrText>
        </w:r>
        <w:r>
          <w:fldChar w:fldCharType="separate"/>
        </w:r>
      </w:ins>
      <w:ins w:id="435" w:author="Bertsch Christian (CR/ADX2.2)" w:date="2022-07-20T17:32:00Z">
        <w:r w:rsidRPr="00B40B09">
          <w:rPr>
            <w:rStyle w:val="Hyperlink"/>
          </w:rPr>
          <w:t>https://github.com/modelica/fmi-standard/milestone/</w:t>
        </w:r>
      </w:ins>
      <w:ins w:id="436" w:author="Bertsch Christian (CR/ADX2.2)" w:date="2022-07-20T17:34:00Z">
        <w:r w:rsidRPr="00B40B09">
          <w:rPr>
            <w:rStyle w:val="Hyperlink"/>
          </w:rPr>
          <w:t>22</w:t>
        </w:r>
        <w:r>
          <w:fldChar w:fldCharType="end"/>
        </w:r>
      </w:ins>
    </w:p>
    <w:p w14:paraId="0894B4A4" w14:textId="77777777" w:rsidR="00917DAB" w:rsidRPr="0098259C" w:rsidRDefault="00917DAB" w:rsidP="00917DAB">
      <w:pPr>
        <w:pStyle w:val="Textkrper"/>
        <w:spacing w:before="0"/>
        <w:rPr>
          <w:ins w:id="437" w:author="Bertsch Christian (CR/ADX2.2)" w:date="2022-07-20T17:32:00Z"/>
        </w:rPr>
      </w:pPr>
    </w:p>
    <w:p w14:paraId="5DC19EA3" w14:textId="14C6D6AA" w:rsidR="00917DAB" w:rsidRPr="0098259C" w:rsidRDefault="00917DAB" w:rsidP="005469A6">
      <w:pPr>
        <w:pStyle w:val="Textkrper"/>
        <w:spacing w:before="0"/>
      </w:pPr>
      <w:ins w:id="438" w:author="Bertsch Christian (CR/ADX2.2)" w:date="2022-07-20T17:34:00Z">
        <w:r>
          <w:t xml:space="preserve">For the </w:t>
        </w:r>
      </w:ins>
      <w:ins w:id="439" w:author="Bertsch Christian (CR/ADX2.2)" w:date="2022-07-25T09:09:00Z">
        <w:r w:rsidR="00FD1161">
          <w:t>b</w:t>
        </w:r>
      </w:ins>
      <w:ins w:id="440" w:author="Bertsch Christian (CR/ADX2.2)" w:date="2022-07-20T17:34:00Z">
        <w:r>
          <w:t xml:space="preserve">ackported “Terminals and Icons” and “Build Configuration” </w:t>
        </w:r>
      </w:ins>
      <w:ins w:id="441" w:author="Bertsch Christian (CR/ADX2.2)" w:date="2022-07-25T09:10:00Z">
        <w:r w:rsidR="00FD1161">
          <w:t>f</w:t>
        </w:r>
      </w:ins>
      <w:ins w:id="442" w:author="Bertsch Christian (CR/ADX2.2)" w:date="2022-07-20T17:34:00Z">
        <w:r>
          <w:t xml:space="preserve">eatures refere to </w:t>
        </w:r>
      </w:ins>
      <w:ins w:id="443" w:author="Bertsch Christian (CR/ADX2.2)" w:date="2022-07-20T17:35:00Z">
        <w:r>
          <w:t xml:space="preserve">the contributors list to FMI3.0 </w:t>
        </w:r>
        <w:r>
          <w:fldChar w:fldCharType="begin"/>
        </w:r>
        <w:r>
          <w:instrText xml:space="preserve"> HYPERLINK "</w:instrText>
        </w:r>
        <w:r w:rsidRPr="00917DAB">
          <w:instrText>https://fmi-standard.org/docs/3.0/#_contributors</w:instrText>
        </w:r>
        <w:r>
          <w:instrText xml:space="preserve">" </w:instrText>
        </w:r>
        <w:r>
          <w:fldChar w:fldCharType="separate"/>
        </w:r>
        <w:r w:rsidRPr="00B40B09">
          <w:rPr>
            <w:rStyle w:val="Hyperlink"/>
          </w:rPr>
          <w:t>https://fmi-standard.org/docs/3.0/#_contributors</w:t>
        </w:r>
        <w:r>
          <w:fldChar w:fldCharType="end"/>
        </w:r>
        <w:r>
          <w:t xml:space="preserve"> </w:t>
        </w:r>
      </w:ins>
    </w:p>
    <w:p w14:paraId="0F1ADB1A" w14:textId="77777777" w:rsidR="005469A6" w:rsidRDefault="005469A6" w:rsidP="00D2781E">
      <w:pPr>
        <w:pStyle w:val="Textkrper"/>
        <w:spacing w:before="0"/>
      </w:pPr>
    </w:p>
    <w:p w14:paraId="44179EAF" w14:textId="697C1A62" w:rsidR="00C12C1B" w:rsidRPr="0098259C" w:rsidRDefault="00C12C1B" w:rsidP="00C12C1B">
      <w:pPr>
        <w:pStyle w:val="Appendix1"/>
      </w:pPr>
      <w:bookmarkStart w:id="444" w:name="_Toc240646383"/>
      <w:bookmarkStart w:id="445" w:name="_Toc247884564"/>
      <w:bookmarkStart w:id="446" w:name="_Toc55136536"/>
      <w:bookmarkEnd w:id="63"/>
      <w:bookmarkEnd w:id="64"/>
      <w:bookmarkEnd w:id="65"/>
      <w:bookmarkEnd w:id="66"/>
      <w:bookmarkEnd w:id="67"/>
      <w:bookmarkEnd w:id="68"/>
      <w:r w:rsidRPr="0098259C">
        <w:t>Glossary</w:t>
      </w:r>
      <w:bookmarkEnd w:id="444"/>
      <w:bookmarkEnd w:id="445"/>
      <w:bookmarkEnd w:id="446"/>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r w:rsidRPr="0098259C">
              <w:t>AUTomotive Open System A</w:t>
            </w:r>
            <w:r w:rsidR="00280342">
              <w:t>R</w:t>
            </w:r>
            <w:r w:rsidRPr="0098259C">
              <w:t>chitecture (</w:t>
            </w:r>
            <w:hyperlink r:id="rId144"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5" w:history="1">
              <w:r w:rsidRPr="0098259C">
                <w:rPr>
                  <w:rStyle w:val="Hyperlink"/>
                </w:rPr>
                <w:t>www.osek-vdx.org</w:t>
              </w:r>
            </w:hyperlink>
            <w:r w:rsidRPr="0098259C">
              <w:t xml:space="preserve">, </w:t>
            </w:r>
            <w:hyperlink r:id="rId146"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1F8CCD6"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D55E95">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77EB2707"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D55E95">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SimulationX,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r w:rsidRPr="00752D45">
              <w:rPr>
                <w:rStyle w:val="CODE"/>
              </w:rPr>
              <w:t>valueReference</w:t>
            </w:r>
            <w:r>
              <w:rPr>
                <w:rFonts w:cs="Arial"/>
              </w:rPr>
              <w:t xml:space="preserve"> in element </w:t>
            </w:r>
            <w:r w:rsidRPr="00752D45">
              <w:rPr>
                <w:rStyle w:val="CODE"/>
              </w:rPr>
              <w:t>ScalarVariable</w:t>
            </w:r>
            <w:r w:rsidRPr="00752D45">
              <w:rPr>
                <w:rFonts w:cs="Arial"/>
              </w:rPr>
              <w:t xml:space="preserve">). Element </w:t>
            </w:r>
            <w:r w:rsidRPr="00752D45">
              <w:rPr>
                <w:rStyle w:val="CODE"/>
              </w:rPr>
              <w:t>valueReference</w:t>
            </w:r>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r w:rsidRPr="00752D45">
              <w:rPr>
                <w:rStyle w:val="CODE"/>
              </w:rPr>
              <w:t>valueReference</w:t>
            </w:r>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r w:rsidRPr="0098259C">
              <w:rPr>
                <w:rFonts w:cs="NimbusRomNo9L-Medi"/>
              </w:rPr>
              <w:t>eXtensible Markup Language (</w:t>
            </w:r>
            <w:hyperlink r:id="rId147"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48"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49"/>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C8B69" w14:textId="77777777" w:rsidR="009C6E6B" w:rsidRDefault="009C6E6B">
      <w:r>
        <w:separator/>
      </w:r>
    </w:p>
  </w:endnote>
  <w:endnote w:type="continuationSeparator" w:id="0">
    <w:p w14:paraId="0271812B" w14:textId="77777777" w:rsidR="009C6E6B" w:rsidRDefault="009C6E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71C2B" w14:textId="77777777" w:rsidR="009C6E6B" w:rsidRDefault="009C6E6B">
      <w:r>
        <w:separator/>
      </w:r>
    </w:p>
  </w:footnote>
  <w:footnote w:type="continuationSeparator" w:id="0">
    <w:p w14:paraId="2DD30940" w14:textId="77777777" w:rsidR="009C6E6B" w:rsidRDefault="009C6E6B">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30EF9" w:rsidRPr="003200BB" w:rsidRDefault="00530EF9">
      <w:pPr>
        <w:pStyle w:val="Funotentext"/>
      </w:pPr>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90433" w14:textId="773F8CA4"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r w:rsidR="00B20A8B">
      <w:rPr>
        <w:color w:val="000000" w:themeColor="text1"/>
      </w:rPr>
      <w:t>4</w:t>
    </w:r>
  </w:p>
  <w:p w14:paraId="4812F36A" w14:textId="6006F4E9"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del w:id="0" w:author="Bertsch Christian (CR/ADX2.2)" w:date="2022-07-20T17:32:00Z">
      <w:r w:rsidR="00B20A8B" w:rsidDel="00917DAB">
        <w:rPr>
          <w:color w:val="000000" w:themeColor="text1"/>
        </w:rPr>
        <w:delText>XXXX</w:delText>
      </w:r>
    </w:del>
    <w:ins w:id="1" w:author="Bertsch Christian (CR/ADX2.2)" w:date="2022-07-20T17:32:00Z">
      <w:r w:rsidR="00917DAB">
        <w:rPr>
          <w:color w:val="000000" w:themeColor="text1"/>
        </w:rPr>
        <w:t>13.09.2022</w:t>
      </w:r>
    </w:ins>
  </w:p>
  <w:p w14:paraId="1A111003" w14:textId="2828ED3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95362">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795362">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10C2EAB"/>
    <w:multiLevelType w:val="hybridMultilevel"/>
    <w:tmpl w:val="2DC09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9"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30"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1"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2"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5"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7"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40"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1"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3"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4"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5"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6"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8"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9"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3"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5"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6"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7"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8"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9"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0"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1"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2"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3"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4"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6"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8"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9"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0"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1"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2"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3"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8"/>
  </w:num>
  <w:num w:numId="2">
    <w:abstractNumId w:val="52"/>
  </w:num>
  <w:num w:numId="3">
    <w:abstractNumId w:val="49"/>
  </w:num>
  <w:num w:numId="4">
    <w:abstractNumId w:val="46"/>
  </w:num>
  <w:num w:numId="5">
    <w:abstractNumId w:val="50"/>
  </w:num>
  <w:num w:numId="6">
    <w:abstractNumId w:val="61"/>
  </w:num>
  <w:num w:numId="7">
    <w:abstractNumId w:val="34"/>
  </w:num>
  <w:num w:numId="8">
    <w:abstractNumId w:val="60"/>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40"/>
  </w:num>
  <w:num w:numId="19">
    <w:abstractNumId w:val="39"/>
  </w:num>
  <w:num w:numId="20">
    <w:abstractNumId w:val="51"/>
  </w:num>
  <w:num w:numId="21">
    <w:abstractNumId w:val="55"/>
  </w:num>
  <w:num w:numId="22">
    <w:abstractNumId w:val="36"/>
  </w:num>
  <w:num w:numId="23">
    <w:abstractNumId w:val="28"/>
  </w:num>
  <w:num w:numId="24">
    <w:abstractNumId w:val="38"/>
  </w:num>
  <w:num w:numId="25">
    <w:abstractNumId w:val="64"/>
  </w:num>
  <w:num w:numId="26">
    <w:abstractNumId w:val="71"/>
  </w:num>
  <w:num w:numId="27">
    <w:abstractNumId w:val="54"/>
  </w:num>
  <w:num w:numId="28">
    <w:abstractNumId w:val="59"/>
  </w:num>
  <w:num w:numId="29">
    <w:abstractNumId w:val="9"/>
  </w:num>
  <w:num w:numId="30">
    <w:abstractNumId w:val="70"/>
  </w:num>
  <w:num w:numId="31">
    <w:abstractNumId w:val="10"/>
  </w:num>
  <w:num w:numId="32">
    <w:abstractNumId w:val="66"/>
  </w:num>
  <w:num w:numId="33">
    <w:abstractNumId w:val="68"/>
  </w:num>
  <w:num w:numId="34">
    <w:abstractNumId w:val="31"/>
  </w:num>
  <w:num w:numId="35">
    <w:abstractNumId w:val="63"/>
  </w:num>
  <w:num w:numId="36">
    <w:abstractNumId w:val="47"/>
  </w:num>
  <w:num w:numId="37">
    <w:abstractNumId w:val="15"/>
  </w:num>
  <w:num w:numId="38">
    <w:abstractNumId w:val="11"/>
  </w:num>
  <w:num w:numId="39">
    <w:abstractNumId w:val="45"/>
  </w:num>
  <w:num w:numId="40">
    <w:abstractNumId w:val="62"/>
  </w:num>
  <w:num w:numId="41">
    <w:abstractNumId w:val="13"/>
  </w:num>
  <w:num w:numId="42">
    <w:abstractNumId w:val="14"/>
  </w:num>
  <w:num w:numId="43">
    <w:abstractNumId w:val="72"/>
  </w:num>
  <w:num w:numId="44">
    <w:abstractNumId w:val="43"/>
  </w:num>
  <w:num w:numId="45">
    <w:abstractNumId w:val="29"/>
  </w:num>
  <w:num w:numId="46">
    <w:abstractNumId w:val="67"/>
  </w:num>
  <w:num w:numId="47">
    <w:abstractNumId w:val="73"/>
  </w:num>
  <w:num w:numId="48">
    <w:abstractNumId w:val="35"/>
  </w:num>
  <w:num w:numId="49">
    <w:abstractNumId w:val="33"/>
  </w:num>
  <w:num w:numId="50">
    <w:abstractNumId w:val="22"/>
  </w:num>
  <w:num w:numId="51">
    <w:abstractNumId w:val="57"/>
  </w:num>
  <w:num w:numId="52">
    <w:abstractNumId w:val="17"/>
  </w:num>
  <w:num w:numId="53">
    <w:abstractNumId w:val="27"/>
  </w:num>
  <w:num w:numId="54">
    <w:abstractNumId w:val="23"/>
  </w:num>
  <w:num w:numId="55">
    <w:abstractNumId w:val="19"/>
  </w:num>
  <w:num w:numId="56">
    <w:abstractNumId w:val="58"/>
  </w:num>
  <w:num w:numId="57">
    <w:abstractNumId w:val="26"/>
  </w:num>
  <w:num w:numId="58">
    <w:abstractNumId w:val="20"/>
  </w:num>
  <w:num w:numId="59">
    <w:abstractNumId w:val="12"/>
  </w:num>
  <w:num w:numId="60">
    <w:abstractNumId w:val="65"/>
  </w:num>
  <w:num w:numId="61">
    <w:abstractNumId w:val="56"/>
  </w:num>
  <w:num w:numId="62">
    <w:abstractNumId w:val="42"/>
  </w:num>
  <w:num w:numId="63">
    <w:abstractNumId w:val="24"/>
  </w:num>
  <w:num w:numId="64">
    <w:abstractNumId w:val="25"/>
  </w:num>
  <w:num w:numId="65">
    <w:abstractNumId w:val="32"/>
  </w:num>
  <w:num w:numId="66">
    <w:abstractNumId w:val="41"/>
  </w:num>
  <w:num w:numId="67">
    <w:abstractNumId w:val="69"/>
  </w:num>
  <w:num w:numId="68">
    <w:abstractNumId w:val="21"/>
  </w:num>
  <w:num w:numId="69">
    <w:abstractNumId w:val="37"/>
  </w:num>
  <w:num w:numId="70">
    <w:abstractNumId w:val="18"/>
  </w:num>
  <w:num w:numId="71">
    <w:abstractNumId w:val="44"/>
  </w:num>
  <w:num w:numId="72">
    <w:abstractNumId w:val="30"/>
  </w:num>
  <w:num w:numId="7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3"/>
  </w:num>
  <w:num w:numId="7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6"/>
  </w:num>
  <w:num w:numId="7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sch Christian (CR/ADX2.2)">
    <w15:presenceInfo w15:providerId="AD" w15:userId="S::cbt2si@bosch.com::1e86bbcc-8bc0-49be-940a-8290c473f122"/>
  </w15:person>
  <w15:person w15:author="Bertsch Christian (CR/ADB2.2)">
    <w15:presenceInfo w15:providerId="AD" w15:userId="S::cbt2si@bosch.com::1e86bbcc-8bc0-49be-940a-8290c473f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es-ES"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36E74"/>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22E"/>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37EA0"/>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7BF"/>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A5F"/>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524B"/>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B87"/>
    <w:rsid w:val="00222D6C"/>
    <w:rsid w:val="00222FDF"/>
    <w:rsid w:val="00223157"/>
    <w:rsid w:val="00224526"/>
    <w:rsid w:val="00225675"/>
    <w:rsid w:val="00225F2B"/>
    <w:rsid w:val="002268B3"/>
    <w:rsid w:val="0022690C"/>
    <w:rsid w:val="00226B02"/>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4960"/>
    <w:rsid w:val="00266514"/>
    <w:rsid w:val="00266E8F"/>
    <w:rsid w:val="00270E0B"/>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029"/>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0A0"/>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36C"/>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8DF"/>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2B1"/>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5FE1"/>
    <w:rsid w:val="005D6A25"/>
    <w:rsid w:val="005D78E8"/>
    <w:rsid w:val="005E06DF"/>
    <w:rsid w:val="005E07F2"/>
    <w:rsid w:val="005E0B0C"/>
    <w:rsid w:val="005E26FE"/>
    <w:rsid w:val="005E2849"/>
    <w:rsid w:val="005E3757"/>
    <w:rsid w:val="005E387F"/>
    <w:rsid w:val="005E4902"/>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706A"/>
    <w:rsid w:val="006777C6"/>
    <w:rsid w:val="0067788C"/>
    <w:rsid w:val="00680345"/>
    <w:rsid w:val="00680409"/>
    <w:rsid w:val="00680939"/>
    <w:rsid w:val="00680A9E"/>
    <w:rsid w:val="00680BCD"/>
    <w:rsid w:val="0068175B"/>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3B2B"/>
    <w:rsid w:val="006E58AB"/>
    <w:rsid w:val="006E59F5"/>
    <w:rsid w:val="006E5A8D"/>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37DE9"/>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23F"/>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651"/>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17DAB"/>
    <w:rsid w:val="0092008E"/>
    <w:rsid w:val="009203F1"/>
    <w:rsid w:val="00921935"/>
    <w:rsid w:val="009236DE"/>
    <w:rsid w:val="009239B3"/>
    <w:rsid w:val="00923B48"/>
    <w:rsid w:val="00923EE8"/>
    <w:rsid w:val="0092405D"/>
    <w:rsid w:val="009252CE"/>
    <w:rsid w:val="00926A09"/>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68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87D23"/>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6E6B"/>
    <w:rsid w:val="009C7BF5"/>
    <w:rsid w:val="009D01D5"/>
    <w:rsid w:val="009D0879"/>
    <w:rsid w:val="009D170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5B13"/>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561A"/>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2C1D"/>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0A8B"/>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437"/>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2E5"/>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6C57"/>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B71"/>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87C05"/>
    <w:rsid w:val="00D900E6"/>
    <w:rsid w:val="00D91ED1"/>
    <w:rsid w:val="00D92CE5"/>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454"/>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43CF"/>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6B58"/>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161"/>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spacing w:before="120" w:after="120"/>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 w:type="character" w:customStyle="1" w:styleId="x">
    <w:name w:val="x"/>
    <w:basedOn w:val="Absatz-Standardschriftart"/>
    <w:rsid w:val="00B20A8B"/>
  </w:style>
  <w:style w:type="character" w:styleId="NichtaufgelsteErwhnung">
    <w:name w:val="Unresolved Mention"/>
    <w:basedOn w:val="Absatz-Standardschriftart"/>
    <w:uiPriority w:val="99"/>
    <w:semiHidden/>
    <w:unhideWhenUsed/>
    <w:rsid w:val="00917D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4313338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06376161">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16888291">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13675652">
      <w:bodyDiv w:val="1"/>
      <w:marLeft w:val="0"/>
      <w:marRight w:val="0"/>
      <w:marTop w:val="0"/>
      <w:marBottom w:val="0"/>
      <w:divBdr>
        <w:top w:val="none" w:sz="0" w:space="0" w:color="auto"/>
        <w:left w:val="none" w:sz="0" w:space="0" w:color="auto"/>
        <w:bottom w:val="none" w:sz="0" w:space="0" w:color="auto"/>
        <w:right w:val="none" w:sz="0" w:space="0" w:color="auto"/>
      </w:divBdr>
    </w:div>
    <w:div w:id="1828783036">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42762981">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hyperlink" Target="http://en.wikipedia.org/wiki/Xml" TargetMode="External"/><Relationship Id="rId42" Type="http://schemas.openxmlformats.org/officeDocument/2006/relationships/oleObject" Target="embeddings/oleObject7.bin"/><Relationship Id="rId63" Type="http://schemas.openxmlformats.org/officeDocument/2006/relationships/image" Target="media/image21.png"/><Relationship Id="rId84" Type="http://schemas.openxmlformats.org/officeDocument/2006/relationships/image" Target="media/image39.png"/><Relationship Id="rId138" Type="http://schemas.openxmlformats.org/officeDocument/2006/relationships/hyperlink" Target="https://fmi-standard.org/downloads/" TargetMode="External"/><Relationship Id="rId107" Type="http://schemas.openxmlformats.org/officeDocument/2006/relationships/image" Target="media/image52.wmf"/><Relationship Id="rId11" Type="http://schemas.openxmlformats.org/officeDocument/2006/relationships/image" Target="media/image1.jpeg"/><Relationship Id="rId32" Type="http://schemas.openxmlformats.org/officeDocument/2006/relationships/image" Target="media/image4.wmf"/><Relationship Id="rId53" Type="http://schemas.openxmlformats.org/officeDocument/2006/relationships/oleObject" Target="embeddings/oleObject8.bin"/><Relationship Id="rId74" Type="http://schemas.openxmlformats.org/officeDocument/2006/relationships/image" Target="media/image31.png"/><Relationship Id="rId128" Type="http://schemas.openxmlformats.org/officeDocument/2006/relationships/image" Target="media/image64.png"/><Relationship Id="rId149" Type="http://schemas.openxmlformats.org/officeDocument/2006/relationships/header" Target="header3.xml"/><Relationship Id="rId5" Type="http://schemas.openxmlformats.org/officeDocument/2006/relationships/webSettings" Target="webSettings.xml"/><Relationship Id="rId95" Type="http://schemas.openxmlformats.org/officeDocument/2006/relationships/image" Target="media/image46.wmf"/><Relationship Id="rId22" Type="http://schemas.openxmlformats.org/officeDocument/2006/relationships/hyperlink" Target="http://sax.sourceforge.net/" TargetMode="External"/><Relationship Id="rId27" Type="http://schemas.openxmlformats.org/officeDocument/2006/relationships/hyperlink" Target="http://www.ep.liu.se/ecp/076/017/ecp12076017.pdf" TargetMode="External"/><Relationship Id="rId43" Type="http://schemas.openxmlformats.org/officeDocument/2006/relationships/hyperlink" Target="http://www.cscapes.org/coloringpage/" TargetMode="External"/><Relationship Id="rId48" Type="http://schemas.openxmlformats.org/officeDocument/2006/relationships/image" Target="media/image9.png"/><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image" Target="media/image55.wmf"/><Relationship Id="rId118" Type="http://schemas.openxmlformats.org/officeDocument/2006/relationships/oleObject" Target="embeddings/oleObject26.bin"/><Relationship Id="rId134" Type="http://schemas.openxmlformats.org/officeDocument/2006/relationships/hyperlink" Target="https://www.modelica.org/documents/ModelicaSpec33.pdf" TargetMode="External"/><Relationship Id="rId139" Type="http://schemas.openxmlformats.org/officeDocument/2006/relationships/hyperlink" Target="http://www.itea2.org/" TargetMode="External"/><Relationship Id="rId80" Type="http://schemas.openxmlformats.org/officeDocument/2006/relationships/image" Target="media/image35.png"/><Relationship Id="rId85" Type="http://schemas.openxmlformats.org/officeDocument/2006/relationships/image" Target="media/image40.png"/><Relationship Id="rId150" Type="http://schemas.openxmlformats.org/officeDocument/2006/relationships/fontTable" Target="fontTab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33" Type="http://schemas.openxmlformats.org/officeDocument/2006/relationships/oleObject" Target="embeddings/oleObject2.bin"/><Relationship Id="rId38" Type="http://schemas.openxmlformats.org/officeDocument/2006/relationships/oleObject" Target="embeddings/oleObject5.bin"/><Relationship Id="rId59" Type="http://schemas.openxmlformats.org/officeDocument/2006/relationships/image" Target="media/image17.png"/><Relationship Id="rId103" Type="http://schemas.openxmlformats.org/officeDocument/2006/relationships/image" Target="media/image50.wmf"/><Relationship Id="rId108" Type="http://schemas.openxmlformats.org/officeDocument/2006/relationships/oleObject" Target="embeddings/oleObject21.bin"/><Relationship Id="rId124" Type="http://schemas.openxmlformats.org/officeDocument/2006/relationships/oleObject" Target="embeddings/oleObject29.bin"/><Relationship Id="rId129" Type="http://schemas.openxmlformats.org/officeDocument/2006/relationships/hyperlink" Target="http://www.ep.liu.se/ecp/076/018/ecp12076018.pdf" TargetMode="External"/><Relationship Id="rId54" Type="http://schemas.openxmlformats.org/officeDocument/2006/relationships/oleObject" Target="embeddings/oleObject9.bin"/><Relationship Id="rId70" Type="http://schemas.openxmlformats.org/officeDocument/2006/relationships/image" Target="media/image28.png"/><Relationship Id="rId75" Type="http://schemas.openxmlformats.org/officeDocument/2006/relationships/image" Target="media/image32.png"/><Relationship Id="rId91" Type="http://schemas.openxmlformats.org/officeDocument/2006/relationships/image" Target="media/image44.wmf"/><Relationship Id="rId96" Type="http://schemas.openxmlformats.org/officeDocument/2006/relationships/oleObject" Target="embeddings/oleObject15.bin"/><Relationship Id="rId140" Type="http://schemas.openxmlformats.org/officeDocument/2006/relationships/hyperlink" Target="https://github.com/modelica/FMIModelicaTest" TargetMode="External"/><Relationship Id="rId145" Type="http://schemas.openxmlformats.org/officeDocument/2006/relationships/hyperlink" Target="http://www.osek-vdx.or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Simple_API_for_XML" TargetMode="External"/><Relationship Id="rId28" Type="http://schemas.openxmlformats.org/officeDocument/2006/relationships/hyperlink" Target="https://itea3.org/project/modelisar.html" TargetMode="External"/><Relationship Id="rId49" Type="http://schemas.openxmlformats.org/officeDocument/2006/relationships/image" Target="media/image10.png"/><Relationship Id="rId114" Type="http://schemas.openxmlformats.org/officeDocument/2006/relationships/oleObject" Target="embeddings/oleObject24.bin"/><Relationship Id="rId119" Type="http://schemas.openxmlformats.org/officeDocument/2006/relationships/image" Target="media/image58.wmf"/><Relationship Id="rId44" Type="http://schemas.openxmlformats.org/officeDocument/2006/relationships/hyperlink" Target="http://www.netlib.org/toms/618" TargetMode="External"/><Relationship Id="rId60" Type="http://schemas.openxmlformats.org/officeDocument/2006/relationships/image" Target="media/image18.png"/><Relationship Id="rId65" Type="http://schemas.openxmlformats.org/officeDocument/2006/relationships/image" Target="media/image23.png"/><Relationship Id="rId81" Type="http://schemas.openxmlformats.org/officeDocument/2006/relationships/image" Target="media/image36.png"/><Relationship Id="rId86" Type="http://schemas.openxmlformats.org/officeDocument/2006/relationships/image" Target="media/image41.png"/><Relationship Id="rId130" Type="http://schemas.openxmlformats.org/officeDocument/2006/relationships/hyperlink" Target="http://www.di.ens.fr/~pouzet/bib/cdc10.pdf" TargetMode="External"/><Relationship Id="rId135" Type="http://schemas.openxmlformats.org/officeDocument/2006/relationships/hyperlink" Target="http://www.di.ens.fr/~pouzet/lucid-synchrone/" TargetMode="External"/><Relationship Id="rId151" Type="http://schemas.microsoft.com/office/2011/relationships/people" Target="people.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image" Target="media/image7.wmf"/><Relationship Id="rId109" Type="http://schemas.openxmlformats.org/officeDocument/2006/relationships/image" Target="media/image53.wmf"/><Relationship Id="rId34" Type="http://schemas.openxmlformats.org/officeDocument/2006/relationships/image" Target="media/image5.wmf"/><Relationship Id="rId50" Type="http://schemas.openxmlformats.org/officeDocument/2006/relationships/image" Target="media/image11.png"/><Relationship Id="rId55" Type="http://schemas.openxmlformats.org/officeDocument/2006/relationships/image" Target="media/image14.wmf"/><Relationship Id="rId76" Type="http://schemas.openxmlformats.org/officeDocument/2006/relationships/image" Target="media/image33.png"/><Relationship Id="rId97" Type="http://schemas.openxmlformats.org/officeDocument/2006/relationships/image" Target="media/image47.wmf"/><Relationship Id="rId104" Type="http://schemas.openxmlformats.org/officeDocument/2006/relationships/oleObject" Target="embeddings/oleObject19.bin"/><Relationship Id="rId120" Type="http://schemas.openxmlformats.org/officeDocument/2006/relationships/oleObject" Target="embeddings/oleObject27.bin"/><Relationship Id="rId125" Type="http://schemas.openxmlformats.org/officeDocument/2006/relationships/image" Target="media/image61.png"/><Relationship Id="rId141" Type="http://schemas.openxmlformats.org/officeDocument/2006/relationships/hyperlink" Target="https://github.com/modelica/fmi-standard/releases/tag/v2.0.1" TargetMode="External"/><Relationship Id="rId146" Type="http://schemas.openxmlformats.org/officeDocument/2006/relationships/hyperlink" Target="http://de.wikipedia.org/wiki/OSEK"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oleObject" Target="embeddings/oleObject13.bin"/><Relationship Id="rId2" Type="http://schemas.openxmlformats.org/officeDocument/2006/relationships/numbering" Target="numbering.xml"/><Relationship Id="rId29" Type="http://schemas.openxmlformats.org/officeDocument/2006/relationships/hyperlink" Target="https://itea3.org/project/modrio.html" TargetMode="External"/><Relationship Id="rId24" Type="http://schemas.openxmlformats.org/officeDocument/2006/relationships/image" Target="media/image3.wmf"/><Relationship Id="rId40" Type="http://schemas.openxmlformats.org/officeDocument/2006/relationships/oleObject" Target="embeddings/oleObject6.bin"/><Relationship Id="rId45" Type="http://schemas.openxmlformats.org/officeDocument/2006/relationships/hyperlink" Target="http://www.w3.org/TR/xmlschema-2/" TargetMode="External"/><Relationship Id="rId66" Type="http://schemas.openxmlformats.org/officeDocument/2006/relationships/image" Target="media/image24.png"/><Relationship Id="rId87" Type="http://schemas.openxmlformats.org/officeDocument/2006/relationships/image" Target="media/image42.wmf"/><Relationship Id="rId110" Type="http://schemas.openxmlformats.org/officeDocument/2006/relationships/oleObject" Target="embeddings/oleObject22.bin"/><Relationship Id="rId115" Type="http://schemas.openxmlformats.org/officeDocument/2006/relationships/image" Target="media/image56.wmf"/><Relationship Id="rId131" Type="http://schemas.openxmlformats.org/officeDocument/2006/relationships/hyperlink" Target="http://www.ep.liu.se/ecp/063/013/ecp11063013.pdf" TargetMode="External"/><Relationship Id="rId136" Type="http://schemas.openxmlformats.org/officeDocument/2006/relationships/hyperlink" Target="http://www.w3.org/XML/" TargetMode="External"/><Relationship Id="rId61" Type="http://schemas.openxmlformats.org/officeDocument/2006/relationships/image" Target="media/image19.png"/><Relationship Id="rId82" Type="http://schemas.openxmlformats.org/officeDocument/2006/relationships/image" Target="media/image37.png"/><Relationship Id="rId152" Type="http://schemas.openxmlformats.org/officeDocument/2006/relationships/theme" Target="theme/theme1.xm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msdn.microsoft.com/en-us/library/aa365247%28VS.85%29.aspx" TargetMode="External"/><Relationship Id="rId35" Type="http://schemas.openxmlformats.org/officeDocument/2006/relationships/oleObject" Target="embeddings/oleObject3.bin"/><Relationship Id="rId56" Type="http://schemas.openxmlformats.org/officeDocument/2006/relationships/oleObject" Target="embeddings/oleObject10.bin"/><Relationship Id="rId77" Type="http://schemas.openxmlformats.org/officeDocument/2006/relationships/image" Target="media/image34.png"/><Relationship Id="rId100" Type="http://schemas.openxmlformats.org/officeDocument/2006/relationships/oleObject" Target="embeddings/oleObject17.bin"/><Relationship Id="rId105" Type="http://schemas.openxmlformats.org/officeDocument/2006/relationships/image" Target="media/image51.wmf"/><Relationship Id="rId126" Type="http://schemas.openxmlformats.org/officeDocument/2006/relationships/image" Target="media/image62.png"/><Relationship Id="rId147" Type="http://schemas.openxmlformats.org/officeDocument/2006/relationships/hyperlink" Target="http://www.w3.org/XML/" TargetMode="Externa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hyperlink" Target="https://ssp-standard.org/" TargetMode="External"/><Relationship Id="rId93" Type="http://schemas.openxmlformats.org/officeDocument/2006/relationships/image" Target="media/image45.wmf"/><Relationship Id="rId98" Type="http://schemas.openxmlformats.org/officeDocument/2006/relationships/oleObject" Target="embeddings/oleObject16.bin"/><Relationship Id="rId121" Type="http://schemas.openxmlformats.org/officeDocument/2006/relationships/image" Target="media/image59.wmf"/><Relationship Id="rId142" Type="http://schemas.openxmlformats.org/officeDocument/2006/relationships/hyperlink" Target="https://github.com/modelica/fmi-standard/milestone/3" TargetMode="External"/><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hyperlink" Target="http://www.w3.org/TR/xmlschema-2/" TargetMode="External"/><Relationship Id="rId67" Type="http://schemas.openxmlformats.org/officeDocument/2006/relationships/image" Target="media/image25.png"/><Relationship Id="rId116" Type="http://schemas.openxmlformats.org/officeDocument/2006/relationships/oleObject" Target="embeddings/oleObject25.bin"/><Relationship Id="rId137" Type="http://schemas.openxmlformats.org/officeDocument/2006/relationships/hyperlink" Target="http://en.wikipedia.org/wiki/Xml" TargetMode="External"/><Relationship Id="rId20" Type="http://schemas.openxmlformats.org/officeDocument/2006/relationships/hyperlink" Target="https://fmi-standard.org/downloads" TargetMode="External"/><Relationship Id="rId41" Type="http://schemas.openxmlformats.org/officeDocument/2006/relationships/image" Target="media/image8.wmf"/><Relationship Id="rId62" Type="http://schemas.openxmlformats.org/officeDocument/2006/relationships/image" Target="media/image20.png"/><Relationship Id="rId83" Type="http://schemas.openxmlformats.org/officeDocument/2006/relationships/image" Target="media/image38.png"/><Relationship Id="rId88" Type="http://schemas.openxmlformats.org/officeDocument/2006/relationships/oleObject" Target="embeddings/oleObject11.bin"/><Relationship Id="rId111" Type="http://schemas.openxmlformats.org/officeDocument/2006/relationships/image" Target="media/image54.wmf"/><Relationship Id="rId132" Type="http://schemas.openxmlformats.org/officeDocument/2006/relationships/hyperlink" Target="http://www.ep.liu.se/ecp/076/017/ecp12076017.pdf" TargetMode="External"/><Relationship Id="rId15" Type="http://schemas.openxmlformats.org/officeDocument/2006/relationships/hyperlink" Target="http://creativecommons.org/licenses/by-sa/4.0/" TargetMode="External"/><Relationship Id="rId36" Type="http://schemas.openxmlformats.org/officeDocument/2006/relationships/image" Target="media/image6.wmf"/><Relationship Id="rId57" Type="http://schemas.openxmlformats.org/officeDocument/2006/relationships/image" Target="media/image15.png"/><Relationship Id="rId106" Type="http://schemas.openxmlformats.org/officeDocument/2006/relationships/oleObject" Target="embeddings/oleObject20.bin"/><Relationship Id="rId127" Type="http://schemas.openxmlformats.org/officeDocument/2006/relationships/image" Target="media/image63.png"/><Relationship Id="rId10" Type="http://schemas.openxmlformats.org/officeDocument/2006/relationships/image" Target="media/image2.jpeg"/><Relationship Id="rId31" Type="http://schemas.openxmlformats.org/officeDocument/2006/relationships/hyperlink" Target="http://datatracker.ietf.org/doc/rfc3986/" TargetMode="External"/><Relationship Id="rId52" Type="http://schemas.openxmlformats.org/officeDocument/2006/relationships/image" Target="media/image13.wmf"/><Relationship Id="rId73" Type="http://schemas.openxmlformats.org/officeDocument/2006/relationships/image" Target="media/image30.png"/><Relationship Id="rId78" Type="http://schemas.openxmlformats.org/officeDocument/2006/relationships/hyperlink" Target="http://en.wikipedia.org/wiki/Extended_BNF" TargetMode="External"/><Relationship Id="rId94" Type="http://schemas.openxmlformats.org/officeDocument/2006/relationships/oleObject" Target="embeddings/oleObject14.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28.bin"/><Relationship Id="rId143" Type="http://schemas.openxmlformats.org/officeDocument/2006/relationships/hyperlink" Target="https://github.com/modelica/fmi-standard/milestone/3" TargetMode="External"/><Relationship Id="rId148" Type="http://schemas.openxmlformats.org/officeDocument/2006/relationships/hyperlink" Target="http://en.wikipedia.org/wiki/Xml"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www.ep.liu.se/ecp/063/013/ecp11063013.pdf" TargetMode="External"/><Relationship Id="rId47" Type="http://schemas.openxmlformats.org/officeDocument/2006/relationships/hyperlink" Target="http://www.w3.org/TR/xml-infoset/" TargetMode="External"/><Relationship Id="rId68" Type="http://schemas.openxmlformats.org/officeDocument/2006/relationships/image" Target="media/image26.png"/><Relationship Id="rId89" Type="http://schemas.openxmlformats.org/officeDocument/2006/relationships/image" Target="media/image43.wmf"/><Relationship Id="rId112" Type="http://schemas.openxmlformats.org/officeDocument/2006/relationships/oleObject" Target="embeddings/oleObject23.bin"/><Relationship Id="rId133" Type="http://schemas.openxmlformats.org/officeDocument/2006/relationships/hyperlink" Target="https://ptolemy.berkeley.edu/publications/papers/07/unifying/LeeZheng_SRUnifying.pdf" TargetMode="External"/><Relationship Id="rId16" Type="http://schemas.openxmlformats.org/officeDocument/2006/relationships/hyperlink" Target="http://creativecommons.org/licenses/by-sa/4.0/legalcode" TargetMode="External"/><Relationship Id="rId37" Type="http://schemas.openxmlformats.org/officeDocument/2006/relationships/oleObject" Target="embeddings/oleObject4.bin"/><Relationship Id="rId58" Type="http://schemas.openxmlformats.org/officeDocument/2006/relationships/image" Target="media/image16.png"/><Relationship Id="rId79" Type="http://schemas.openxmlformats.org/officeDocument/2006/relationships/hyperlink" Target="http://en.wikipedia.org/wiki/Depth-first_search" TargetMode="External"/><Relationship Id="rId102" Type="http://schemas.openxmlformats.org/officeDocument/2006/relationships/oleObject" Target="embeddings/oleObject18.bin"/><Relationship Id="rId123" Type="http://schemas.openxmlformats.org/officeDocument/2006/relationships/image" Target="media/image60.wmf"/><Relationship Id="rId144" Type="http://schemas.openxmlformats.org/officeDocument/2006/relationships/hyperlink" Target="http://www.autosar.org/" TargetMode="External"/><Relationship Id="rId90" Type="http://schemas.openxmlformats.org/officeDocument/2006/relationships/oleObject" Target="embeddings/oleObject12.bin"/></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CAFBA-5E4C-46B5-B1BB-A8569C9D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44249</Words>
  <Characters>278770</Characters>
  <Application>Microsoft Office Word</Application>
  <DocSecurity>0</DocSecurity>
  <Lines>2323</Lines>
  <Paragraphs>644</Paragraphs>
  <ScaleCrop>false</ScaleCrop>
  <HeadingPairs>
    <vt:vector size="8" baseType="variant">
      <vt:variant>
        <vt:lpstr>Titel</vt:lpstr>
      </vt:variant>
      <vt:variant>
        <vt:i4>1</vt:i4>
      </vt:variant>
      <vt:variant>
        <vt:lpstr>Title</vt:lpstr>
      </vt:variant>
      <vt:variant>
        <vt:i4>1</vt:i4>
      </vt:variant>
      <vt:variant>
        <vt:lpstr>Headings</vt:lpstr>
      </vt:variant>
      <vt:variant>
        <vt:i4>18</vt:i4>
      </vt:variant>
      <vt:variant>
        <vt:lpstr>Rubrik</vt:lpstr>
      </vt:variant>
      <vt:variant>
        <vt:i4>1</vt:i4>
      </vt:variant>
    </vt:vector>
  </HeadingPairs>
  <TitlesOfParts>
    <vt:vector size="21" baseType="lpstr">
      <vt:lpstr>Functional Mock-up Interface 2.0.3</vt: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vector>
  </TitlesOfParts>
  <Company>MAP FMI</Company>
  <LinksUpToDate>false</LinksUpToDate>
  <CharactersWithSpaces>322375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2.0.3</dc:title>
  <dc:creator>Modelica Association Project FMI</dc:creator>
  <cp:lastModifiedBy>Bertsch Christian (CR/ADX2.2)</cp:lastModifiedBy>
  <cp:revision>27</cp:revision>
  <cp:lastPrinted>2020-12-24T11:15:00Z</cp:lastPrinted>
  <dcterms:created xsi:type="dcterms:W3CDTF">2021-08-30T19:51:00Z</dcterms:created>
  <dcterms:modified xsi:type="dcterms:W3CDTF">2022-08-26T14:22:00Z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