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601CDF4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4" w:author="Bertsch Christian (CR/ADB2.2)" w:date="2021-12-08T11:43:00Z">
        <w:r w:rsidR="00B20A8B">
          <w:rPr>
            <w:sz w:val="24"/>
          </w:rPr>
          <w:t>4</w:t>
        </w:r>
      </w:ins>
      <w:del w:id="5" w:author="Bertsch Christian (CR/ADB2.2)" w:date="2021-12-08T11:43:00Z">
        <w:r w:rsidR="00466CB8" w:rsidDel="00B20A8B">
          <w:rPr>
            <w:sz w:val="24"/>
          </w:rPr>
          <w:delText>3</w:delText>
        </w:r>
      </w:del>
    </w:p>
    <w:p w14:paraId="1B2D96DD" w14:textId="7CA6AA17" w:rsidR="0084747C" w:rsidRDefault="00D0034A" w:rsidP="00D0034A">
      <w:pPr>
        <w:pStyle w:val="Subtitlefrontpage"/>
        <w:tabs>
          <w:tab w:val="left" w:pos="3060"/>
        </w:tabs>
        <w:rPr>
          <w:sz w:val="24"/>
        </w:rPr>
      </w:pPr>
      <w:r w:rsidRPr="00AE2A4F">
        <w:rPr>
          <w:sz w:val="24"/>
        </w:rPr>
        <w:tab/>
      </w:r>
      <w:del w:id="6" w:author="Bertsch Christian (CR/ADB2.2)" w:date="2021-12-08T11:43:00Z">
        <w:r w:rsidR="0075623F" w:rsidDel="00B20A8B">
          <w:rPr>
            <w:sz w:val="24"/>
          </w:rPr>
          <w:delText xml:space="preserve">November </w:delText>
        </w:r>
        <w:r w:rsidR="00530EF9" w:rsidDel="00B20A8B">
          <w:rPr>
            <w:sz w:val="24"/>
          </w:rPr>
          <w:delText>15</w:delText>
        </w:r>
        <w:r w:rsidR="00530EF9" w:rsidRPr="00795362" w:rsidDel="00B20A8B">
          <w:rPr>
            <w:sz w:val="24"/>
          </w:rPr>
          <w:delText>th</w:delText>
        </w:r>
        <w:r w:rsidR="00530EF9" w:rsidDel="00B20A8B">
          <w:rPr>
            <w:sz w:val="24"/>
          </w:rPr>
          <w:delText xml:space="preserve"> 202</w:delText>
        </w:r>
        <w:r w:rsidR="00466CB8" w:rsidDel="00B20A8B">
          <w:rPr>
            <w:sz w:val="24"/>
          </w:rPr>
          <w:delText>1</w:delText>
        </w:r>
      </w:del>
      <w:ins w:id="7" w:author="Bertsch Christian (CR/ADB2.2)" w:date="2021-12-08T11:43:00Z">
        <w:r w:rsidR="00B20A8B">
          <w:rPr>
            <w:sz w:val="24"/>
          </w:rPr>
          <w:t>XXXX</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8" w:name="_Toc215371355"/>
      <w:bookmarkStart w:id="9" w:name="_Toc217788014"/>
      <w:r w:rsidR="00882F43" w:rsidRPr="0098259C">
        <w:lastRenderedPageBreak/>
        <w:t>History</w:t>
      </w:r>
      <w:bookmarkEnd w:id="8"/>
      <w:bookmarkEnd w:id="9"/>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26496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26496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26496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0" w:name="_Toc448903945"/>
      <w:bookmarkStart w:id="11" w:name="_Toc450645653"/>
      <w:r w:rsidR="00E04F7A" w:rsidRPr="002F3E46">
        <w:rPr>
          <w:sz w:val="24"/>
        </w:rPr>
        <w:lastRenderedPageBreak/>
        <w:t>Contents</w:t>
      </w:r>
      <w:bookmarkStart w:id="12" w:name="_Toc240646361"/>
      <w:bookmarkStart w:id="13" w:name="_Toc247884534"/>
      <w:bookmarkStart w:id="14" w:name="_Toc471724423"/>
      <w:bookmarkStart w:id="15" w:name="_Toc471724556"/>
      <w:bookmarkStart w:id="16" w:name="_Toc471785676"/>
      <w:bookmarkStart w:id="17" w:name="_Toc497546652"/>
      <w:bookmarkStart w:id="18" w:name="_Toc497547108"/>
      <w:bookmarkStart w:id="19" w:name="_Toc153341732"/>
      <w:bookmarkEnd w:id="10"/>
      <w:bookmarkEnd w:id="11"/>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26496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26496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26496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26496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26496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26496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26496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26496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26496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26496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26496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26496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26496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26496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26496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26496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26496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26496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26496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26496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26496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26496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26496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26496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26496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26496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26496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26496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26496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26496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26496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26496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26496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26496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26496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26496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26496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26496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26496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26496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26496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26496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26496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26496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26496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26496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26496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26496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26496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26496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26496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26496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26496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26496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26496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26496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26496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26496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0" w:name="_Toc55136478"/>
      <w:r w:rsidR="00990EFE" w:rsidRPr="0098259C">
        <w:t>Overview</w:t>
      </w:r>
      <w:bookmarkEnd w:id="12"/>
      <w:bookmarkEnd w:id="13"/>
      <w:bookmarkEnd w:id="20"/>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264960"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00470635"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21" w:name="_Ref289631998"/>
      <w:bookmarkStart w:id="22"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2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2"/>
    </w:p>
    <w:p w14:paraId="3478D83A" w14:textId="35762276" w:rsidR="00DE46C4" w:rsidRPr="0098259C" w:rsidRDefault="000A1398" w:rsidP="00DE46C4">
      <w:pPr>
        <w:pStyle w:val="Textkrper"/>
        <w:rPr>
          <w:rFonts w:eastAsia="MS Mincho"/>
        </w:rPr>
      </w:pPr>
      <w:bookmarkStart w:id="23" w:name="_Toc240646362"/>
      <w:bookmarkStart w:id="24" w:name="_Toc247884535"/>
      <w:bookmarkStart w:id="25"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26" w:name="_Toc55136479"/>
      <w:r w:rsidRPr="0098259C">
        <w:rPr>
          <w:rFonts w:eastAsia="MS Mincho"/>
        </w:rPr>
        <w:t>Properties and Guiding Ideas</w:t>
      </w:r>
      <w:bookmarkEnd w:id="23"/>
      <w:bookmarkEnd w:id="24"/>
      <w:bookmarkEnd w:id="25"/>
      <w:bookmarkEnd w:id="26"/>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derivatives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7" w:name="_Toc240646363"/>
      <w:bookmarkStart w:id="28" w:name="_Toc247884536"/>
      <w:r>
        <w:br w:type="page"/>
      </w:r>
    </w:p>
    <w:p w14:paraId="1C712CBD" w14:textId="77777777" w:rsidR="00990EFE" w:rsidRPr="0098259C" w:rsidRDefault="00990EFE" w:rsidP="00990EFE">
      <w:pPr>
        <w:pStyle w:val="berschrift2"/>
      </w:pPr>
      <w:bookmarkStart w:id="29" w:name="_Toc55136480"/>
      <w:r w:rsidRPr="0098259C">
        <w:lastRenderedPageBreak/>
        <w:t>Acknowledgements</w:t>
      </w:r>
      <w:bookmarkEnd w:id="27"/>
      <w:bookmarkEnd w:id="28"/>
      <w:bookmarkEnd w:id="29"/>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0" w:name="_Ref289418462"/>
      <w:bookmarkStart w:id="31" w:name="_Toc55136481"/>
      <w:bookmarkStart w:id="32" w:name="_Ref240515678"/>
      <w:bookmarkStart w:id="33" w:name="_Ref240515685"/>
      <w:bookmarkStart w:id="34" w:name="_Toc240646364"/>
      <w:bookmarkStart w:id="35" w:name="_Toc247884537"/>
      <w:r w:rsidRPr="0098259C">
        <w:lastRenderedPageBreak/>
        <w:t>F</w:t>
      </w:r>
      <w:r w:rsidR="00592436" w:rsidRPr="0098259C">
        <w:t>MI Common Concepts</w:t>
      </w:r>
      <w:bookmarkEnd w:id="30"/>
      <w:r w:rsidR="00564CCD" w:rsidRPr="0098259C">
        <w:t xml:space="preserve"> for Model Exchange and Co-Simulation</w:t>
      </w:r>
      <w:bookmarkEnd w:id="31"/>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6" w:name="_Ref288030525"/>
      <w:bookmarkStart w:id="37" w:name="_Ref289411602"/>
      <w:bookmarkStart w:id="38" w:name="_Toc55136482"/>
      <w:r w:rsidRPr="0098259C">
        <w:t xml:space="preserve">FMI </w:t>
      </w:r>
      <w:bookmarkEnd w:id="36"/>
      <w:r w:rsidRPr="0098259C">
        <w:t>Application Programming Interface</w:t>
      </w:r>
      <w:bookmarkEnd w:id="37"/>
      <w:bookmarkEnd w:id="38"/>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9" w:name="_Ref289261358"/>
      <w:bookmarkStart w:id="40" w:name="_Toc55136483"/>
      <w:r w:rsidRPr="0098259C">
        <w:t>Header Files and Naming of Functions</w:t>
      </w:r>
      <w:bookmarkEnd w:id="39"/>
      <w:bookmarkEnd w:id="40"/>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1"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1"/>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42" w:name="_Ref289633171"/>
      <w:bookmarkStart w:id="43"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2"/>
      <w:bookmarkEnd w:id="43"/>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44" w:name="_Ref289242802"/>
      <w:bookmarkStart w:id="45" w:name="_Toc55136485"/>
      <w:r w:rsidRPr="0098259C">
        <w:lastRenderedPageBreak/>
        <w:t>Status Returned by Functions</w:t>
      </w:r>
      <w:bookmarkEnd w:id="44"/>
      <w:bookmarkEnd w:id="45"/>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 xml:space="preserve">s returned also if the slave is not able to return the required status information. The master </w:t>
            </w:r>
            <w:proofErr w:type="gramStart"/>
            <w:r w:rsidR="00ED58AD" w:rsidRPr="0098259C">
              <w:t>has to</w:t>
            </w:r>
            <w:proofErr w:type="gramEnd"/>
            <w:r w:rsidR="00ED58AD" w:rsidRPr="0098259C">
              <w:t xml:space="preserve">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 xml:space="preserve">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46" w:name="_Ref289256130"/>
      <w:bookmarkStart w:id="47" w:name="_Toc55136486"/>
      <w:r w:rsidRPr="0098259C">
        <w:lastRenderedPageBreak/>
        <w:t>Inquire Platform and Version Number of Header Files</w:t>
      </w:r>
      <w:bookmarkEnd w:id="46"/>
      <w:bookmarkEnd w:id="47"/>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8" w:name="_Ref289413928"/>
      <w:bookmarkStart w:id="49" w:name="_Ref289414283"/>
      <w:bookmarkStart w:id="50"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8"/>
      <w:bookmarkEnd w:id="49"/>
      <w:bookmarkEnd w:id="50"/>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lastRenderedPageBreak/>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51" w:name="_Toc55136488"/>
      <w:bookmarkStart w:id="52" w:name="_Ref289783610"/>
      <w:r w:rsidRPr="0098259C">
        <w:t>Initialization</w:t>
      </w:r>
      <w:r>
        <w:t>,</w:t>
      </w:r>
      <w:r w:rsidRPr="0098259C">
        <w:t xml:space="preserve"> Termination</w:t>
      </w:r>
      <w:r>
        <w:t>, and Resetting an FMU</w:t>
      </w:r>
      <w:bookmarkEnd w:id="5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lastRenderedPageBreak/>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53" w:name="_Ref383617125"/>
      <w:bookmarkStart w:id="54" w:name="_Ref383617168"/>
      <w:bookmarkStart w:id="55" w:name="_Toc55136489"/>
      <w:r w:rsidRPr="0098259C">
        <w:t xml:space="preserve">Getting and </w:t>
      </w:r>
      <w:r w:rsidR="00DF4861" w:rsidRPr="0098259C">
        <w:t>Set</w:t>
      </w:r>
      <w:r w:rsidR="00EC58B8" w:rsidRPr="0098259C">
        <w:t xml:space="preserve">ting </w:t>
      </w:r>
      <w:r w:rsidR="00DF4861" w:rsidRPr="0098259C">
        <w:t>Variable Values</w:t>
      </w:r>
      <w:bookmarkEnd w:id="52"/>
      <w:bookmarkEnd w:id="53"/>
      <w:bookmarkEnd w:id="54"/>
      <w:bookmarkEnd w:id="5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ins w:id="56" w:author="Bertsch Christian (CR/ADB2.2)" w:date="2021-12-08T11:44:00Z">
        <w:r w:rsidR="00B20A8B">
          <w:t xml:space="preserve"> (</w:t>
        </w:r>
        <w:r w:rsidR="00B20A8B">
          <w:rPr>
            <w:rStyle w:val="x"/>
          </w:rPr>
          <w:t>restrictions for calling these functions might be present for the different FMI kinds, see below)</w:t>
        </w:r>
      </w:ins>
      <w:r w:rsidRPr="0098259C">
        <w:t>:</w:t>
      </w:r>
      <w:ins w:id="57" w:author="Bertsch Christian (CR/ADB2.2)" w:date="2021-12-08T12:09:00Z">
        <w:r w:rsidR="00AA2C1D">
          <w:t xml:space="preserve"> </w:t>
        </w:r>
      </w:ins>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8" w:name="_Ref290826787"/>
      <w:bookmarkStart w:id="59" w:name="_Ref290826791"/>
      <w:bookmarkStart w:id="60" w:name="_Toc55136490"/>
      <w:r w:rsidRPr="0098259C">
        <w:t xml:space="preserve">Getting and </w:t>
      </w:r>
      <w:r w:rsidR="00C31261" w:rsidRPr="0098259C">
        <w:t>Setting the Complete FMU State</w:t>
      </w:r>
      <w:bookmarkEnd w:id="58"/>
      <w:bookmarkEnd w:id="59"/>
      <w:bookmarkEnd w:id="6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61" w:name="_Toc55136491"/>
      <w:r w:rsidRPr="0098259C">
        <w:t>Getting Partial Derivatives</w:t>
      </w:r>
      <w:bookmarkEnd w:id="6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lastRenderedPageBreak/>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26496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26496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26496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26496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w:t>
            </w:r>
            <w:proofErr w:type="gramStart"/>
            <w:r w:rsidR="003E5933">
              <w:rPr>
                <w:i/>
              </w:rPr>
              <w:t>Mode</w:t>
            </w:r>
            <w:r w:rsidR="000404A9">
              <w:t>].</w:t>
            </w:r>
            <w:proofErr w:type="gramEnd"/>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26496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lastRenderedPageBreak/>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00470608"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8pt" o:ole="">
                  <v:imagedata r:id="rId34" o:title=""/>
                </v:shape>
                <o:OLEObject Type="Embed" ProgID="Equation.DSMT4" ShapeID="_x0000_i1027" DrawAspect="Content" ObjectID="_1700470609"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62" w:name="_Ref308190567"/>
      <w:bookmarkStart w:id="63"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2pt" o:ole="">
            <v:imagedata r:id="rId36" o:title=""/>
          </v:shape>
          <o:OLEObject Type="Embed" ProgID="Equation.DSMT4" ShapeID="_x0000_i1028" DrawAspect="Content" ObjectID="_1700470610"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2pt" o:ole="">
            <v:imagedata r:id="rId36" o:title=""/>
          </v:shape>
          <o:OLEObject Type="Embed" ProgID="Equation.DSMT4" ShapeID="_x0000_i1029" DrawAspect="Content" ObjectID="_1700470611" r:id="rId38"/>
        </w:object>
      </w:r>
      <w:r>
        <w:t xml:space="preserve"> and </w:t>
      </w:r>
      <w:r w:rsidRPr="007A6A51">
        <w:rPr>
          <w:position w:val="-26"/>
        </w:rPr>
        <w:object w:dxaOrig="340" w:dyaOrig="600" w14:anchorId="410FC9A1">
          <v:shape id="_x0000_i1030" type="#_x0000_t75" style="width:19.2pt;height:31.2pt" o:ole="">
            <v:imagedata r:id="rId39" o:title=""/>
          </v:shape>
          <o:OLEObject Type="Embed" ProgID="Equation.DSMT4" ShapeID="_x0000_i1030" DrawAspect="Content" ObjectID="_1700470612"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2pt" o:ole="">
            <v:imagedata r:id="rId41" o:title=""/>
          </v:shape>
          <o:OLEObject Type="Embed" ProgID="Equation.DSMT4" ShapeID="_x0000_i1031" DrawAspect="Content" ObjectID="_1700470613"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lastRenderedPageBreak/>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w:t>
      </w:r>
      <w:proofErr w:type="gramStart"/>
      <w:r w:rsidRPr="00A33508">
        <w:rPr>
          <w:i/>
        </w:rPr>
        <w:t>TOMS ,</w:t>
      </w:r>
      <w:proofErr w:type="gramEnd"/>
      <w:r w:rsidRPr="00A33508">
        <w:rPr>
          <w:i/>
        </w:rPr>
        <w:t xml:space="preserve">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64" w:name="_Ref386213289"/>
      <w:bookmarkStart w:id="65" w:name="_Toc55136492"/>
      <w:r w:rsidRPr="0098259C">
        <w:t xml:space="preserve">FMI </w:t>
      </w:r>
      <w:r w:rsidR="003D0107" w:rsidRPr="0098259C">
        <w:t>Description Schema</w:t>
      </w:r>
      <w:bookmarkEnd w:id="62"/>
      <w:bookmarkEnd w:id="63"/>
      <w:bookmarkEnd w:id="64"/>
      <w:bookmarkEnd w:id="65"/>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6"/>
      </w:r>
      <w:r w:rsidRPr="0098259C">
        <w:t xml:space="preserve">. Below, optional elements are marked with a “dashed” box. The required data types (like: </w:t>
      </w:r>
      <w:proofErr w:type="spellStart"/>
      <w:proofErr w:type="gramStart"/>
      <w:r w:rsidRPr="0098259C">
        <w:lastRenderedPageBreak/>
        <w:t>xs:normalizedString</w:t>
      </w:r>
      <w:proofErr w:type="spellEnd"/>
      <w:proofErr w:type="gram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66" w:name="_Toc247884548"/>
      <w:bookmarkStart w:id="6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8" w:name="_Ref251789138"/>
      <w:bookmarkEnd w:id="66"/>
      <w:r>
        <w:br w:type="page"/>
      </w:r>
    </w:p>
    <w:p w14:paraId="5BECE950" w14:textId="3B25E0D5" w:rsidR="00324B2A" w:rsidRPr="0098259C" w:rsidRDefault="005A3ED9" w:rsidP="003734ED">
      <w:pPr>
        <w:pStyle w:val="berschrift3"/>
      </w:pPr>
      <w:bookmarkStart w:id="69"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67"/>
      <w:proofErr w:type="spellEnd"/>
      <w:r w:rsidR="00324B2A" w:rsidRPr="0098259C">
        <w:t>)</w:t>
      </w:r>
      <w:bookmarkEnd w:id="68"/>
      <w:bookmarkEnd w:id="6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 xml:space="preserve">detect that in some cases there are </w:t>
            </w:r>
            <w:proofErr w:type="gramStart"/>
            <w:r w:rsidR="004A1278" w:rsidRPr="0098259C">
              <w:rPr>
                <w:i/>
              </w:rPr>
              <w:t>actually no</w:t>
            </w:r>
            <w:proofErr w:type="gramEnd"/>
            <w:r w:rsidR="004A1278" w:rsidRPr="0098259C">
              <w:rPr>
                <w:i/>
              </w:rPr>
              <w:t xml:space="preserve">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70"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7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71" w:name="_Toc55136494"/>
      <w:r w:rsidRPr="0098259C">
        <w:lastRenderedPageBreak/>
        <w:t>Definition of Units (</w:t>
      </w:r>
      <w:proofErr w:type="spellStart"/>
      <w:r w:rsidR="00381199" w:rsidRPr="0098259C">
        <w:t>Unit</w:t>
      </w:r>
      <w:r w:rsidR="00D54D07">
        <w:t>Definitions</w:t>
      </w:r>
      <w:proofErr w:type="spellEnd"/>
      <w:r w:rsidRPr="0098259C">
        <w:t>)</w:t>
      </w:r>
      <w:bookmarkEnd w:id="7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00470614"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00470615"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00470616"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72" w:name="_Ref248879321"/>
      <w:r>
        <w:br w:type="page"/>
      </w:r>
    </w:p>
    <w:p w14:paraId="18557AF2" w14:textId="3870A374" w:rsidR="001C53BD" w:rsidRPr="0098259C" w:rsidRDefault="00A51269" w:rsidP="001C53BD">
      <w:pPr>
        <w:pStyle w:val="berschrift3"/>
      </w:pPr>
      <w:bookmarkStart w:id="73" w:name="_Ref20232603"/>
      <w:bookmarkStart w:id="74" w:name="_Ref20232625"/>
      <w:bookmarkStart w:id="75" w:name="_Ref20232651"/>
      <w:bookmarkStart w:id="76" w:name="_Toc55136495"/>
      <w:r w:rsidRPr="0098259C">
        <w:lastRenderedPageBreak/>
        <w:t xml:space="preserve">Definition of </w:t>
      </w:r>
      <w:r w:rsidR="001C53BD" w:rsidRPr="0098259C">
        <w:t>Type</w:t>
      </w:r>
      <w:r w:rsidRPr="0098259C">
        <w:t>s</w:t>
      </w:r>
      <w:r w:rsidR="001C53BD" w:rsidRPr="0098259C">
        <w:t xml:space="preserve"> (</w:t>
      </w:r>
      <w:bookmarkStart w:id="77" w:name="_Ref248546594"/>
      <w:proofErr w:type="spellStart"/>
      <w:r w:rsidR="00381199" w:rsidRPr="0098259C">
        <w:t>Type</w:t>
      </w:r>
      <w:bookmarkEnd w:id="77"/>
      <w:r w:rsidR="00D54D07">
        <w:t>Definitions</w:t>
      </w:r>
      <w:proofErr w:type="spellEnd"/>
      <w:r w:rsidR="001C53BD" w:rsidRPr="0098259C">
        <w:t>)</w:t>
      </w:r>
      <w:bookmarkEnd w:id="72"/>
      <w:bookmarkEnd w:id="73"/>
      <w:bookmarkEnd w:id="74"/>
      <w:bookmarkEnd w:id="75"/>
      <w:bookmarkEnd w:id="76"/>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8" w:name="_Ref289707490"/>
      <w:r w:rsidRPr="00021D03">
        <w:rPr>
          <w:lang w:eastAsia="de-DE"/>
        </w:rPr>
        <w:t>[</w:t>
      </w:r>
      <w:proofErr w:type="gramStart"/>
      <w:r w:rsidRPr="00021D03">
        <w:rPr>
          <w:lang w:eastAsia="de-DE"/>
        </w:rPr>
        <w:t>A</w:t>
      </w:r>
      <w:r w:rsidRPr="00021D03">
        <w:rPr>
          <w:i/>
          <w:lang w:eastAsia="de-DE"/>
        </w:rPr>
        <w:t>ttributes</w:t>
      </w:r>
      <w:proofErr w:type="gramEnd"/>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9" w:name="_Ref348900361"/>
      <w:bookmarkStart w:id="80" w:name="_Ref348900508"/>
      <w:r>
        <w:br w:type="page"/>
      </w:r>
    </w:p>
    <w:p w14:paraId="2E2C5442" w14:textId="703E62AA" w:rsidR="00BD0956" w:rsidRPr="0098259C" w:rsidRDefault="00A51269" w:rsidP="00BD0956">
      <w:pPr>
        <w:pStyle w:val="berschrift3"/>
      </w:pPr>
      <w:bookmarkStart w:id="81" w:name="_Ref20232829"/>
      <w:bookmarkStart w:id="82" w:name="_Ref20232858"/>
      <w:bookmarkStart w:id="83"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8"/>
      <w:bookmarkEnd w:id="79"/>
      <w:bookmarkEnd w:id="80"/>
      <w:bookmarkEnd w:id="81"/>
      <w:bookmarkEnd w:id="82"/>
      <w:bookmarkEnd w:id="83"/>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84" w:name="_Ref369611262"/>
      <w:bookmarkStart w:id="85"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84"/>
      <w:bookmarkEnd w:id="85"/>
    </w:p>
    <w:p w14:paraId="25CCA8F0" w14:textId="37FE5FDE" w:rsidR="00324B2A" w:rsidRPr="0098259C" w:rsidRDefault="00324B2A" w:rsidP="00324B2A">
      <w:pPr>
        <w:pStyle w:val="Textkrper"/>
      </w:pPr>
      <w:r w:rsidRPr="0098259C">
        <w:t>Element “</w:t>
      </w:r>
      <w:bookmarkStart w:id="86" w:name="_Toc240646377"/>
      <w:bookmarkStart w:id="87" w:name="_Toc247884550"/>
      <w:proofErr w:type="spellStart"/>
      <w:r w:rsidRPr="0098259C">
        <w:rPr>
          <w:rStyle w:val="CODE"/>
          <w:b/>
        </w:rPr>
        <w:t>DefaultExperiment</w:t>
      </w:r>
      <w:bookmarkEnd w:id="86"/>
      <w:bookmarkEnd w:id="87"/>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8" w:name="_Toc55136498"/>
      <w:r w:rsidRPr="0098259C">
        <w:t>Definition of Vendor A</w:t>
      </w:r>
      <w:r w:rsidR="002C5A1B">
        <w:t>nnotations (</w:t>
      </w:r>
      <w:proofErr w:type="spellStart"/>
      <w:r w:rsidR="00296BAA" w:rsidRPr="0098259C">
        <w:t>VendorAnnotations</w:t>
      </w:r>
      <w:proofErr w:type="spellEnd"/>
      <w:r w:rsidR="00296BAA" w:rsidRPr="0098259C">
        <w:t>)</w:t>
      </w:r>
      <w:bookmarkEnd w:id="88"/>
    </w:p>
    <w:p w14:paraId="1DFB5228" w14:textId="34B0A95B" w:rsidR="00324B2A" w:rsidRPr="0098259C" w:rsidRDefault="00324B2A" w:rsidP="00324B2A">
      <w:pPr>
        <w:pStyle w:val="Textkrper"/>
      </w:pPr>
      <w:r w:rsidRPr="0098259C">
        <w:t>Element “</w:t>
      </w:r>
      <w:bookmarkStart w:id="89" w:name="_Toc240646378"/>
      <w:bookmarkStart w:id="90" w:name="_Toc247884551"/>
      <w:proofErr w:type="spellStart"/>
      <w:r w:rsidRPr="0098259C">
        <w:rPr>
          <w:rStyle w:val="CODE"/>
          <w:b/>
        </w:rPr>
        <w:t>VendorAnnotations</w:t>
      </w:r>
      <w:bookmarkEnd w:id="89"/>
      <w:bookmarkEnd w:id="90"/>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91" w:name="_Ref240457838"/>
      <w:bookmarkStart w:id="92" w:name="_Ref240457869"/>
      <w:bookmarkStart w:id="93" w:name="_Toc240646379"/>
      <w:bookmarkStart w:id="94" w:name="_Ref248547015"/>
      <w:bookmarkStart w:id="95" w:name="_Ref249423326"/>
      <w:bookmarkStart w:id="96"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91"/>
      <w:bookmarkEnd w:id="92"/>
      <w:bookmarkEnd w:id="93"/>
      <w:bookmarkEnd w:id="94"/>
      <w:proofErr w:type="spellEnd"/>
      <w:r w:rsidRPr="0098259C">
        <w:t>)</w:t>
      </w:r>
      <w:bookmarkEnd w:id="95"/>
      <w:bookmarkEnd w:id="96"/>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97" w:name="OLE_LINK6"/>
            <w:bookmarkStart w:id="9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97"/>
            <w:bookmarkEnd w:id="9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00" w:name="_Ref369247608"/>
      <w:bookmarkStart w:id="101"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00"/>
      <w:bookmarkEnd w:id="10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26496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26496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26496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26496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26496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26496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3" w:name="Dependencies_Knowns"/>
            <w:bookmarkEnd w:id="10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4" w:name="OLE_LINK4"/>
            <w:bookmarkStart w:id="105"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04"/>
            <w:bookmarkEnd w:id="10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26496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26496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26496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w:t>
      </w:r>
      <w:proofErr w:type="gramStart"/>
      <w:r>
        <w:t>  ,</w:t>
      </w:r>
      <w:proofErr w:type="gramEnd"/>
      <w:r>
        <w:t xml:space="preserve">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6" w:name="_Ref289269149"/>
      <w:bookmarkStart w:id="107" w:name="_Toc55136501"/>
      <w:r w:rsidRPr="0098259C">
        <w:lastRenderedPageBreak/>
        <w:t>Variable Naming C</w:t>
      </w:r>
      <w:r w:rsidR="002C5A1B">
        <w:t>onventions (</w:t>
      </w:r>
      <w:proofErr w:type="spellStart"/>
      <w:r w:rsidRPr="0098259C">
        <w:t>variableNamingConvention</w:t>
      </w:r>
      <w:proofErr w:type="spellEnd"/>
      <w:r w:rsidRPr="0098259C">
        <w:t>)</w:t>
      </w:r>
      <w:bookmarkEnd w:id="106"/>
      <w:bookmarkEnd w:id="107"/>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8" w:name="_Ref289411546"/>
      <w:bookmarkStart w:id="109" w:name="_Toc55136502"/>
      <w:r w:rsidRPr="0098259C">
        <w:lastRenderedPageBreak/>
        <w:t xml:space="preserve">FMU </w:t>
      </w:r>
      <w:r w:rsidR="003D0107" w:rsidRPr="0098259C">
        <w:t>Distribution</w:t>
      </w:r>
      <w:bookmarkEnd w:id="108"/>
      <w:bookmarkEnd w:id="109"/>
    </w:p>
    <w:p w14:paraId="29B19BA2" w14:textId="353A8F8C"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ins w:id="110" w:author="Bertsch Christian (CR/ADB2.2)" w:date="2021-11-17T07:34:00Z">
        <w:r w:rsidR="009D1709">
          <w:t xml:space="preserve"> </w:t>
        </w:r>
      </w:ins>
      <w:r w:rsidR="001B1499">
        <w:t xml:space="preserve">The field “version needed to extract” of the archive must not be higher than 2.0, and encryption must not be employed. The archive may not be a split or spanned ZIP archive.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p>
    <w:p w14:paraId="47C863EF" w14:textId="77777777" w:rsidR="007848A0" w:rsidRPr="0098259C" w:rsidRDefault="007848A0" w:rsidP="004330D4">
      <w:pPr>
        <w:pStyle w:val="CODE1"/>
        <w:rPr>
          <w:noProof w:val="0"/>
        </w:rPr>
      </w:pPr>
      <w:r w:rsidRPr="0098259C">
        <w:rPr>
          <w:noProof w:val="0"/>
        </w:rPr>
        <w:t xml:space="preserve">      </w:t>
      </w:r>
      <w:proofErr w:type="gramStart"/>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proofErr w:type="gramEnd"/>
      <w:r w:rsidRPr="0098259C">
        <w:rPr>
          <w:noProof w:val="0"/>
        </w:rPr>
        <w:t>/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 xml:space="preserve">In order </w:t>
      </w:r>
      <w:r w:rsidR="00DE590F" w:rsidRPr="0098259C">
        <w:rPr>
          <w:noProof w:val="0"/>
        </w:rPr>
        <w:t>for</w:t>
      </w:r>
      <w:proofErr w:type="gramEnd"/>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3448DD80"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w:t>
      </w:r>
      <w:proofErr w:type="gramStart"/>
      <w:r w:rsidRPr="0098259C">
        <w:t>has to</w:t>
      </w:r>
      <w:proofErr w:type="gramEnd"/>
      <w:r w:rsidRPr="0098259C">
        <w:t xml:space="preserve">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lastRenderedPageBreak/>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w:t>
      </w:r>
      <w:r w:rsidR="004330D4" w:rsidRPr="0098259C">
        <w:rPr>
          <w:i/>
        </w:rPr>
        <w:lastRenderedPageBreak/>
        <w:t xml:space="preserve">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11" w:name="_Toc386180612"/>
      <w:bookmarkStart w:id="112" w:name="_Toc386210923"/>
      <w:bookmarkStart w:id="113" w:name="_Toc386211118"/>
      <w:bookmarkStart w:id="114" w:name="_Toc393385468"/>
      <w:bookmarkStart w:id="115" w:name="_Toc393453691"/>
      <w:bookmarkStart w:id="116" w:name="_Toc386180613"/>
      <w:bookmarkStart w:id="117" w:name="_Toc386210924"/>
      <w:bookmarkStart w:id="118" w:name="_Toc386211119"/>
      <w:bookmarkStart w:id="119" w:name="_Toc393385469"/>
      <w:bookmarkStart w:id="120" w:name="_Toc393453692"/>
      <w:bookmarkStart w:id="121" w:name="_Ref289417789"/>
      <w:bookmarkStart w:id="122" w:name="_Ref289418150"/>
      <w:bookmarkStart w:id="123" w:name="_Ref289418174"/>
      <w:bookmarkStart w:id="124" w:name="_Toc55136503"/>
      <w:bookmarkEnd w:id="111"/>
      <w:bookmarkEnd w:id="112"/>
      <w:bookmarkEnd w:id="113"/>
      <w:bookmarkEnd w:id="114"/>
      <w:bookmarkEnd w:id="115"/>
      <w:bookmarkEnd w:id="116"/>
      <w:bookmarkEnd w:id="117"/>
      <w:bookmarkEnd w:id="118"/>
      <w:bookmarkEnd w:id="119"/>
      <w:bookmarkEnd w:id="120"/>
      <w:r w:rsidRPr="0098259C">
        <w:lastRenderedPageBreak/>
        <w:t>FMI for Model Exchange</w:t>
      </w:r>
      <w:bookmarkEnd w:id="32"/>
      <w:bookmarkEnd w:id="33"/>
      <w:bookmarkEnd w:id="34"/>
      <w:bookmarkEnd w:id="35"/>
      <w:bookmarkEnd w:id="121"/>
      <w:bookmarkEnd w:id="122"/>
      <w:bookmarkEnd w:id="123"/>
      <w:bookmarkEnd w:id="124"/>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26496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2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2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26496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2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2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27" w:name="_Ref356504399"/>
      <w:bookmarkStart w:id="128" w:name="_Toc55136504"/>
      <w:r w:rsidRPr="0098259C">
        <w:t>Mathematical Description</w:t>
      </w:r>
      <w:bookmarkEnd w:id="127"/>
      <w:bookmarkEnd w:id="12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26496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26496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26496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26496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26496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26496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26496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26496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26496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26496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26496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26496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26496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26496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26496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26496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29"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2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30"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3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26496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26496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26496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26496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26496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26496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 xml:space="preserve">by utilizing extra equations </w:t>
      </w:r>
      <w:proofErr w:type="gramStart"/>
      <w:r w:rsidR="000A0DBE">
        <w:t>not present</w:t>
      </w:r>
      <w:proofErr w:type="gramEnd"/>
      <w:r w:rsidR="000A0DBE">
        <w:t xml:space="preserve">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26496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26496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26496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26496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3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3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5D5FE1"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D5FE1"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3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3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26496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26496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26496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26496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26496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26496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3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3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26496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proofErr w:type="gramStart"/>
      <w:r w:rsidRPr="0098259C">
        <w:t>ha</w:t>
      </w:r>
      <w:r w:rsidR="00F96EA4">
        <w:t>ve</w:t>
      </w:r>
      <w:r w:rsidRPr="0098259C">
        <w:t xml:space="preserve"> to</w:t>
      </w:r>
      <w:proofErr w:type="gramEnd"/>
      <w:r w:rsidRPr="0098259C">
        <w:t xml:space="preserve">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33" w:name="_Toc55136505"/>
      <w:r w:rsidRPr="0098259C">
        <w:t>FMI Application Programming Interface</w:t>
      </w:r>
      <w:bookmarkEnd w:id="13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34" w:name="_Ref240459819"/>
      <w:bookmarkStart w:id="135" w:name="_Toc240646369"/>
      <w:bookmarkStart w:id="136" w:name="_Toc247884542"/>
      <w:bookmarkStart w:id="137" w:name="_Ref289632501"/>
      <w:bookmarkStart w:id="138" w:name="_Toc55136506"/>
      <w:r w:rsidRPr="0098259C">
        <w:t>Providing Independent Variables and Re-initialization of Caching</w:t>
      </w:r>
      <w:bookmarkEnd w:id="134"/>
      <w:bookmarkEnd w:id="135"/>
      <w:bookmarkEnd w:id="136"/>
      <w:bookmarkEnd w:id="137"/>
      <w:bookmarkEnd w:id="13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39" w:name="_Ref235854743"/>
      <w:bookmarkStart w:id="140" w:name="_Toc240646370"/>
      <w:bookmarkStart w:id="141" w:name="_Toc247884543"/>
      <w:bookmarkStart w:id="142" w:name="_Toc55136507"/>
      <w:r w:rsidRPr="0098259C">
        <w:t>Evaluation of Model Equations</w:t>
      </w:r>
      <w:bookmarkEnd w:id="139"/>
      <w:bookmarkEnd w:id="140"/>
      <w:bookmarkEnd w:id="141"/>
      <w:bookmarkEnd w:id="142"/>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43" w:name="OLE_LINK1"/>
            <w:bookmarkStart w:id="144"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43"/>
            <w:bookmarkEnd w:id="14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45" w:name="_Ref235843871"/>
      <w:bookmarkStart w:id="146" w:name="_Toc240646372"/>
      <w:bookmarkStart w:id="147" w:name="_Toc247884545"/>
      <w:bookmarkStart w:id="148" w:name="_Toc55136508"/>
      <w:r w:rsidRPr="0098259C">
        <w:t>State Machine of Calling Sequence</w:t>
      </w:r>
      <w:bookmarkEnd w:id="145"/>
      <w:bookmarkEnd w:id="146"/>
      <w:bookmarkEnd w:id="147"/>
      <w:bookmarkEnd w:id="14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149"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14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w:t>
      </w:r>
      <w:proofErr w:type="gramStart"/>
      <w:r w:rsidR="007133B3" w:rsidRPr="00FA3E81">
        <w:rPr>
          <w:i/>
          <w:iCs/>
        </w:rPr>
        <w:t>is allowed to</w:t>
      </w:r>
      <w:proofErr w:type="gramEnd"/>
      <w:r w:rsidR="007133B3" w:rsidRPr="00FA3E81">
        <w:rPr>
          <w:i/>
          <w:iCs/>
        </w:rPr>
        <w:t xml:space="preserve">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630BC0E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ins w:id="150" w:author="Bertsch Christian (CR/ADB2.2)" w:date="2021-12-08T12:01:00Z">
        <w:r w:rsidR="00B20A8B" w:rsidRPr="00B20A8B">
          <w:rPr>
            <w:rStyle w:val="berschrift1Zchn"/>
          </w:rPr>
          <w:t xml:space="preserve"> </w:t>
        </w:r>
        <w:r w:rsidR="00B20A8B">
          <w:rPr>
            <w:rStyle w:val="blob-code-inner"/>
          </w:rPr>
          <w:t xml:space="preserve">or variables listed under </w:t>
        </w:r>
        <w:r w:rsidR="00B20A8B" w:rsidRPr="00B20A8B">
          <w:rPr>
            <w:rStyle w:val="CODE"/>
            <w:rPrChange w:id="151" w:author="Bertsch Christian (CR/ADB2.2)" w:date="2021-12-08T12:02:00Z">
              <w:rPr>
                <w:rStyle w:val="blob-code-inner"/>
              </w:rPr>
            </w:rPrChange>
          </w:rPr>
          <w:t>&lt;</w:t>
        </w:r>
        <w:proofErr w:type="spellStart"/>
        <w:r w:rsidR="00B20A8B" w:rsidRPr="00B20A8B">
          <w:rPr>
            <w:rStyle w:val="CODE"/>
            <w:rPrChange w:id="152" w:author="Bertsch Christian (CR/ADB2.2)" w:date="2021-12-08T12:02:00Z">
              <w:rPr>
                <w:rStyle w:val="blob-code-inner"/>
              </w:rPr>
            </w:rPrChange>
          </w:rPr>
          <w:t>ModelStructure</w:t>
        </w:r>
        <w:proofErr w:type="spellEnd"/>
        <w:r w:rsidR="00B20A8B" w:rsidRPr="00B20A8B">
          <w:rPr>
            <w:rStyle w:val="CODE"/>
            <w:rPrChange w:id="153" w:author="Bertsch Christian (CR/ADB2.2)" w:date="2021-12-08T12:02:00Z">
              <w:rPr>
                <w:rStyle w:val="blob-code-inner"/>
              </w:rPr>
            </w:rPrChange>
          </w:rPr>
          <w:t>&gt;&lt;</w:t>
        </w:r>
        <w:proofErr w:type="spellStart"/>
        <w:r w:rsidR="00B20A8B" w:rsidRPr="00B20A8B">
          <w:rPr>
            <w:rStyle w:val="CODE"/>
            <w:rPrChange w:id="154" w:author="Bertsch Christian (CR/ADB2.2)" w:date="2021-12-08T12:02:00Z">
              <w:rPr>
                <w:rStyle w:val="blob-code-inner"/>
              </w:rPr>
            </w:rPrChange>
          </w:rPr>
          <w:t>InitalUnkowns</w:t>
        </w:r>
        <w:proofErr w:type="spellEnd"/>
        <w:r w:rsidR="00B20A8B" w:rsidRPr="00B20A8B">
          <w:rPr>
            <w:rStyle w:val="CODE"/>
            <w:rPrChange w:id="155" w:author="Bertsch Christian (CR/ADB2.2)" w:date="2021-12-08T12:02:00Z">
              <w:rPr>
                <w:rStyle w:val="blob-code-inner"/>
              </w:rPr>
            </w:rPrChange>
          </w:rPr>
          <w:t>&gt;</w:t>
        </w:r>
        <w:r w:rsidR="00B20A8B">
          <w:rPr>
            <w:rStyle w:val="CODE"/>
          </w:rPr>
          <w:t xml:space="preserve"> </w:t>
        </w:r>
        <w:r w:rsidR="00B20A8B">
          <w:t xml:space="preserve"> </w:t>
        </w:r>
      </w:ins>
      <w:del w:id="156" w:author="Bertsch Christian (CR/ADB2.2)" w:date="2021-12-08T12:01:00Z">
        <w:r w:rsidR="00145EEA" w:rsidDel="00B20A8B">
          <w:delText>, or continuous-time states or state derivatives</w:delText>
        </w:r>
      </w:del>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57" w:name="_Toc55136509"/>
      <w:r w:rsidRPr="0098259C">
        <w:t>Pseudo</w:t>
      </w:r>
      <w:r w:rsidR="00C34D46">
        <w:t>c</w:t>
      </w:r>
      <w:r w:rsidRPr="0098259C">
        <w:t>ode Example</w:t>
      </w:r>
      <w:bookmarkEnd w:id="157"/>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58" w:name="_Toc55136510"/>
      <w:r w:rsidRPr="0098259C">
        <w:t>FMI Description Schema</w:t>
      </w:r>
      <w:bookmarkEnd w:id="158"/>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59" w:name="_Ref290828041"/>
      <w:r>
        <w:br w:type="page"/>
      </w:r>
    </w:p>
    <w:p w14:paraId="1B958BD5" w14:textId="241269E7" w:rsidR="000B7BEF" w:rsidRPr="0098259C" w:rsidRDefault="000B7BEF" w:rsidP="000B7BEF">
      <w:pPr>
        <w:pStyle w:val="berschrift3"/>
      </w:pPr>
      <w:bookmarkStart w:id="160" w:name="_Ref20220416"/>
      <w:bookmarkStart w:id="161" w:name="_Ref20232891"/>
      <w:bookmarkStart w:id="162" w:name="_Ref20232913"/>
      <w:bookmarkStart w:id="163"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59"/>
      <w:bookmarkEnd w:id="160"/>
      <w:bookmarkEnd w:id="161"/>
      <w:bookmarkEnd w:id="162"/>
      <w:bookmarkEnd w:id="163"/>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 xml:space="preserve">the environment can inform the user that a tool </w:t>
            </w:r>
            <w:proofErr w:type="gramStart"/>
            <w:r w:rsidR="00546500" w:rsidRPr="0098259C">
              <w:rPr>
                <w:rStyle w:val="termdef"/>
                <w:i/>
              </w:rPr>
              <w:t>has to</w:t>
            </w:r>
            <w:proofErr w:type="gramEnd"/>
            <w:r w:rsidR="00546500" w:rsidRPr="0098259C">
              <w:rPr>
                <w:rStyle w:val="termdef"/>
                <w:i/>
              </w:rPr>
              <w:t xml:space="preserve">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64" w:name="_Ref304972608"/>
      <w:bookmarkStart w:id="165" w:name="_Toc55136512"/>
      <w:r w:rsidRPr="0098259C">
        <w:t>Example</w:t>
      </w:r>
      <w:r w:rsidR="004330D4" w:rsidRPr="0098259C">
        <w:t xml:space="preserve"> </w:t>
      </w:r>
      <w:r w:rsidR="00374F39" w:rsidRPr="0098259C">
        <w:t>XML</w:t>
      </w:r>
      <w:r w:rsidR="004330D4" w:rsidRPr="0098259C">
        <w:t xml:space="preserve"> Description File</w:t>
      </w:r>
      <w:bookmarkEnd w:id="164"/>
      <w:bookmarkEnd w:id="165"/>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66" w:name="_Ref289417790"/>
      <w:bookmarkStart w:id="167" w:name="_Ref289418154"/>
      <w:bookmarkStart w:id="168" w:name="_Toc55136513"/>
      <w:r w:rsidRPr="0098259C">
        <w:lastRenderedPageBreak/>
        <w:t>FMI for Co</w:t>
      </w:r>
      <w:r w:rsidRPr="0098259C">
        <w:noBreakHyphen/>
        <w:t>Simulation</w:t>
      </w:r>
      <w:bookmarkEnd w:id="166"/>
      <w:bookmarkEnd w:id="167"/>
      <w:bookmarkEnd w:id="168"/>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16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169"/>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17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170"/>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17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17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72" w:name="_Toc304271803"/>
      <w:bookmarkStart w:id="173" w:name="_Ref308190915"/>
      <w:bookmarkStart w:id="174" w:name="_Ref356504426"/>
      <w:bookmarkStart w:id="175" w:name="_Toc55136514"/>
      <w:r>
        <w:lastRenderedPageBreak/>
        <w:t>Mathematical Descript</w:t>
      </w:r>
      <w:bookmarkEnd w:id="172"/>
      <w:bookmarkEnd w:id="173"/>
      <w:bookmarkEnd w:id="174"/>
      <w:r>
        <w:t>ion</w:t>
      </w:r>
      <w:bookmarkEnd w:id="175"/>
    </w:p>
    <w:p w14:paraId="57124546" w14:textId="77777777" w:rsidR="00063440" w:rsidRPr="00063440" w:rsidRDefault="00063440" w:rsidP="00063440">
      <w:pPr>
        <w:pStyle w:val="berschrift3"/>
      </w:pPr>
      <w:bookmarkStart w:id="176" w:name="_Toc55136515"/>
      <w:r>
        <w:t>Basics</w:t>
      </w:r>
      <w:bookmarkEnd w:id="176"/>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264960"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00470636"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8pt" o:ole="">
            <v:imagedata r:id="rId89" o:title=""/>
          </v:shape>
          <o:OLEObject Type="Embed" ProgID="Equation.3" ShapeID="_x0000_i1037" DrawAspect="Content" ObjectID="_1700470617"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9.2pt" o:ole="">
            <v:imagedata r:id="rId91" o:title=""/>
          </v:shape>
          <o:OLEObject Type="Embed" ProgID="Equation.DSMT4" ShapeID="_x0000_i1038" DrawAspect="Content" ObjectID="_1700470618"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00470619"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00470620"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00470621"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8pt;height:19.2pt" o:ole="">
            <v:imagedata r:id="rId99" o:title=""/>
          </v:shape>
          <o:OLEObject Type="Embed" ProgID="Equation.3" ShapeID="_x0000_i1042" DrawAspect="Content" ObjectID="_1700470622" r:id="rId100"/>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2.8pt;height:19.2pt" o:ole="">
            <v:imagedata r:id="rId101" o:title=""/>
          </v:shape>
          <o:OLEObject Type="Embed" ProgID="Equation.3" ShapeID="_x0000_i1043" DrawAspect="Content" ObjectID="_1700470623"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00470624"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00470625"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00470626"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00470627" r:id="rId110"/>
        </w:object>
      </w:r>
      <w:r w:rsidRPr="0098259C">
        <w:t xml:space="preserve">and send values of outputs </w:t>
      </w:r>
      <w:r w:rsidRPr="0098259C">
        <w:rPr>
          <w:position w:val="-12"/>
        </w:rPr>
        <w:object w:dxaOrig="639" w:dyaOrig="360" w14:anchorId="080D52A0">
          <v:shape id="_x0000_i1048" type="#_x0000_t75" style="width:31.2pt;height:19.2pt" o:ole="">
            <v:imagedata r:id="rId111" o:title=""/>
          </v:shape>
          <o:OLEObject Type="Embed" ProgID="Equation.3" ShapeID="_x0000_i1048" DrawAspect="Content" ObjectID="_1700470628"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00470629" r:id="rId114"/>
        </w:object>
      </w:r>
      <w:r w:rsidRPr="0098259C">
        <w:t xml:space="preserve">, </w:t>
      </w:r>
      <w:r w:rsidRPr="0098259C">
        <w:rPr>
          <w:position w:val="-14"/>
        </w:rPr>
        <w:object w:dxaOrig="1460" w:dyaOrig="380" w14:anchorId="3DA8B1B0">
          <v:shape id="_x0000_i1050" type="#_x0000_t75" style="width:73.2pt;height:19.2pt" o:ole="">
            <v:imagedata r:id="rId115" o:title=""/>
          </v:shape>
          <o:OLEObject Type="Embed" ProgID="Equation.DSMT4" ShapeID="_x0000_i1050" DrawAspect="Content" ObjectID="_1700470630"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00470631"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00470632" r:id="rId120"/>
        </w:object>
      </w:r>
      <w:r w:rsidRPr="0098259C">
        <w:t xml:space="preserve"> is the communication step size of the </w:t>
      </w:r>
      <w:r w:rsidRPr="0098259C">
        <w:rPr>
          <w:position w:val="-6"/>
        </w:rPr>
        <w:object w:dxaOrig="279" w:dyaOrig="320" w14:anchorId="0C6F5504">
          <v:shape id="_x0000_i1053" type="#_x0000_t75" style="width:14.4pt;height:16.8pt" o:ole="">
            <v:imagedata r:id="rId121" o:title=""/>
          </v:shape>
          <o:OLEObject Type="Embed" ProgID="Equation.3" ShapeID="_x0000_i1053" DrawAspect="Content" ObjectID="_1700470633" r:id="rId122"/>
        </w:object>
      </w:r>
      <w:r w:rsidRPr="0098259C">
        <w:t xml:space="preserve"> communication step, </w:t>
      </w:r>
      <w:r w:rsidRPr="0098259C">
        <w:rPr>
          <w:position w:val="-12"/>
        </w:rPr>
        <w:object w:dxaOrig="1480" w:dyaOrig="360" w14:anchorId="261D435C">
          <v:shape id="_x0000_i1054" type="#_x0000_t75" style="width:76.8pt;height:19.2pt" o:ole="">
            <v:imagedata r:id="rId123" o:title=""/>
          </v:shape>
          <o:OLEObject Type="Embed" ProgID="Equation.3" ShapeID="_x0000_i1054" DrawAspect="Content" ObjectID="_1700470634" r:id="rId124"/>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177" w:name="_Toc55136516"/>
      <w:r>
        <w:lastRenderedPageBreak/>
        <w:t>Mathematical Model</w:t>
      </w:r>
      <w:bookmarkEnd w:id="177"/>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26496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26496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26496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26496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26496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26496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26496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26496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7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26496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26496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26496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17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79" w:name="_Toc55136517"/>
      <w:bookmarkStart w:id="180" w:name="_Toc240646382"/>
      <w:bookmarkStart w:id="181" w:name="_Toc247884555"/>
      <w:r w:rsidRPr="0098259C">
        <w:t>FMI Application Programming Interface</w:t>
      </w:r>
      <w:bookmarkEnd w:id="179"/>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82" w:name="_Toc247964771"/>
      <w:bookmarkStart w:id="183" w:name="_Toc274647154"/>
      <w:bookmarkStart w:id="184" w:name="_Ref290826996"/>
      <w:bookmarkStart w:id="185" w:name="_Ref304553841"/>
      <w:bookmarkStart w:id="186" w:name="_Ref369580299"/>
      <w:bookmarkStart w:id="18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82"/>
      <w:r w:rsidRPr="0098259C">
        <w:t xml:space="preserve"> and </w:t>
      </w:r>
      <w:r w:rsidR="00966C27" w:rsidRPr="0098259C">
        <w:t>P</w:t>
      </w:r>
      <w:r w:rsidRPr="0098259C">
        <w:t>arameters</w:t>
      </w:r>
      <w:bookmarkEnd w:id="183"/>
      <w:bookmarkEnd w:id="184"/>
      <w:bookmarkEnd w:id="185"/>
      <w:bookmarkEnd w:id="186"/>
      <w:bookmarkEnd w:id="187"/>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88" w:name="_Ref248821476"/>
      <w:bookmarkStart w:id="189" w:name="_Toc274647155"/>
      <w:bookmarkStart w:id="190" w:name="_Toc55136519"/>
      <w:r w:rsidRPr="0098259C">
        <w:t>Computation</w:t>
      </w:r>
      <w:bookmarkEnd w:id="188"/>
      <w:bookmarkEnd w:id="189"/>
      <w:bookmarkEnd w:id="190"/>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w:t>
            </w:r>
            <w:proofErr w:type="gramStart"/>
            <w:r w:rsidR="00BA76AB" w:rsidRPr="002F3E46">
              <w:rPr>
                <w:i/>
              </w:rPr>
              <w:t>have to</w:t>
            </w:r>
            <w:proofErr w:type="gramEnd"/>
            <w:r w:rsidR="00BA76AB" w:rsidRPr="002F3E46">
              <w:rPr>
                <w:i/>
              </w:rPr>
              <w:t xml:space="preserve">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91" w:name="_Toc247964773"/>
      <w:bookmarkStart w:id="192" w:name="_Toc274647156"/>
      <w:bookmarkStart w:id="193" w:name="_Ref369578323"/>
      <w:r>
        <w:br w:type="page"/>
      </w:r>
    </w:p>
    <w:p w14:paraId="771EDC9D" w14:textId="222085D8" w:rsidR="00885BF4" w:rsidRPr="0098259C" w:rsidRDefault="00885BF4" w:rsidP="00885BF4">
      <w:pPr>
        <w:pStyle w:val="berschrift3"/>
        <w:spacing w:line="336" w:lineRule="auto"/>
        <w:jc w:val="both"/>
      </w:pPr>
      <w:bookmarkStart w:id="194" w:name="_Ref20232792"/>
      <w:bookmarkStart w:id="195" w:name="_Toc55136520"/>
      <w:r w:rsidRPr="0098259C">
        <w:lastRenderedPageBreak/>
        <w:t>Retrieving Status Information</w:t>
      </w:r>
      <w:bookmarkEnd w:id="191"/>
      <w:r w:rsidRPr="0098259C">
        <w:t xml:space="preserve"> from the Slave</w:t>
      </w:r>
      <w:bookmarkEnd w:id="192"/>
      <w:bookmarkEnd w:id="193"/>
      <w:bookmarkEnd w:id="194"/>
      <w:bookmarkEnd w:id="19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96" w:name="_Toc247964774"/>
      <w:bookmarkStart w:id="197" w:name="_Ref248821801"/>
      <w:bookmarkStart w:id="198" w:name="_Toc274647157"/>
    </w:p>
    <w:p w14:paraId="0A5EDE80" w14:textId="77777777" w:rsidR="00966C27" w:rsidRPr="0098259C" w:rsidRDefault="00966C27" w:rsidP="007137D7">
      <w:pPr>
        <w:pStyle w:val="berschrift3"/>
      </w:pPr>
      <w:bookmarkStart w:id="199" w:name="_Ref349039747"/>
      <w:bookmarkStart w:id="200" w:name="_Toc55136521"/>
      <w:r w:rsidRPr="0098259C">
        <w:lastRenderedPageBreak/>
        <w:t>State Machine of Calling Sequenc</w:t>
      </w:r>
      <w:bookmarkEnd w:id="196"/>
      <w:r w:rsidRPr="0098259C">
        <w:t>e from Master to Slave</w:t>
      </w:r>
      <w:bookmarkEnd w:id="197"/>
      <w:bookmarkEnd w:id="198"/>
      <w:bookmarkEnd w:id="199"/>
      <w:bookmarkEnd w:id="200"/>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01" w:name="_Toc247964775"/>
      <w:bookmarkStart w:id="202" w:name="_Toc274647158"/>
      <w:bookmarkStart w:id="203" w:name="_Ref289781010"/>
      <w:bookmarkStart w:id="204"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60EFEE68" w14:textId="3384B05A" w:rsidR="002920AB" w:rsidRPr="00B20A8B" w:rsidDel="00B20A8B" w:rsidRDefault="002920AB">
      <w:pPr>
        <w:pStyle w:val="Textkrper"/>
        <w:spacing w:before="0"/>
        <w:rPr>
          <w:del w:id="205" w:author="Bertsch Christian (CR/ADB2.2)" w:date="2021-12-08T12:00:00Z"/>
          <w:rStyle w:val="CODE"/>
          <w:rPrChange w:id="206" w:author="Bertsch Christian (CR/ADB2.2)" w:date="2021-12-08T12:02:00Z">
            <w:rPr>
              <w:del w:id="207" w:author="Bertsch Christian (CR/ADB2.2)" w:date="2021-12-08T12:00:00Z"/>
              <w:lang w:eastAsia="en-US"/>
            </w:rPr>
          </w:rPrChange>
        </w:rPr>
        <w:pPrChange w:id="208" w:author="Bertsch Christian (CR/ADB2.2)" w:date="2021-12-08T12:02:00Z">
          <w:pPr>
            <w:pStyle w:val="Textkrper"/>
            <w:spacing w:before="0" w:line="240" w:lineRule="auto"/>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del w:id="209" w:author="Bertsch Christian (CR/ADB2.2)" w:date="2021-12-08T12:01:00Z">
        <w:r w:rsidR="00704D3A" w:rsidDel="00B20A8B">
          <w:rPr>
            <w:rStyle w:val="CODE"/>
          </w:rPr>
          <w:delText xml:space="preserve"> </w:delText>
        </w:r>
        <w:r w:rsidR="00704D3A" w:rsidDel="00B20A8B">
          <w:rPr>
            <w:lang w:eastAsia="en-US"/>
          </w:rPr>
          <w:delText>or</w:delText>
        </w:r>
      </w:del>
      <w:ins w:id="210" w:author="Bertsch Christian (CR/ADB2.2)" w:date="2021-12-08T12:00:00Z">
        <w:r w:rsidR="00B20A8B">
          <w:rPr>
            <w:lang w:eastAsia="en-US"/>
          </w:rPr>
          <w:t xml:space="preserve"> </w:t>
        </w:r>
        <w:r w:rsidR="00B20A8B">
          <w:rPr>
            <w:rStyle w:val="blob-code-inner"/>
          </w:rPr>
          <w:t xml:space="preserve">or variables listed under </w:t>
        </w:r>
        <w:r w:rsidR="00B20A8B" w:rsidRPr="00B20A8B">
          <w:rPr>
            <w:rStyle w:val="CODE"/>
            <w:rPrChange w:id="211" w:author="Bertsch Christian (CR/ADB2.2)" w:date="2021-12-08T12:02:00Z">
              <w:rPr>
                <w:rStyle w:val="blob-code-inner"/>
              </w:rPr>
            </w:rPrChange>
          </w:rPr>
          <w:t>&lt;</w:t>
        </w:r>
        <w:proofErr w:type="spellStart"/>
        <w:r w:rsidR="00B20A8B" w:rsidRPr="00B20A8B">
          <w:rPr>
            <w:rStyle w:val="CODE"/>
            <w:rPrChange w:id="212" w:author="Bertsch Christian (CR/ADB2.2)" w:date="2021-12-08T12:02:00Z">
              <w:rPr>
                <w:rStyle w:val="blob-code-inner"/>
              </w:rPr>
            </w:rPrChange>
          </w:rPr>
          <w:t>ModelStructure</w:t>
        </w:r>
        <w:proofErr w:type="spellEnd"/>
        <w:r w:rsidR="00B20A8B" w:rsidRPr="00B20A8B">
          <w:rPr>
            <w:rStyle w:val="CODE"/>
            <w:rPrChange w:id="213" w:author="Bertsch Christian (CR/ADB2.2)" w:date="2021-12-08T12:02:00Z">
              <w:rPr>
                <w:rStyle w:val="blob-code-inner"/>
              </w:rPr>
            </w:rPrChange>
          </w:rPr>
          <w:t>&gt;&lt;</w:t>
        </w:r>
        <w:proofErr w:type="spellStart"/>
        <w:r w:rsidR="00B20A8B" w:rsidRPr="00B20A8B">
          <w:rPr>
            <w:rStyle w:val="CODE"/>
            <w:rPrChange w:id="214" w:author="Bertsch Christian (CR/ADB2.2)" w:date="2021-12-08T12:02:00Z">
              <w:rPr>
                <w:rStyle w:val="blob-code-inner"/>
              </w:rPr>
            </w:rPrChange>
          </w:rPr>
          <w:t>InitalUnkowns</w:t>
        </w:r>
        <w:proofErr w:type="spellEnd"/>
        <w:r w:rsidR="00B20A8B" w:rsidRPr="00B20A8B">
          <w:rPr>
            <w:rStyle w:val="CODE"/>
            <w:rPrChange w:id="215" w:author="Bertsch Christian (CR/ADB2.2)" w:date="2021-12-08T12:02:00Z">
              <w:rPr>
                <w:rStyle w:val="blob-code-inner"/>
              </w:rPr>
            </w:rPrChange>
          </w:rPr>
          <w:t>&gt;</w:t>
        </w:r>
      </w:ins>
    </w:p>
    <w:p w14:paraId="18367D95" w14:textId="2D432322" w:rsidR="00704D3A" w:rsidRDefault="00704D3A" w:rsidP="00B20A8B">
      <w:pPr>
        <w:pStyle w:val="Textkrper"/>
        <w:spacing w:before="0" w:line="240" w:lineRule="auto"/>
      </w:pPr>
      <w:del w:id="216" w:author="Bertsch Christian (CR/ADB2.2)" w:date="2021-12-08T12:00:00Z">
        <w:r w:rsidDel="00B20A8B">
          <w:rPr>
            <w:lang w:eastAsia="en-US"/>
          </w:rPr>
          <w:delText xml:space="preserve">   c</w:delText>
        </w:r>
        <w:r w:rsidRPr="00704D3A" w:rsidDel="00B20A8B">
          <w:rPr>
            <w:lang w:eastAsia="en-US"/>
          </w:rPr>
          <w:delText xml:space="preserve">ontinuous-time states or state derivatives (if element </w:delText>
        </w:r>
        <w:r w:rsidRPr="002F3E46" w:rsidDel="00B20A8B">
          <w:rPr>
            <w:rStyle w:val="CODE"/>
          </w:rPr>
          <w:delText>&lt;Derivatives&gt;</w:delText>
        </w:r>
        <w:r w:rsidRPr="00704D3A" w:rsidDel="00B20A8B">
          <w:rPr>
            <w:lang w:eastAsia="en-US"/>
          </w:rPr>
          <w:delText xml:space="preserve"> is present)</w:delText>
        </w:r>
      </w:del>
      <w:ins w:id="217" w:author="Bertsch Christian (CR/ADB2.2)" w:date="2021-12-08T12:00:00Z">
        <w:r w:rsidR="00B20A8B">
          <w:rPr>
            <w:lang w:eastAsia="en-US"/>
          </w:rPr>
          <w:t xml:space="preserve"> </w:t>
        </w:r>
      </w:ins>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lastRenderedPageBreak/>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18" w:name="_Toc55136522"/>
      <w:r w:rsidRPr="0098259C">
        <w:t>Pseudo</w:t>
      </w:r>
      <w:r w:rsidR="00C34D46">
        <w:t>c</w:t>
      </w:r>
      <w:r w:rsidRPr="0098259C">
        <w:t>ode Example</w:t>
      </w:r>
      <w:bookmarkEnd w:id="201"/>
      <w:bookmarkEnd w:id="202"/>
      <w:bookmarkEnd w:id="203"/>
      <w:bookmarkEnd w:id="204"/>
      <w:bookmarkEnd w:id="21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lastRenderedPageBreak/>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19" w:name="_Toc55136523"/>
      <w:r w:rsidRPr="0098259C">
        <w:lastRenderedPageBreak/>
        <w:t>FMI Description Schema</w:t>
      </w:r>
      <w:bookmarkEnd w:id="219"/>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20" w:name="_Ref289268602"/>
      <w:bookmarkStart w:id="221" w:name="_Ref298170400"/>
      <w:bookmarkStart w:id="222" w:name="_Toc55136524"/>
      <w:r w:rsidRPr="0098259C">
        <w:t>Co</w:t>
      </w:r>
      <w:r w:rsidRPr="0098259C">
        <w:noBreakHyphen/>
        <w:t>Simulation</w:t>
      </w:r>
      <w:bookmarkEnd w:id="220"/>
      <w:r w:rsidR="00121EF8" w:rsidRPr="0098259C">
        <w:t xml:space="preserve"> FMU (</w:t>
      </w:r>
      <w:proofErr w:type="spellStart"/>
      <w:r w:rsidR="00121EF8" w:rsidRPr="0098259C">
        <w:t>CoSimulation</w:t>
      </w:r>
      <w:proofErr w:type="spellEnd"/>
      <w:r w:rsidR="00121EF8" w:rsidRPr="0098259C">
        <w:t>)</w:t>
      </w:r>
      <w:bookmarkEnd w:id="221"/>
      <w:bookmarkEnd w:id="22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 xml:space="preserve">a tool </w:t>
            </w:r>
            <w:proofErr w:type="gramStart"/>
            <w:r w:rsidR="00546500" w:rsidRPr="0098259C">
              <w:rPr>
                <w:rStyle w:val="termdef"/>
                <w:i/>
              </w:rPr>
              <w:t>has to</w:t>
            </w:r>
            <w:proofErr w:type="gramEnd"/>
            <w:r w:rsidR="00546500" w:rsidRPr="0098259C">
              <w:rPr>
                <w:rStyle w:val="termdef"/>
                <w:i/>
              </w:rPr>
              <w:t xml:space="preserve">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23" w:name="_Toc55136525"/>
      <w:r w:rsidRPr="0098259C">
        <w:t xml:space="preserve">Example </w:t>
      </w:r>
      <w:r w:rsidR="00374F39" w:rsidRPr="0098259C">
        <w:t>XML</w:t>
      </w:r>
      <w:r w:rsidRPr="0098259C">
        <w:t xml:space="preserve"> Description File</w:t>
      </w:r>
      <w:bookmarkEnd w:id="223"/>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24" w:name="_Ref305442034"/>
      <w:bookmarkStart w:id="225" w:name="_Toc55136526"/>
      <w:r w:rsidRPr="0098259C">
        <w:lastRenderedPageBreak/>
        <w:t>Literature</w:t>
      </w:r>
      <w:bookmarkEnd w:id="180"/>
      <w:bookmarkEnd w:id="181"/>
      <w:bookmarkEnd w:id="224"/>
      <w:bookmarkEnd w:id="22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w:t>
      </w:r>
      <w:proofErr w:type="spellStart"/>
      <w:r w:rsidRPr="0098259C">
        <w:rPr>
          <w:noProof w:val="0"/>
          <w:lang w:eastAsia="sv-SE"/>
        </w:rPr>
        <w:t>Neidhold</w:t>
      </w:r>
      <w:proofErr w:type="spellEnd"/>
      <w:r w:rsidRPr="0098259C">
        <w:rPr>
          <w:noProof w:val="0"/>
          <w:lang w:eastAsia="sv-SE"/>
        </w:rPr>
        <w:t xml:space="preserve">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26" w:name="_Toc247884556"/>
      <w:bookmarkStart w:id="227" w:name="_Toc55136527"/>
      <w:r w:rsidRPr="0098259C">
        <w:lastRenderedPageBreak/>
        <w:t>FMI Revision History</w:t>
      </w:r>
      <w:bookmarkEnd w:id="226"/>
      <w:bookmarkEnd w:id="22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28" w:name="_Toc247884557"/>
      <w:bookmarkStart w:id="229" w:name="_Toc55136528"/>
      <w:r w:rsidRPr="0098259C">
        <w:t>Version 1.0</w:t>
      </w:r>
      <w:bookmarkEnd w:id="228"/>
      <w:r w:rsidRPr="0098259C">
        <w:t xml:space="preserve"> – FMI for Model Exchange</w:t>
      </w:r>
      <w:bookmarkEnd w:id="22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w:t>
      </w:r>
      <w:proofErr w:type="spellStart"/>
      <w:r w:rsidRPr="0098259C">
        <w:t>Neidhold</w:t>
      </w:r>
      <w:proofErr w:type="spellEnd"/>
      <w:r w:rsidRPr="0098259C">
        <w:t xml:space="preserve">,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30" w:name="_Toc55136529"/>
      <w:r w:rsidRPr="0098259C">
        <w:t>Version 1.0 – FMI for Co-Simulation</w:t>
      </w:r>
      <w:bookmarkEnd w:id="23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w:t>
      </w:r>
      <w:proofErr w:type="spellStart"/>
      <w:r w:rsidRPr="0098259C">
        <w:t>Jörg</w:t>
      </w:r>
      <w:proofErr w:type="spellEnd"/>
      <w:r w:rsidRPr="0098259C">
        <w:t xml:space="preserve">-Volker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31" w:name="_Toc20839962"/>
      <w:bookmarkStart w:id="232" w:name="_Toc20839963"/>
      <w:bookmarkStart w:id="233" w:name="_Toc20839964"/>
      <w:bookmarkStart w:id="234" w:name="_Toc20839965"/>
      <w:bookmarkStart w:id="235" w:name="_Toc20839966"/>
      <w:bookmarkStart w:id="236" w:name="_Toc20839967"/>
      <w:bookmarkStart w:id="237" w:name="_Toc20839968"/>
      <w:bookmarkStart w:id="238" w:name="_Toc20839969"/>
      <w:bookmarkStart w:id="239" w:name="_Toc20839970"/>
      <w:bookmarkStart w:id="240" w:name="_Toc20839971"/>
      <w:bookmarkStart w:id="241" w:name="_Toc20839972"/>
      <w:bookmarkStart w:id="242" w:name="_Toc20839973"/>
      <w:bookmarkStart w:id="243" w:name="_Toc20839974"/>
      <w:bookmarkStart w:id="244" w:name="_Toc20839975"/>
      <w:bookmarkStart w:id="245" w:name="_Toc20839976"/>
      <w:bookmarkStart w:id="246" w:name="_Toc20839977"/>
      <w:bookmarkStart w:id="247" w:name="_Toc20839978"/>
      <w:bookmarkStart w:id="248" w:name="_Toc20839979"/>
      <w:bookmarkStart w:id="249" w:name="_Toc20839980"/>
      <w:bookmarkStart w:id="250" w:name="_Toc20839981"/>
      <w:bookmarkStart w:id="251" w:name="_Toc20839982"/>
      <w:bookmarkStart w:id="252" w:name="_Toc551365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98259C">
        <w:t>Version 2.0</w:t>
      </w:r>
      <w:r w:rsidR="00C47A06" w:rsidRPr="0098259C">
        <w:t xml:space="preserve"> – FMI for Model Exchange and Co-Simulation</w:t>
      </w:r>
      <w:bookmarkEnd w:id="25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53" w:name="_Ref305158977"/>
      <w:bookmarkStart w:id="254" w:name="_Toc55136531"/>
      <w:r w:rsidRPr="0098259C">
        <w:t>Overview</w:t>
      </w:r>
      <w:bookmarkEnd w:id="253"/>
      <w:bookmarkEnd w:id="25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55" w:name="_Toc55136532"/>
      <w:r w:rsidRPr="0098259C">
        <w:t>Main changes</w:t>
      </w:r>
      <w:bookmarkEnd w:id="25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56" w:name="_Toc55136533"/>
      <w:r w:rsidRPr="0098259C">
        <w:lastRenderedPageBreak/>
        <w:t>Contributors</w:t>
      </w:r>
      <w:bookmarkEnd w:id="25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w:t>
      </w:r>
      <w:proofErr w:type="spellStart"/>
      <w:r w:rsidR="005D5AF5">
        <w:t>Kaska</w:t>
      </w:r>
      <w:proofErr w:type="spellEnd"/>
      <w:r w:rsidR="005D5AF5">
        <w:t xml:space="preserve"> </w:t>
      </w:r>
      <w:proofErr w:type="spellStart"/>
      <w:r w:rsidR="005D5AF5">
        <w:t>Kowalska</w:t>
      </w:r>
      <w:proofErr w:type="spellEnd"/>
      <w:r w:rsidR="005D5AF5">
        <w:t>,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57"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57"/>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58" w:name="_Toc55136535"/>
      <w:r>
        <w:t xml:space="preserve">FMI 2.0.2 </w:t>
      </w:r>
      <w:proofErr w:type="spellStart"/>
      <w:r>
        <w:t>maintenane</w:t>
      </w:r>
      <w:proofErr w:type="spellEnd"/>
      <w:r>
        <w:t xml:space="preserve"> release: changes and contributors</w:t>
      </w:r>
      <w:bookmarkEnd w:id="258"/>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 xml:space="preserve">For </w:t>
      </w:r>
      <w:proofErr w:type="gramStart"/>
      <w:r>
        <w:t>contributors</w:t>
      </w:r>
      <w:proofErr w:type="gramEnd"/>
      <w:r>
        <w:t xml:space="preserve">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59" w:name="_Toc240646383"/>
      <w:bookmarkStart w:id="260" w:name="_Toc247884564"/>
      <w:bookmarkStart w:id="261" w:name="_Toc55136536"/>
      <w:bookmarkEnd w:id="14"/>
      <w:bookmarkEnd w:id="15"/>
      <w:bookmarkEnd w:id="16"/>
      <w:bookmarkEnd w:id="17"/>
      <w:bookmarkEnd w:id="18"/>
      <w:bookmarkEnd w:id="19"/>
      <w:r w:rsidRPr="0098259C">
        <w:lastRenderedPageBreak/>
        <w:t>Glossary</w:t>
      </w:r>
      <w:bookmarkEnd w:id="259"/>
      <w:bookmarkEnd w:id="260"/>
      <w:bookmarkEnd w:id="26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3CA13" w14:textId="77777777" w:rsidR="00264960" w:rsidRDefault="00264960">
      <w:r>
        <w:separator/>
      </w:r>
    </w:p>
  </w:endnote>
  <w:endnote w:type="continuationSeparator" w:id="0">
    <w:p w14:paraId="0C1CB1EF" w14:textId="77777777" w:rsidR="00264960" w:rsidRDefault="00264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2E5DD" w14:textId="77777777" w:rsidR="00264960" w:rsidRDefault="00264960">
      <w:r>
        <w:separator/>
      </w:r>
    </w:p>
  </w:footnote>
  <w:footnote w:type="continuationSeparator" w:id="0">
    <w:p w14:paraId="6B50D636" w14:textId="77777777" w:rsidR="00264960" w:rsidRDefault="00264960">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6FCEE077"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del w:id="0" w:author="Bertsch Christian (CR/ADB2.2)" w:date="2021-12-08T11:44:00Z">
      <w:r w:rsidR="005469A6" w:rsidDel="00B20A8B">
        <w:rPr>
          <w:color w:val="000000" w:themeColor="text1"/>
        </w:rPr>
        <w:delText>3</w:delText>
      </w:r>
    </w:del>
    <w:ins w:id="1" w:author="Bertsch Christian (CR/ADB2.2)" w:date="2021-12-08T11:44:00Z">
      <w:r w:rsidR="00B20A8B">
        <w:rPr>
          <w:color w:val="000000" w:themeColor="text1"/>
        </w:rPr>
        <w:t>4</w:t>
      </w:r>
    </w:ins>
  </w:p>
  <w:p w14:paraId="4812F36A" w14:textId="1854761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2" w:author="Bertsch Christian (CR/ADB2.2)" w:date="2021-12-08T11:44:00Z">
      <w:r w:rsidR="00C06C57" w:rsidDel="00B20A8B">
        <w:rPr>
          <w:color w:val="000000" w:themeColor="text1"/>
        </w:rPr>
        <w:delText xml:space="preserve">Nov </w:delText>
      </w:r>
      <w:r w:rsidDel="00B20A8B">
        <w:rPr>
          <w:color w:val="000000" w:themeColor="text1"/>
        </w:rPr>
        <w:delText>15</w:delText>
      </w:r>
      <w:r w:rsidRPr="00466CB8" w:rsidDel="00B20A8B">
        <w:rPr>
          <w:color w:val="000000" w:themeColor="text1"/>
          <w:vertAlign w:val="superscript"/>
        </w:rPr>
        <w:delText>th</w:delText>
      </w:r>
      <w:r w:rsidDel="00B20A8B">
        <w:rPr>
          <w:color w:val="000000" w:themeColor="text1"/>
        </w:rPr>
        <w:delText xml:space="preserve"> 202</w:delText>
      </w:r>
      <w:r w:rsidR="00795362" w:rsidDel="00B20A8B">
        <w:rPr>
          <w:color w:val="000000" w:themeColor="text1"/>
        </w:rPr>
        <w:delText>1</w:delText>
      </w:r>
    </w:del>
    <w:ins w:id="3" w:author="Bertsch Christian (CR/ADB2.2)" w:date="2021-12-08T11:44:00Z">
      <w:r w:rsidR="00B20A8B">
        <w:rPr>
          <w:color w:val="000000" w:themeColor="text1"/>
        </w:rPr>
        <w:t>XXXX</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43816</Words>
  <Characters>276042</Characters>
  <Application>Microsoft Office Word</Application>
  <DocSecurity>0</DocSecurity>
  <Lines>2300</Lines>
  <Paragraphs>638</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2.0.2</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(CR/ADB2.2)</cp:lastModifiedBy>
  <cp:revision>11</cp:revision>
  <cp:lastPrinted>2020-12-24T11:15:00Z</cp:lastPrinted>
  <dcterms:created xsi:type="dcterms:W3CDTF">2021-08-30T19:51:00Z</dcterms:created>
  <dcterms:modified xsi:type="dcterms:W3CDTF">2021-12-08T11:09:00Z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